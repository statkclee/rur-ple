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035" w:rsidRPr="00193803" w:rsidRDefault="00E82035" w:rsidP="006F2328">
      <w:pPr>
        <w:ind w:left="0"/>
        <w:jc w:val="center"/>
        <w:rPr>
          <w:rFonts w:asciiTheme="minorEastAsia" w:hAnsiTheme="minorEastAsia"/>
        </w:rPr>
      </w:pPr>
      <w:bookmarkStart w:id="0" w:name="_Toc473016850"/>
      <w:r w:rsidRPr="00193803">
        <w:rPr>
          <w:rFonts w:asciiTheme="minorEastAsia" w:hAnsiTheme="minorEastAsia"/>
          <w:noProof/>
          <w:lang w:val="en-US" w:eastAsia="ko-KR"/>
        </w:rPr>
        <w:drawing>
          <wp:inline distT="0" distB="0" distL="0" distR="0">
            <wp:extent cx="2228850" cy="2228850"/>
            <wp:effectExtent l="19050" t="0" r="0" b="0"/>
            <wp:docPr id="122" name="그림 120" descr="RUR-PL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R-PLE_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35" w:rsidRPr="00193803" w:rsidRDefault="00E82035" w:rsidP="006F2328">
      <w:pPr>
        <w:ind w:left="0"/>
        <w:jc w:val="center"/>
        <w:rPr>
          <w:rFonts w:asciiTheme="minorEastAsia" w:hAnsiTheme="minorEastAsia"/>
          <w:b/>
          <w:sz w:val="48"/>
          <w:lang w:eastAsia="ko-KR"/>
        </w:rPr>
      </w:pPr>
    </w:p>
    <w:p w:rsidR="00E82035" w:rsidRPr="00193803" w:rsidRDefault="00E82035" w:rsidP="006F2328">
      <w:pPr>
        <w:ind w:left="0"/>
        <w:jc w:val="center"/>
        <w:rPr>
          <w:rFonts w:asciiTheme="minorEastAsia" w:hAnsiTheme="minorEastAsia"/>
          <w:b/>
          <w:sz w:val="48"/>
          <w:lang w:eastAsia="ko-KR"/>
        </w:rPr>
      </w:pPr>
      <w:del w:id="1" w:author="이은정" w:date="2014-08-22T10:12:00Z">
        <w:r w:rsidRPr="00193803" w:rsidDel="00E3226E">
          <w:rPr>
            <w:rFonts w:asciiTheme="minorEastAsia" w:hAnsiTheme="minorEastAsia" w:hint="eastAsia"/>
            <w:b/>
            <w:sz w:val="48"/>
            <w:lang w:eastAsia="ko-KR"/>
          </w:rPr>
          <w:delText>RUR-PLE</w:delText>
        </w:r>
      </w:del>
      <w:ins w:id="2" w:author="이은정" w:date="2014-08-22T10:12:00Z">
        <w:r w:rsidR="00E3226E">
          <w:rPr>
            <w:rFonts w:asciiTheme="minorEastAsia" w:hAnsiTheme="minorEastAsia" w:hint="eastAsia"/>
            <w:b/>
            <w:sz w:val="48"/>
            <w:lang w:eastAsia="ko-KR"/>
          </w:rPr>
          <w:t>러플(RUR-PLE)</w:t>
        </w:r>
      </w:ins>
    </w:p>
    <w:p w:rsidR="00E82035" w:rsidRDefault="00812BD0" w:rsidP="006F2328">
      <w:pPr>
        <w:ind w:left="0"/>
        <w:jc w:val="center"/>
        <w:rPr>
          <w:rFonts w:asciiTheme="minorEastAsia" w:hAnsiTheme="minorEastAsia"/>
          <w:b/>
          <w:color w:val="404040"/>
          <w:sz w:val="40"/>
          <w:lang w:eastAsia="ko-KR"/>
        </w:rPr>
      </w:pPr>
      <w:r w:rsidRPr="00812BD0">
        <w:rPr>
          <w:rFonts w:asciiTheme="minorEastAsia" w:hAnsiTheme="minorEastAsia" w:hint="eastAsia"/>
          <w:b/>
          <w:color w:val="404040"/>
          <w:sz w:val="40"/>
          <w:lang w:eastAsia="ko-KR"/>
        </w:rPr>
        <w:t>Learning Python: Child</w:t>
      </w:r>
      <w:r w:rsidRPr="00812BD0">
        <w:rPr>
          <w:rFonts w:asciiTheme="minorEastAsia" w:hAnsiTheme="minorEastAsia"/>
          <w:b/>
          <w:color w:val="404040"/>
          <w:sz w:val="40"/>
          <w:lang w:eastAsia="ko-KR"/>
        </w:rPr>
        <w:t>’</w:t>
      </w:r>
      <w:r w:rsidRPr="00812BD0">
        <w:rPr>
          <w:rFonts w:asciiTheme="minorEastAsia" w:hAnsiTheme="minorEastAsia" w:hint="eastAsia"/>
          <w:b/>
          <w:color w:val="404040"/>
          <w:sz w:val="40"/>
          <w:lang w:eastAsia="ko-KR"/>
        </w:rPr>
        <w:t>s Play with RUR-PLE!</w:t>
      </w:r>
    </w:p>
    <w:p w:rsidR="00812BD0" w:rsidRDefault="00C111A9" w:rsidP="00812BD0">
      <w:pPr>
        <w:ind w:left="0"/>
        <w:jc w:val="center"/>
        <w:rPr>
          <w:ins w:id="3" w:author="박윤수" w:date="2014-08-22T23:13:00Z"/>
          <w:rFonts w:asciiTheme="minorEastAsia" w:hAnsiTheme="minorEastAsia"/>
          <w:b/>
          <w:sz w:val="28"/>
          <w:lang w:eastAsia="ko-KR"/>
        </w:rPr>
      </w:pPr>
      <w:r>
        <w:rPr>
          <w:rFonts w:asciiTheme="minorEastAsia" w:hAnsiTheme="minorEastAsia" w:hint="eastAsia"/>
          <w:b/>
          <w:sz w:val="28"/>
          <w:lang w:eastAsia="ko-KR"/>
        </w:rPr>
        <w:t xml:space="preserve">Version </w:t>
      </w:r>
      <w:del w:id="4" w:author="박윤수" w:date="2014-08-22T21:29:00Z">
        <w:r w:rsidDel="001C6061">
          <w:rPr>
            <w:rFonts w:asciiTheme="minorEastAsia" w:hAnsiTheme="minorEastAsia" w:hint="eastAsia"/>
            <w:b/>
            <w:sz w:val="28"/>
            <w:lang w:eastAsia="ko-KR"/>
          </w:rPr>
          <w:delText>0</w:delText>
        </w:r>
      </w:del>
      <w:ins w:id="5" w:author="박윤수" w:date="2014-08-22T21:29:00Z">
        <w:r w:rsidR="001C6061">
          <w:rPr>
            <w:rFonts w:asciiTheme="minorEastAsia" w:hAnsiTheme="minorEastAsia" w:hint="eastAsia"/>
            <w:b/>
            <w:sz w:val="28"/>
            <w:lang w:eastAsia="ko-KR"/>
          </w:rPr>
          <w:t>1</w:t>
        </w:r>
      </w:ins>
      <w:r>
        <w:rPr>
          <w:rFonts w:asciiTheme="minorEastAsia" w:hAnsiTheme="minorEastAsia" w:hint="eastAsia"/>
          <w:b/>
          <w:sz w:val="28"/>
          <w:lang w:eastAsia="ko-KR"/>
        </w:rPr>
        <w:t>.</w:t>
      </w:r>
      <w:del w:id="6" w:author="박윤수" w:date="2014-08-22T21:29:00Z">
        <w:r w:rsidDel="001C6061">
          <w:rPr>
            <w:rFonts w:asciiTheme="minorEastAsia" w:hAnsiTheme="minorEastAsia" w:hint="eastAsia"/>
            <w:b/>
            <w:sz w:val="28"/>
            <w:lang w:eastAsia="ko-KR"/>
          </w:rPr>
          <w:delText>1</w:delText>
        </w:r>
      </w:del>
      <w:ins w:id="7" w:author="박윤수" w:date="2014-08-22T21:29:00Z">
        <w:del w:id="8" w:author="admin" w:date="2015-06-03T14:06:00Z">
          <w:r w:rsidR="001C6061" w:rsidDel="00A5736D">
            <w:rPr>
              <w:rFonts w:asciiTheme="minorEastAsia" w:hAnsiTheme="minorEastAsia" w:hint="eastAsia"/>
              <w:b/>
              <w:sz w:val="28"/>
              <w:lang w:eastAsia="ko-KR"/>
            </w:rPr>
            <w:delText>0</w:delText>
          </w:r>
        </w:del>
      </w:ins>
      <w:ins w:id="9" w:author="admin" w:date="2015-06-03T14:06:00Z">
        <w:r w:rsidR="00A5736D">
          <w:rPr>
            <w:rFonts w:asciiTheme="minorEastAsia" w:hAnsiTheme="minorEastAsia" w:hint="eastAsia"/>
            <w:b/>
            <w:sz w:val="28"/>
            <w:lang w:eastAsia="ko-KR"/>
          </w:rPr>
          <w:t>1</w:t>
        </w:r>
      </w:ins>
      <w:ins w:id="10" w:author="박윤수" w:date="2014-08-22T21:29:00Z">
        <w:r w:rsidR="001C6061">
          <w:rPr>
            <w:rFonts w:asciiTheme="minorEastAsia" w:hAnsiTheme="minorEastAsia" w:hint="eastAsia"/>
            <w:b/>
            <w:sz w:val="28"/>
            <w:lang w:eastAsia="ko-KR"/>
          </w:rPr>
          <w:t xml:space="preserve"> (</w:t>
        </w:r>
        <w:r w:rsidR="001C6061">
          <w:rPr>
            <w:rFonts w:asciiTheme="minorEastAsia" w:hAnsiTheme="minorEastAsia"/>
            <w:b/>
            <w:sz w:val="28"/>
            <w:lang w:eastAsia="ko-KR"/>
          </w:rPr>
          <w:t>’</w:t>
        </w:r>
        <w:r w:rsidR="001C6061">
          <w:rPr>
            <w:rFonts w:asciiTheme="minorEastAsia" w:hAnsiTheme="minorEastAsia" w:hint="eastAsia"/>
            <w:b/>
            <w:sz w:val="28"/>
            <w:lang w:eastAsia="ko-KR"/>
          </w:rPr>
          <w:t>14.</w:t>
        </w:r>
        <w:del w:id="11" w:author="admin" w:date="2015-06-03T14:07:00Z">
          <w:r w:rsidR="001C6061" w:rsidDel="007D0575">
            <w:rPr>
              <w:rFonts w:asciiTheme="minorEastAsia" w:hAnsiTheme="minorEastAsia" w:hint="eastAsia"/>
              <w:b/>
              <w:sz w:val="28"/>
              <w:lang w:eastAsia="ko-KR"/>
            </w:rPr>
            <w:delText>08</w:delText>
          </w:r>
        </w:del>
      </w:ins>
      <w:ins w:id="12" w:author="admin" w:date="2015-06-03T14:07:00Z">
        <w:r w:rsidR="007D0575">
          <w:rPr>
            <w:rFonts w:asciiTheme="minorEastAsia" w:hAnsiTheme="minorEastAsia" w:hint="eastAsia"/>
            <w:b/>
            <w:sz w:val="28"/>
            <w:lang w:eastAsia="ko-KR"/>
          </w:rPr>
          <w:t>10</w:t>
        </w:r>
      </w:ins>
      <w:ins w:id="13" w:author="박윤수" w:date="2014-08-22T21:29:00Z">
        <w:r w:rsidR="001C6061">
          <w:rPr>
            <w:rFonts w:asciiTheme="minorEastAsia" w:hAnsiTheme="minorEastAsia" w:hint="eastAsia"/>
            <w:b/>
            <w:sz w:val="28"/>
            <w:lang w:eastAsia="ko-KR"/>
          </w:rPr>
          <w:t>)</w:t>
        </w:r>
      </w:ins>
    </w:p>
    <w:p w:rsidR="008E7CD8" w:rsidRDefault="008E7CD8" w:rsidP="00812BD0">
      <w:pPr>
        <w:ind w:left="0"/>
        <w:jc w:val="center"/>
        <w:rPr>
          <w:rFonts w:asciiTheme="minorEastAsia" w:hAnsiTheme="minorEastAsia"/>
          <w:b/>
          <w:sz w:val="28"/>
          <w:lang w:eastAsia="ko-KR"/>
        </w:rPr>
      </w:pPr>
    </w:p>
    <w:p w:rsidR="00812BD0" w:rsidRDefault="00812BD0" w:rsidP="00812BD0">
      <w:pPr>
        <w:ind w:left="0" w:firstLineChars="1063" w:firstLine="2976"/>
        <w:rPr>
          <w:rFonts w:asciiTheme="minorEastAsia" w:hAnsiTheme="minorEastAsia"/>
          <w:b/>
          <w:sz w:val="28"/>
          <w:lang w:eastAsia="ko-KR"/>
        </w:rPr>
      </w:pPr>
      <w:r w:rsidRPr="00812BD0">
        <w:rPr>
          <w:rFonts w:asciiTheme="minorEastAsia" w:hAnsiTheme="minorEastAsia" w:hint="eastAsia"/>
          <w:b/>
          <w:sz w:val="28"/>
          <w:lang w:eastAsia="ko-KR"/>
        </w:rPr>
        <w:t>저자: Andre Roberge</w:t>
      </w:r>
    </w:p>
    <w:p w:rsidR="00812BD0" w:rsidRDefault="00812BD0" w:rsidP="00812BD0">
      <w:pPr>
        <w:ind w:left="0" w:firstLineChars="1063" w:firstLine="2976"/>
        <w:rPr>
          <w:ins w:id="14" w:author="박윤수" w:date="2014-08-22T19:47:00Z"/>
          <w:rFonts w:asciiTheme="minorEastAsia" w:hAnsiTheme="minorEastAsia"/>
          <w:b/>
          <w:sz w:val="28"/>
          <w:lang w:eastAsia="ko-KR"/>
        </w:rPr>
      </w:pPr>
      <w:r w:rsidRPr="00812BD0">
        <w:rPr>
          <w:rFonts w:asciiTheme="minorEastAsia" w:hAnsiTheme="minorEastAsia" w:hint="eastAsia"/>
          <w:b/>
          <w:sz w:val="28"/>
          <w:lang w:eastAsia="ko-KR"/>
        </w:rPr>
        <w:t>번역: 이광춘</w:t>
      </w:r>
      <w:ins w:id="15" w:author="admin" w:date="2015-06-03T14:07:00Z">
        <w:r w:rsidR="00B305D1">
          <w:rPr>
            <w:rFonts w:asciiTheme="minorEastAsia" w:hAnsiTheme="minorEastAsia" w:hint="eastAsia"/>
            <w:b/>
            <w:sz w:val="28"/>
            <w:lang w:eastAsia="ko-KR"/>
          </w:rPr>
          <w:t>, 한정수</w:t>
        </w:r>
      </w:ins>
      <w:del w:id="16" w:author="admin" w:date="2015-06-03T14:06:00Z">
        <w:r w:rsidRPr="00812BD0" w:rsidDel="00A5736D">
          <w:rPr>
            <w:rFonts w:asciiTheme="minorEastAsia" w:hAnsiTheme="minorEastAsia" w:hint="eastAsia"/>
            <w:b/>
            <w:sz w:val="28"/>
            <w:lang w:eastAsia="ko-KR"/>
          </w:rPr>
          <w:delText>, 한정수 (xwmooc)</w:delText>
        </w:r>
      </w:del>
    </w:p>
    <w:p w:rsidR="00CA1DB7" w:rsidRDefault="00CA1DB7" w:rsidP="00812BD0">
      <w:pPr>
        <w:ind w:left="0" w:firstLineChars="1063" w:firstLine="2976"/>
        <w:rPr>
          <w:rFonts w:asciiTheme="minorEastAsia" w:hAnsiTheme="minorEastAsia"/>
          <w:b/>
          <w:sz w:val="28"/>
          <w:lang w:eastAsia="ko-KR"/>
        </w:rPr>
      </w:pPr>
      <w:ins w:id="17" w:author="박윤수" w:date="2014-08-22T19:47:00Z">
        <w:r>
          <w:rPr>
            <w:rFonts w:asciiTheme="minorEastAsia" w:hAnsiTheme="minorEastAsia" w:hint="eastAsia"/>
            <w:b/>
            <w:sz w:val="28"/>
            <w:lang w:eastAsia="ko-KR"/>
          </w:rPr>
          <w:t>감수: 이은정</w:t>
        </w:r>
      </w:ins>
    </w:p>
    <w:p w:rsidR="008B07F7" w:rsidRDefault="008B07F7" w:rsidP="00812BD0">
      <w:pPr>
        <w:ind w:left="0" w:firstLineChars="1063" w:firstLine="2976"/>
        <w:rPr>
          <w:rFonts w:asciiTheme="minorEastAsia" w:hAnsiTheme="minorEastAsia"/>
          <w:b/>
          <w:sz w:val="28"/>
          <w:lang w:eastAsia="ko-KR"/>
        </w:rPr>
      </w:pPr>
    </w:p>
    <w:p w:rsidR="00E82035" w:rsidRPr="00193803" w:rsidRDefault="008B07F7" w:rsidP="008B07F7">
      <w:pPr>
        <w:spacing w:before="240" w:after="60"/>
        <w:ind w:left="0"/>
        <w:jc w:val="center"/>
        <w:rPr>
          <w:rFonts w:asciiTheme="minorEastAsia" w:hAnsiTheme="minorEastAsia"/>
          <w:lang w:eastAsia="ko-KR"/>
        </w:rPr>
      </w:pPr>
      <w:r w:rsidRPr="008B07F7">
        <w:rPr>
          <w:rFonts w:asciiTheme="minorEastAsia" w:hAnsiTheme="minorEastAsia"/>
          <w:noProof/>
          <w:lang w:val="en-US" w:eastAsia="ko-KR"/>
        </w:rPr>
        <w:drawing>
          <wp:inline distT="0" distB="0" distL="0" distR="0">
            <wp:extent cx="2068543" cy="719493"/>
            <wp:effectExtent l="19050" t="0" r="7907" b="0"/>
            <wp:docPr id="20" name="그림 17" descr="cc-by-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by-s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089" cy="71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035" w:rsidRPr="00193803">
        <w:rPr>
          <w:rFonts w:asciiTheme="minorEastAsia" w:hAnsiTheme="minorEastAsia"/>
          <w:lang w:eastAsia="ko-KR"/>
        </w:rPr>
        <w:br w:type="page"/>
      </w:r>
    </w:p>
    <w:p w:rsidR="008B07F7" w:rsidRPr="00193803" w:rsidRDefault="008B07F7">
      <w:pPr>
        <w:ind w:left="0"/>
        <w:jc w:val="center"/>
        <w:rPr>
          <w:rFonts w:asciiTheme="minorEastAsia" w:hAnsiTheme="minorEastAsia"/>
          <w:b/>
          <w:bCs/>
          <w:sz w:val="40"/>
          <w:lang w:eastAsia="ko-KR"/>
        </w:rPr>
        <w:sectPr w:rsidR="008B07F7" w:rsidRPr="00193803" w:rsidSect="0062275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134" w:right="1134" w:bottom="1134" w:left="1134" w:header="709" w:footer="1134" w:gutter="0"/>
          <w:cols w:space="708"/>
          <w:vAlign w:val="center"/>
          <w:titlePg/>
          <w:docGrid w:linePitch="360"/>
        </w:sectPr>
      </w:pPr>
    </w:p>
    <w:p w:rsidR="005876C6" w:rsidRPr="00193803" w:rsidRDefault="005876C6" w:rsidP="005876C6">
      <w:pPr>
        <w:pStyle w:val="21"/>
        <w:rPr>
          <w:ins w:id="20" w:author="박윤수" w:date="2014-08-22T20:47:00Z"/>
          <w:rFonts w:asciiTheme="minorEastAsia" w:hAnsiTheme="minorEastAsia"/>
          <w:lang w:eastAsia="ko-KR"/>
        </w:rPr>
      </w:pPr>
      <w:bookmarkStart w:id="21" w:name="_Toc396517125"/>
      <w:ins w:id="22" w:author="박윤수" w:date="2014-08-22T20:47:00Z">
        <w:r>
          <w:rPr>
            <w:rFonts w:asciiTheme="minorEastAsia" w:hAnsiTheme="minorEastAsia" w:hint="eastAsia"/>
            <w:lang w:eastAsia="ko-KR"/>
          </w:rPr>
          <w:lastRenderedPageBreak/>
          <w:t>한국어로 번역하며</w:t>
        </w:r>
        <w:bookmarkEnd w:id="21"/>
      </w:ins>
    </w:p>
    <w:p w:rsidR="005876C6" w:rsidRPr="00275140" w:rsidRDefault="005876C6" w:rsidP="005876C6">
      <w:pPr>
        <w:rPr>
          <w:ins w:id="23" w:author="박윤수" w:date="2014-08-22T20:47:00Z"/>
          <w:rFonts w:asciiTheme="minorEastAsia" w:hAnsiTheme="minorEastAsia"/>
          <w:sz w:val="20"/>
          <w:lang w:eastAsia="ko-KR"/>
        </w:rPr>
      </w:pPr>
      <w:ins w:id="24" w:author="박윤수" w:date="2014-08-22T20:47:00Z">
        <w:r w:rsidRPr="00275140">
          <w:rPr>
            <w:rFonts w:asciiTheme="minorEastAsia" w:hAnsiTheme="minorEastAsia" w:hint="eastAsia"/>
            <w:sz w:val="20"/>
            <w:lang w:eastAsia="ko-KR"/>
          </w:rPr>
          <w:t xml:space="preserve">첫 인터넷 웹 브라우저를 만든 마크 앤더슨은 소프트웨어가 세상을 먹고 있다("Software is eating the world")는 자극적인 표현으로 2011년 월스트리트 저널에 기고를 했고, 카네기 멜론 대학의 쟈넷 윙 교수는 이론적 사고(Theoretical Thinking), 실험적 사고(Experimental Thinking))와 더불어 정보적 사고(Computational Thinking)가 현재도 그렇지만 앞으로 인간의 사고를 지배하는 중추적인 역할을 할 것이라고 주장했다. </w:t>
        </w:r>
        <w:r>
          <w:rPr>
            <w:rFonts w:asciiTheme="minorEastAsia" w:hAnsiTheme="minorEastAsia" w:hint="eastAsia"/>
            <w:sz w:val="20"/>
            <w:lang w:eastAsia="ko-KR"/>
          </w:rPr>
          <w:t xml:space="preserve">특히 전 세계적으로 </w:t>
        </w:r>
        <w:r w:rsidRPr="00275140">
          <w:rPr>
            <w:rFonts w:asciiTheme="minorEastAsia" w:hAnsiTheme="minorEastAsia" w:hint="eastAsia"/>
            <w:sz w:val="20"/>
            <w:lang w:eastAsia="ko-KR"/>
          </w:rPr>
          <w:t>정보적 사고를 학습하고 소프트웨어를 이해하고 활용하는 사람과 그렇지 못한 사람과의 차이는 산업경제의 빈부격차보다 더 큰 디지털 경제의 정보 불평등(Digital Divide)를 야기할 것으로 예측</w:t>
        </w:r>
        <w:r>
          <w:rPr>
            <w:rFonts w:asciiTheme="minorEastAsia" w:hAnsiTheme="minorEastAsia" w:hint="eastAsia"/>
            <w:sz w:val="20"/>
            <w:lang w:eastAsia="ko-KR"/>
          </w:rPr>
          <w:t>했다.</w:t>
        </w:r>
      </w:ins>
    </w:p>
    <w:p w:rsidR="005876C6" w:rsidRPr="00275140" w:rsidRDefault="005876C6" w:rsidP="005876C6">
      <w:pPr>
        <w:rPr>
          <w:ins w:id="25" w:author="박윤수" w:date="2014-08-22T20:47:00Z"/>
          <w:rFonts w:asciiTheme="minorEastAsia" w:hAnsiTheme="minorEastAsia"/>
          <w:sz w:val="20"/>
          <w:lang w:eastAsia="ko-KR"/>
        </w:rPr>
      </w:pPr>
      <w:ins w:id="26" w:author="박윤수" w:date="2014-08-22T20:47:00Z">
        <w:r w:rsidRPr="00275140">
          <w:rPr>
            <w:rFonts w:asciiTheme="minorEastAsia" w:hAnsiTheme="minorEastAsia" w:hint="eastAsia"/>
            <w:sz w:val="20"/>
            <w:lang w:eastAsia="ko-KR"/>
          </w:rPr>
          <w:t>우리나라의 산업발달과정을 보면 1950~1960년대 수입대체를 목표로 신발, 섬유가 중심이 된 경공업시대, 1970~1980년 수출진흥을 목표로 철강, 조선, 자동차가 중심이 된 중공업시대, 1990~2000년대 기술혁신을 통한 반도체, 핸드폰, 디스플레이가 중심이 된 ICT 산업을 지나 2010~2020년대는 소프트웨어, 콘텐트, 과학기술이 중심이 되는 융합•지식 창조산업 시대로 발전해 갈 것으로 기대하고 있다.</w:t>
        </w:r>
      </w:ins>
    </w:p>
    <w:p w:rsidR="005876C6" w:rsidRPr="00275140" w:rsidRDefault="005876C6" w:rsidP="005876C6">
      <w:pPr>
        <w:rPr>
          <w:ins w:id="27" w:author="박윤수" w:date="2014-08-22T20:47:00Z"/>
          <w:rFonts w:asciiTheme="minorEastAsia" w:hAnsiTheme="minorEastAsia"/>
          <w:sz w:val="20"/>
          <w:lang w:eastAsia="ko-KR"/>
        </w:rPr>
      </w:pPr>
      <w:ins w:id="28" w:author="박윤수" w:date="2014-08-22T20:47:00Z">
        <w:r w:rsidRPr="00275140">
          <w:rPr>
            <w:rFonts w:asciiTheme="minorEastAsia" w:hAnsiTheme="minorEastAsia" w:hint="eastAsia"/>
            <w:sz w:val="20"/>
            <w:lang w:eastAsia="ko-KR"/>
          </w:rPr>
          <w:t xml:space="preserve">이에 정부는  ’14년 7월 </w:t>
        </w:r>
        <w:r>
          <w:rPr>
            <w:rFonts w:asciiTheme="minorEastAsia" w:hAnsiTheme="minorEastAsia" w:hint="eastAsia"/>
            <w:sz w:val="20"/>
            <w:lang w:eastAsia="ko-KR"/>
          </w:rPr>
          <w:t>국내외</w:t>
        </w:r>
        <w:r w:rsidRPr="00275140">
          <w:rPr>
            <w:rFonts w:asciiTheme="minorEastAsia" w:hAnsiTheme="minorEastAsia" w:hint="eastAsia"/>
            <w:sz w:val="20"/>
            <w:lang w:eastAsia="ko-KR"/>
          </w:rPr>
          <w:t xml:space="preserve"> 경제, 사회 환경이 소프트웨어 중심사회로 급격히 변화하고 있으며, 소프트웨어가 혁신과 성장, 가치</w:t>
        </w:r>
        <w:r>
          <w:rPr>
            <w:rFonts w:asciiTheme="minorEastAsia" w:hAnsiTheme="minorEastAsia" w:hint="eastAsia"/>
            <w:sz w:val="20"/>
            <w:lang w:eastAsia="ko-KR"/>
          </w:rPr>
          <w:t xml:space="preserve"> </w:t>
        </w:r>
        <w:r w:rsidRPr="00275140">
          <w:rPr>
            <w:rFonts w:asciiTheme="minorEastAsia" w:hAnsiTheme="minorEastAsia" w:hint="eastAsia"/>
            <w:sz w:val="20"/>
            <w:lang w:eastAsia="ko-KR"/>
          </w:rPr>
          <w:t>창출의 중심이 되고, 개인•기업•국가의 경쟁력을 좌우하는 중요한 역할을 하고 있음에도 불구하고, 우리나라는 범정부적, 국민적 관심이 미흡한 상황이라고 진단하고, 미국, 영국, 이스라엘 등 선진국과 마찬가지로, 초•중•고에서 소프트웨어를 필수로 이수할 수 있는 방안을 강구하고 있다.</w:t>
        </w:r>
      </w:ins>
    </w:p>
    <w:p w:rsidR="005876C6" w:rsidRDefault="005876C6" w:rsidP="005876C6">
      <w:pPr>
        <w:pStyle w:val="a5"/>
        <w:rPr>
          <w:ins w:id="29" w:author="박윤수" w:date="2014-08-22T20:47:00Z"/>
          <w:rFonts w:asciiTheme="minorEastAsia" w:hAnsiTheme="minorEastAsia"/>
          <w:sz w:val="20"/>
          <w:lang w:eastAsia="ko-KR"/>
        </w:rPr>
      </w:pPr>
      <w:ins w:id="30" w:author="박윤수" w:date="2014-08-22T20:47:00Z">
        <w:r>
          <w:rPr>
            <w:rFonts w:asciiTheme="minorEastAsia" w:hAnsiTheme="minorEastAsia" w:hint="eastAsia"/>
            <w:sz w:val="20"/>
            <w:lang w:eastAsia="ko-KR"/>
          </w:rPr>
          <w:t>유소년기 조기에 소프트웨어를 쉽고 재밌게 배우기 위해서 파이썬을 기반으로 하는 러플을 해외에서 많이 활용하고 있지만, 국내에서는 단편적으로 부분적으로 활용되고 있어 저자와 감수자가 원 저작자(</w:t>
        </w:r>
        <w:r w:rsidRPr="00275140">
          <w:rPr>
            <w:rFonts w:asciiTheme="minorEastAsia" w:hAnsiTheme="minorEastAsia"/>
            <w:sz w:val="20"/>
            <w:lang w:eastAsia="ko-KR"/>
          </w:rPr>
          <w:t>Andre Roberge</w:t>
        </w:r>
        <w:r>
          <w:rPr>
            <w:rFonts w:asciiTheme="minorEastAsia" w:hAnsiTheme="minorEastAsia" w:hint="eastAsia"/>
            <w:sz w:val="20"/>
            <w:lang w:eastAsia="ko-KR"/>
          </w:rPr>
          <w:t xml:space="preserve">)와 협의하여 한국어 번역을 최초로 시도하여 많이 분들이 영어에 대한 부담없이 소프트웨어를 부담없이 재미있게 배울 수 있도록 결실을 맺었습니다. 마지막으로 </w:t>
        </w:r>
        <w:r w:rsidRPr="00275140">
          <w:rPr>
            <w:rFonts w:asciiTheme="minorEastAsia" w:hAnsiTheme="minorEastAsia" w:hint="eastAsia"/>
            <w:sz w:val="20"/>
            <w:lang w:eastAsia="ko-KR"/>
          </w:rPr>
          <w:t>러플(RUR-PLE) 교육자료를 자유롭게 이용할 수 있도록 허락해 주신 이천세무고등학교 김윤영 선생님께</w:t>
        </w:r>
        <w:r>
          <w:rPr>
            <w:rFonts w:asciiTheme="minorEastAsia" w:hAnsiTheme="minorEastAsia" w:hint="eastAsia"/>
            <w:sz w:val="20"/>
            <w:lang w:eastAsia="ko-KR"/>
          </w:rPr>
          <w:t>도</w:t>
        </w:r>
        <w:r w:rsidRPr="00275140">
          <w:rPr>
            <w:rFonts w:asciiTheme="minorEastAsia" w:hAnsiTheme="minorEastAsia" w:hint="eastAsia"/>
            <w:sz w:val="20"/>
            <w:lang w:eastAsia="ko-KR"/>
          </w:rPr>
          <w:t xml:space="preserve"> 감사의 말씀을 전합니다.</w:t>
        </w:r>
      </w:ins>
    </w:p>
    <w:p w:rsidR="005876C6" w:rsidRPr="00275140" w:rsidRDefault="005876C6" w:rsidP="005876C6">
      <w:pPr>
        <w:pStyle w:val="a5"/>
        <w:rPr>
          <w:ins w:id="31" w:author="박윤수" w:date="2014-08-22T20:47:00Z"/>
          <w:rFonts w:asciiTheme="minorEastAsia" w:hAnsiTheme="minorEastAsia"/>
          <w:sz w:val="20"/>
          <w:lang w:eastAsia="ko-KR"/>
        </w:rPr>
      </w:pPr>
      <w:ins w:id="32" w:author="박윤수" w:date="2014-08-22T20:47:00Z">
        <w:r>
          <w:rPr>
            <w:rFonts w:asciiTheme="minorEastAsia" w:hAnsiTheme="minorEastAsia" w:hint="eastAsia"/>
            <w:sz w:val="20"/>
            <w:lang w:eastAsia="ko-KR"/>
          </w:rPr>
          <w:t>러플 관련된 자료는 공식 홈페이지(</w:t>
        </w:r>
        <w:r w:rsidR="00E80AEF">
          <w:rPr>
            <w:rFonts w:asciiTheme="minorEastAsia" w:hAnsiTheme="minorEastAsia"/>
            <w:sz w:val="20"/>
            <w:lang w:eastAsia="ko-KR"/>
          </w:rPr>
          <w:fldChar w:fldCharType="begin"/>
        </w:r>
        <w:r>
          <w:rPr>
            <w:rFonts w:asciiTheme="minorEastAsia" w:hAnsiTheme="minorEastAsia"/>
            <w:sz w:val="20"/>
            <w:lang w:eastAsia="ko-KR"/>
          </w:rPr>
          <w:instrText xml:space="preserve"> HYPERLINK "</w:instrText>
        </w:r>
        <w:r w:rsidRPr="00275140">
          <w:rPr>
            <w:rFonts w:asciiTheme="minorEastAsia" w:hAnsiTheme="minorEastAsia"/>
            <w:sz w:val="20"/>
            <w:lang w:eastAsia="ko-KR"/>
          </w:rPr>
          <w:instrText>http://rur-ple.sourceforge.net/</w:instrText>
        </w:r>
        <w:r>
          <w:rPr>
            <w:rFonts w:asciiTheme="minorEastAsia" w:hAnsiTheme="minorEastAsia"/>
            <w:sz w:val="20"/>
            <w:lang w:eastAsia="ko-KR"/>
          </w:rPr>
          <w:instrText xml:space="preserve">" </w:instrText>
        </w:r>
        <w:r w:rsidR="00E80AEF">
          <w:rPr>
            <w:rFonts w:asciiTheme="minorEastAsia" w:hAnsiTheme="minorEastAsia"/>
            <w:sz w:val="20"/>
            <w:lang w:eastAsia="ko-KR"/>
          </w:rPr>
          <w:fldChar w:fldCharType="separate"/>
        </w:r>
        <w:r w:rsidRPr="00A9125F">
          <w:rPr>
            <w:rStyle w:val="a6"/>
            <w:rFonts w:asciiTheme="minorEastAsia" w:hAnsiTheme="minorEastAsia"/>
            <w:sz w:val="20"/>
            <w:lang w:eastAsia="ko-KR"/>
          </w:rPr>
          <w:t>http://rur-ple.sourceforge.net/</w:t>
        </w:r>
        <w:r w:rsidR="00E80AEF">
          <w:rPr>
            <w:rFonts w:asciiTheme="minorEastAsia" w:hAnsiTheme="minorEastAsia"/>
            <w:sz w:val="20"/>
            <w:lang w:eastAsia="ko-KR"/>
          </w:rPr>
          <w:fldChar w:fldCharType="end"/>
        </w:r>
        <w:r>
          <w:rPr>
            <w:rFonts w:asciiTheme="minorEastAsia" w:hAnsiTheme="minorEastAsia" w:hint="eastAsia"/>
            <w:sz w:val="20"/>
            <w:lang w:eastAsia="ko-KR"/>
          </w:rPr>
          <w:t>) 및 xwmooc의 한국어로 번역사이트(</w:t>
        </w:r>
        <w:r w:rsidR="00E80AEF">
          <w:rPr>
            <w:rFonts w:asciiTheme="minorEastAsia" w:hAnsiTheme="minorEastAsia"/>
            <w:sz w:val="20"/>
            <w:lang w:eastAsia="ko-KR"/>
          </w:rPr>
          <w:fldChar w:fldCharType="begin"/>
        </w:r>
        <w:r>
          <w:rPr>
            <w:rFonts w:asciiTheme="minorEastAsia" w:hAnsiTheme="minorEastAsia"/>
            <w:sz w:val="20"/>
            <w:lang w:eastAsia="ko-KR"/>
          </w:rPr>
          <w:instrText xml:space="preserve"> HYPERLINK "</w:instrText>
        </w:r>
        <w:r w:rsidRPr="005876C6">
          <w:rPr>
            <w:rFonts w:asciiTheme="minorEastAsia" w:hAnsiTheme="minorEastAsia"/>
            <w:sz w:val="20"/>
            <w:lang w:eastAsia="ko-KR"/>
          </w:rPr>
          <w:instrText>http://rur-ple.xwmooc.net/</w:instrText>
        </w:r>
        <w:r>
          <w:rPr>
            <w:rFonts w:asciiTheme="minorEastAsia" w:hAnsiTheme="minorEastAsia"/>
            <w:sz w:val="20"/>
            <w:lang w:eastAsia="ko-KR"/>
          </w:rPr>
          <w:instrText xml:space="preserve">" </w:instrText>
        </w:r>
        <w:r w:rsidR="00E80AEF">
          <w:rPr>
            <w:rFonts w:asciiTheme="minorEastAsia" w:hAnsiTheme="minorEastAsia"/>
            <w:sz w:val="20"/>
            <w:lang w:eastAsia="ko-KR"/>
          </w:rPr>
          <w:fldChar w:fldCharType="separate"/>
        </w:r>
        <w:r w:rsidRPr="00A9125F">
          <w:rPr>
            <w:rStyle w:val="a6"/>
            <w:rFonts w:asciiTheme="minorEastAsia" w:hAnsiTheme="minorEastAsia"/>
            <w:sz w:val="20"/>
            <w:lang w:eastAsia="ko-KR"/>
          </w:rPr>
          <w:t>http://rur-ple.xwmooc.net/</w:t>
        </w:r>
        <w:r w:rsidR="00E80AEF">
          <w:rPr>
            <w:rFonts w:asciiTheme="minorEastAsia" w:hAnsiTheme="minorEastAsia"/>
            <w:sz w:val="20"/>
            <w:lang w:eastAsia="ko-KR"/>
          </w:rPr>
          <w:fldChar w:fldCharType="end"/>
        </w:r>
        <w:r>
          <w:rPr>
            <w:rFonts w:asciiTheme="minorEastAsia" w:hAnsiTheme="minorEastAsia" w:hint="eastAsia"/>
            <w:sz w:val="20"/>
            <w:lang w:eastAsia="ko-KR"/>
          </w:rPr>
          <w:t>)에서 최신의 콘텐츠를 접할 수 있습니다.</w:t>
        </w:r>
      </w:ins>
    </w:p>
    <w:p w:rsidR="00CF14BE" w:rsidRPr="00193803" w:rsidRDefault="00E82035">
      <w:pPr>
        <w:pStyle w:val="21"/>
        <w:rPr>
          <w:rFonts w:asciiTheme="minorEastAsia" w:hAnsiTheme="minorEastAsia"/>
          <w:lang w:eastAsia="ko-KR"/>
        </w:rPr>
      </w:pPr>
      <w:bookmarkStart w:id="33" w:name="_Toc396517126"/>
      <w:r w:rsidRPr="00193803">
        <w:rPr>
          <w:rFonts w:asciiTheme="minorEastAsia" w:hAnsiTheme="minorEastAsia" w:hint="eastAsia"/>
          <w:lang w:eastAsia="ko-KR"/>
        </w:rPr>
        <w:lastRenderedPageBreak/>
        <w:t>들어가며</w:t>
      </w:r>
      <w:bookmarkEnd w:id="0"/>
      <w:bookmarkEnd w:id="33"/>
    </w:p>
    <w:p w:rsidR="00E3226E" w:rsidRDefault="00A40320">
      <w:pPr>
        <w:rPr>
          <w:ins w:id="34" w:author="이은정" w:date="2014-08-22T10:10:00Z"/>
          <w:rFonts w:asciiTheme="minorEastAsia" w:hAnsiTheme="minorEastAsia"/>
          <w:sz w:val="20"/>
          <w:lang w:eastAsia="ko-KR"/>
        </w:rPr>
      </w:pPr>
      <w:r w:rsidRPr="00193803">
        <w:rPr>
          <w:rFonts w:asciiTheme="minorEastAsia" w:hAnsiTheme="minorEastAsia" w:hint="eastAsia"/>
          <w:sz w:val="20"/>
          <w:lang w:eastAsia="ko-KR"/>
        </w:rPr>
        <w:t xml:space="preserve">컴퓨터 프로그램을 배우는 것은 남녀노소할 것 없이 재미있어야 </w:t>
      </w:r>
      <w:r w:rsidR="008804E9">
        <w:rPr>
          <w:rFonts w:asciiTheme="minorEastAsia" w:hAnsiTheme="minorEastAsia" w:hint="eastAsia"/>
          <w:sz w:val="20"/>
          <w:lang w:eastAsia="ko-KR"/>
        </w:rPr>
        <w:t>합니다.</w:t>
      </w:r>
      <w:r w:rsidRPr="00193803">
        <w:rPr>
          <w:rFonts w:asciiTheme="minorEastAsia" w:hAnsiTheme="minorEastAsia" w:hint="eastAsia"/>
          <w:sz w:val="20"/>
          <w:lang w:eastAsia="ko-KR"/>
        </w:rPr>
        <w:t xml:space="preserve"> </w:t>
      </w:r>
      <w:r w:rsidR="00AE2082">
        <w:rPr>
          <w:rFonts w:asciiTheme="minorEastAsia" w:hAnsiTheme="minorEastAsia" w:hint="eastAsia"/>
          <w:sz w:val="20"/>
          <w:lang w:eastAsia="ko-KR"/>
        </w:rPr>
        <w:t>러</w:t>
      </w:r>
      <w:r w:rsidRPr="00193803">
        <w:rPr>
          <w:rFonts w:asciiTheme="minorEastAsia" w:hAnsiTheme="minorEastAsia" w:hint="eastAsia"/>
          <w:sz w:val="20"/>
          <w:lang w:eastAsia="ko-KR"/>
        </w:rPr>
        <w:t>플(RUR-PLE)은 파이썬 언어를 사용하여 컴퓨터 프로그램을 쉽게 배울 수 있게 특별히 개발된 환경</w:t>
      </w:r>
      <w:r w:rsidR="008804E9">
        <w:rPr>
          <w:rFonts w:asciiTheme="minorEastAsia" w:hAnsiTheme="minorEastAsia" w:hint="eastAsia"/>
          <w:sz w:val="20"/>
          <w:lang w:eastAsia="ko-KR"/>
        </w:rPr>
        <w:t>입니다.</w:t>
      </w:r>
      <w:r w:rsidRPr="00193803">
        <w:rPr>
          <w:rFonts w:asciiTheme="minorEastAsia" w:hAnsiTheme="minorEastAsia" w:hint="eastAsia"/>
          <w:sz w:val="20"/>
          <w:lang w:eastAsia="ko-KR"/>
        </w:rPr>
        <w:t xml:space="preserve"> </w:t>
      </w:r>
    </w:p>
    <w:p w:rsidR="00A40320" w:rsidRPr="00193803" w:rsidRDefault="00A40320">
      <w:pPr>
        <w:rPr>
          <w:rFonts w:asciiTheme="minorEastAsia" w:hAnsiTheme="minorEastAsia"/>
          <w:sz w:val="20"/>
          <w:lang w:eastAsia="ko-KR"/>
        </w:rPr>
      </w:pPr>
      <w:r w:rsidRPr="00193803">
        <w:rPr>
          <w:rFonts w:asciiTheme="minorEastAsia" w:hAnsiTheme="minorEastAsia" w:hint="eastAsia"/>
          <w:sz w:val="20"/>
          <w:lang w:eastAsia="ko-KR"/>
        </w:rPr>
        <w:t>로봇이 다양한 작업을 수행하도록 프로그램된 인공의 환경하에서, 파이썬 구문(Python syntax)를 통해서 프로그램을 작성한다는 진정한 의미를 깨닫게 될 것</w:t>
      </w:r>
      <w:r w:rsidR="008804E9">
        <w:rPr>
          <w:rFonts w:asciiTheme="minorEastAsia" w:hAnsiTheme="minorEastAsia" w:hint="eastAsia"/>
          <w:sz w:val="20"/>
          <w:lang w:eastAsia="ko-KR"/>
        </w:rPr>
        <w:t>입니다.</w:t>
      </w:r>
      <w:r w:rsidRPr="00193803">
        <w:rPr>
          <w:rFonts w:asciiTheme="minorEastAsia" w:hAnsiTheme="minorEastAsia" w:hint="eastAsia"/>
          <w:sz w:val="20"/>
          <w:lang w:eastAsia="ko-KR"/>
        </w:rPr>
        <w:t xml:space="preserve"> </w:t>
      </w:r>
      <w:ins w:id="35" w:author="이은정" w:date="2014-08-22T10:21:00Z">
        <w:r w:rsidR="00595B48">
          <w:rPr>
            <w:rFonts w:asciiTheme="minorEastAsia" w:hAnsiTheme="minorEastAsia" w:hint="eastAsia"/>
            <w:sz w:val="20"/>
            <w:lang w:eastAsia="ko-KR"/>
          </w:rPr>
          <w:t xml:space="preserve">또한 </w:t>
        </w:r>
      </w:ins>
      <w:r w:rsidR="008D1DF6" w:rsidRPr="00193803">
        <w:rPr>
          <w:rFonts w:asciiTheme="minorEastAsia" w:hAnsiTheme="minorEastAsia" w:hint="eastAsia"/>
          <w:sz w:val="20"/>
          <w:lang w:eastAsia="ko-KR"/>
        </w:rPr>
        <w:t xml:space="preserve">내장된 인터프리터를 통해서 학습한 프로그래밍 기술을 좀더 전통적인 환경에서도 적용할 수 </w:t>
      </w:r>
      <w:r w:rsidR="00C5453C">
        <w:rPr>
          <w:rFonts w:asciiTheme="minorEastAsia" w:hAnsiTheme="minorEastAsia" w:hint="eastAsia"/>
          <w:sz w:val="20"/>
          <w:lang w:eastAsia="ko-KR"/>
        </w:rPr>
        <w:t>있습니다.</w:t>
      </w:r>
      <w:r w:rsidR="008D1DF6" w:rsidRPr="00193803">
        <w:rPr>
          <w:rFonts w:asciiTheme="minorEastAsia" w:hAnsiTheme="minorEastAsia" w:hint="eastAsia"/>
          <w:sz w:val="20"/>
          <w:lang w:eastAsia="ko-KR"/>
        </w:rPr>
        <w:t xml:space="preserve"> 지금 당장 이런 말들이 여러분에게 큰 의미를 주지는 않지만, 걱정하지 마세요.</w:t>
      </w:r>
    </w:p>
    <w:p w:rsidR="008D1DF6" w:rsidRPr="00193803" w:rsidRDefault="008D1DF6">
      <w:pPr>
        <w:rPr>
          <w:rFonts w:asciiTheme="minorEastAsia" w:hAnsiTheme="minorEastAsia"/>
          <w:sz w:val="20"/>
          <w:lang w:eastAsia="ko-KR"/>
        </w:rPr>
      </w:pPr>
      <w:r w:rsidRPr="00193803">
        <w:rPr>
          <w:rFonts w:asciiTheme="minorEastAsia" w:hAnsiTheme="minorEastAsia" w:hint="eastAsia"/>
          <w:sz w:val="20"/>
          <w:lang w:eastAsia="ko-KR"/>
        </w:rPr>
        <w:t xml:space="preserve">프로그램을 배우는 것은 재미있을 수 있지만, 여러분도 </w:t>
      </w:r>
      <w:r w:rsidR="00AE2082">
        <w:rPr>
          <w:rFonts w:asciiTheme="minorEastAsia" w:hAnsiTheme="minorEastAsia" w:hint="eastAsia"/>
          <w:sz w:val="20"/>
          <w:lang w:eastAsia="ko-KR"/>
        </w:rPr>
        <w:t>약</w:t>
      </w:r>
      <w:r w:rsidRPr="00193803">
        <w:rPr>
          <w:rFonts w:asciiTheme="minorEastAsia" w:hAnsiTheme="minorEastAsia" w:hint="eastAsia"/>
          <w:sz w:val="20"/>
          <w:lang w:eastAsia="ko-KR"/>
        </w:rPr>
        <w:t xml:space="preserve">간의 </w:t>
      </w:r>
      <w:ins w:id="36" w:author="이은정" w:date="2014-08-22T10:26:00Z">
        <w:r w:rsidR="00377957">
          <w:rPr>
            <w:rFonts w:asciiTheme="minorEastAsia" w:hAnsiTheme="minorEastAsia" w:hint="eastAsia"/>
            <w:sz w:val="20"/>
            <w:lang w:eastAsia="ko-KR"/>
          </w:rPr>
          <w:t>작업이</w:t>
        </w:r>
      </w:ins>
      <w:del w:id="37" w:author="이은정" w:date="2014-08-22T10:26:00Z">
        <w:r w:rsidRPr="00193803" w:rsidDel="00377957">
          <w:rPr>
            <w:rFonts w:asciiTheme="minorEastAsia" w:hAnsiTheme="minorEastAsia" w:hint="eastAsia"/>
            <w:sz w:val="20"/>
            <w:lang w:eastAsia="ko-KR"/>
          </w:rPr>
          <w:delText>일</w:delText>
        </w:r>
      </w:del>
      <w:ins w:id="38" w:author="이은정" w:date="2014-08-22T16:09:00Z">
        <w:r w:rsidR="00DB7C5D">
          <w:rPr>
            <w:rFonts w:asciiTheme="minorEastAsia" w:hAnsiTheme="minorEastAsia" w:hint="eastAsia"/>
            <w:sz w:val="20"/>
            <w:lang w:eastAsia="ko-KR"/>
          </w:rPr>
          <w:t xml:space="preserve"> </w:t>
        </w:r>
      </w:ins>
      <w:del w:id="39" w:author="이은정" w:date="2014-08-22T16:09:00Z">
        <w:r w:rsidRPr="00193803" w:rsidDel="00DB7C5D">
          <w:rPr>
            <w:rFonts w:asciiTheme="minorEastAsia" w:hAnsiTheme="minorEastAsia" w:hint="eastAsia"/>
            <w:sz w:val="20"/>
            <w:lang w:eastAsia="ko-KR"/>
          </w:rPr>
          <w:delText xml:space="preserve">도 </w:delText>
        </w:r>
      </w:del>
      <w:r w:rsidRPr="00193803">
        <w:rPr>
          <w:rFonts w:asciiTheme="minorEastAsia" w:hAnsiTheme="minorEastAsia" w:hint="eastAsia"/>
          <w:sz w:val="20"/>
          <w:lang w:eastAsia="ko-KR"/>
        </w:rPr>
        <w:t>될 수 있습니다. 저는 여러분에게 가이드로서 여러분이 프로그램을 배울 수 있도록 도와드릴 수 있지만, 자신이 직접 프로그램을 작성하지 않는다면 여러분은 프로그램을 영영 배우지 못할 것입니다. 다음의 규칙을 따르는 것은 중요합니다.</w:t>
      </w:r>
    </w:p>
    <w:p w:rsidR="008D1DF6" w:rsidRPr="00193803" w:rsidRDefault="008D1DF6" w:rsidP="00266073">
      <w:pPr>
        <w:spacing w:after="0"/>
        <w:rPr>
          <w:rFonts w:asciiTheme="minorEastAsia" w:hAnsiTheme="minorEastAsia"/>
          <w:b/>
          <w:sz w:val="20"/>
          <w:lang w:eastAsia="ko-KR"/>
        </w:rPr>
      </w:pPr>
      <w:r w:rsidRPr="00193803">
        <w:rPr>
          <w:rFonts w:asciiTheme="minorEastAsia" w:hAnsiTheme="minorEastAsia" w:hint="eastAsia"/>
          <w:b/>
          <w:sz w:val="20"/>
          <w:lang w:eastAsia="ko-KR"/>
        </w:rPr>
        <w:t>규칙 1.</w:t>
      </w:r>
    </w:p>
    <w:p w:rsidR="008D1DF6" w:rsidRDefault="008D1DF6">
      <w:pPr>
        <w:rPr>
          <w:ins w:id="40" w:author="이은정" w:date="2014-08-22T10:28:00Z"/>
          <w:rFonts w:asciiTheme="minorEastAsia" w:hAnsiTheme="minorEastAsia"/>
          <w:sz w:val="20"/>
          <w:lang w:eastAsia="ko-KR"/>
        </w:rPr>
      </w:pPr>
      <w:r w:rsidRPr="00193803">
        <w:rPr>
          <w:rFonts w:asciiTheme="minorEastAsia" w:hAnsiTheme="minorEastAsia" w:hint="eastAsia"/>
          <w:sz w:val="20"/>
          <w:lang w:eastAsia="ko-KR"/>
        </w:rPr>
        <w:t>컴퓨터 프로그램을 배우는 것은 마치 음악 악기를 배우는 것과 같</w:t>
      </w:r>
      <w:r w:rsidR="008804E9">
        <w:rPr>
          <w:rFonts w:asciiTheme="minorEastAsia" w:hAnsiTheme="minorEastAsia" w:hint="eastAsia"/>
          <w:sz w:val="20"/>
          <w:lang w:eastAsia="ko-KR"/>
        </w:rPr>
        <w:t>습니</w:t>
      </w:r>
      <w:r w:rsidRPr="00193803">
        <w:rPr>
          <w:rFonts w:asciiTheme="minorEastAsia" w:hAnsiTheme="minorEastAsia" w:hint="eastAsia"/>
          <w:sz w:val="20"/>
          <w:lang w:eastAsia="ko-KR"/>
        </w:rPr>
        <w:t>다: 여러분이 직접 프로그램을 해봐야 합니다. 단지 읽는 것만으로는 부족합니다.</w:t>
      </w:r>
    </w:p>
    <w:p w:rsidR="00377957" w:rsidRPr="00193803" w:rsidRDefault="00377957">
      <w:pPr>
        <w:rPr>
          <w:rFonts w:asciiTheme="minorEastAsia" w:hAnsiTheme="minorEastAsia"/>
          <w:sz w:val="20"/>
          <w:lang w:eastAsia="ko-KR"/>
        </w:rPr>
      </w:pPr>
      <w:ins w:id="41" w:author="이은정" w:date="2014-08-22T10:28:00Z">
        <w:r>
          <w:rPr>
            <w:rFonts w:asciiTheme="minorEastAsia" w:hAnsiTheme="minorEastAsia" w:hint="eastAsia"/>
            <w:sz w:val="20"/>
            <w:lang w:eastAsia="ko-KR"/>
          </w:rPr>
          <w:t>당신이 알아야 할 두번째</w:t>
        </w:r>
      </w:ins>
      <w:ins w:id="42" w:author="이은정" w:date="2014-08-22T10:29:00Z">
        <w:r>
          <w:rPr>
            <w:rFonts w:asciiTheme="minorEastAsia" w:hAnsiTheme="minorEastAsia" w:hint="eastAsia"/>
            <w:sz w:val="20"/>
            <w:lang w:eastAsia="ko-KR"/>
          </w:rPr>
          <w:t xml:space="preserve"> - </w:t>
        </w:r>
      </w:ins>
      <w:ins w:id="43" w:author="이은정" w:date="2014-08-22T10:28:00Z">
        <w:r>
          <w:rPr>
            <w:rFonts w:asciiTheme="minorEastAsia" w:hAnsiTheme="minorEastAsia" w:hint="eastAsia"/>
            <w:sz w:val="20"/>
            <w:lang w:eastAsia="ko-KR"/>
          </w:rPr>
          <w:t>좋은 컴퓨터프로그램을</w:t>
        </w:r>
      </w:ins>
      <w:ins w:id="44" w:author="이은정" w:date="2014-08-22T10:30:00Z">
        <w:r>
          <w:rPr>
            <w:rFonts w:asciiTheme="minorEastAsia" w:hAnsiTheme="minorEastAsia" w:hint="eastAsia"/>
            <w:sz w:val="20"/>
            <w:lang w:eastAsia="ko-KR"/>
          </w:rPr>
          <w:t xml:space="preserve"> 만들기 </w:t>
        </w:r>
      </w:ins>
      <w:ins w:id="45" w:author="이은정" w:date="2014-08-22T10:28:00Z">
        <w:r>
          <w:rPr>
            <w:rFonts w:asciiTheme="minorEastAsia" w:hAnsiTheme="minorEastAsia" w:hint="eastAsia"/>
            <w:sz w:val="20"/>
            <w:lang w:eastAsia="ko-KR"/>
          </w:rPr>
          <w:t>위한 가장 중요한 일</w:t>
        </w:r>
      </w:ins>
      <w:ins w:id="46" w:author="이은정" w:date="2014-08-22T10:29:00Z">
        <w:r>
          <w:rPr>
            <w:rFonts w:asciiTheme="minorEastAsia" w:hAnsiTheme="minorEastAsia" w:hint="eastAsia"/>
            <w:sz w:val="20"/>
            <w:lang w:eastAsia="ko-KR"/>
          </w:rPr>
          <w:t>급비밀입니다.</w:t>
        </w:r>
      </w:ins>
    </w:p>
    <w:p w:rsidR="008D1DF6" w:rsidRPr="00193803" w:rsidRDefault="008D1DF6" w:rsidP="00266073">
      <w:pPr>
        <w:spacing w:after="0"/>
        <w:rPr>
          <w:rFonts w:asciiTheme="minorEastAsia" w:hAnsiTheme="minorEastAsia"/>
          <w:b/>
          <w:sz w:val="20"/>
          <w:lang w:eastAsia="ko-KR"/>
        </w:rPr>
      </w:pPr>
      <w:r w:rsidRPr="00193803">
        <w:rPr>
          <w:rFonts w:asciiTheme="minorEastAsia" w:hAnsiTheme="minorEastAsia" w:hint="eastAsia"/>
          <w:b/>
          <w:sz w:val="20"/>
          <w:lang w:eastAsia="ko-KR"/>
        </w:rPr>
        <w:t>규칙 2.</w:t>
      </w:r>
    </w:p>
    <w:p w:rsidR="008D1DF6" w:rsidRPr="00193803" w:rsidRDefault="008D1DF6">
      <w:pPr>
        <w:rPr>
          <w:rFonts w:asciiTheme="minorEastAsia" w:hAnsiTheme="minorEastAsia"/>
          <w:sz w:val="20"/>
          <w:lang w:eastAsia="ko-KR"/>
        </w:rPr>
      </w:pPr>
      <w:r w:rsidRPr="00193803">
        <w:rPr>
          <w:rFonts w:asciiTheme="minorEastAsia" w:hAnsiTheme="minorEastAsia" w:hint="eastAsia"/>
          <w:sz w:val="20"/>
          <w:lang w:eastAsia="ko-KR"/>
        </w:rPr>
        <w:t>다른 사람이 읽기 쉬운 프로그램을 작성하세요.</w:t>
      </w:r>
    </w:p>
    <w:p w:rsidR="00CF14BE" w:rsidRPr="00193803" w:rsidRDefault="008D1DF6" w:rsidP="00266073">
      <w:pPr>
        <w:rPr>
          <w:rFonts w:asciiTheme="minorEastAsia" w:hAnsiTheme="minorEastAsia"/>
          <w:sz w:val="20"/>
          <w:lang w:eastAsia="ko-KR"/>
        </w:rPr>
      </w:pPr>
      <w:r w:rsidRPr="00193803">
        <w:rPr>
          <w:rFonts w:asciiTheme="minorEastAsia" w:hAnsiTheme="minorEastAsia" w:hint="eastAsia"/>
          <w:sz w:val="20"/>
          <w:lang w:eastAsia="ko-KR"/>
        </w:rPr>
        <w:t>자신이 직접 컴퓨터 프로그램을 작성하는데, 다른 분들이 자신이 직접 작성한 프로그램처럼 이해하기 쉽게 작성하세요.  사람의 언어가 사람들간에 커뮤니케이션이 되도록 진화하였듯이, 컴퓨터 언어는 여러분이 컴퓨터와 커뮤니케이션</w:t>
      </w:r>
      <w:r w:rsidR="00AE2082">
        <w:rPr>
          <w:rFonts w:asciiTheme="minorEastAsia" w:hAnsiTheme="minorEastAsia" w:hint="eastAsia"/>
          <w:sz w:val="20"/>
          <w:lang w:eastAsia="ko-KR"/>
        </w:rPr>
        <w:t xml:space="preserve"> </w:t>
      </w:r>
      <w:r w:rsidRPr="00193803">
        <w:rPr>
          <w:rFonts w:asciiTheme="minorEastAsia" w:hAnsiTheme="minorEastAsia" w:hint="eastAsia"/>
          <w:sz w:val="20"/>
          <w:lang w:eastAsia="ko-KR"/>
        </w:rPr>
        <w:t xml:space="preserve">하도록 설계되었습니다.  하지만, 컴퓨터 언어는 사람의 언어보다 무척이나 간단하지만, </w:t>
      </w:r>
      <w:r w:rsidR="00266073" w:rsidRPr="00193803">
        <w:rPr>
          <w:rFonts w:asciiTheme="minorEastAsia" w:hAnsiTheme="minorEastAsia" w:hint="eastAsia"/>
          <w:sz w:val="20"/>
          <w:lang w:eastAsia="ko-KR"/>
        </w:rPr>
        <w:t>다른 프로그래머와 프로그램을 공유하기 위해서 사용되기도 합니다. 마치 잘 쓰여진 국어 소설을 읽어서 국어 작문 실력을 향상하듯이, 잘 쓰여진 컴퓨터 프로그램을 읽음으로써 프로그래밍 기술을 향상시킬 수 있습니다. 하지만, 프로그램을 어떻게 하는지를 배우기 위해서는 자신이 직접 프로그램을 작성해야 합니다.</w:t>
      </w:r>
    </w:p>
    <w:p w:rsidR="00266073" w:rsidRPr="00193803" w:rsidDel="00595B48" w:rsidRDefault="00266073" w:rsidP="00266073">
      <w:pPr>
        <w:rPr>
          <w:del w:id="47" w:author="이은정" w:date="2014-08-22T10:14:00Z"/>
          <w:rFonts w:asciiTheme="minorEastAsia" w:hAnsiTheme="minorEastAsia"/>
          <w:lang w:eastAsia="ko-KR"/>
        </w:rPr>
      </w:pPr>
      <w:r w:rsidRPr="00193803">
        <w:rPr>
          <w:rFonts w:asciiTheme="minorEastAsia" w:hAnsiTheme="minorEastAsia" w:hint="eastAsia"/>
          <w:lang w:eastAsia="ko-KR"/>
        </w:rPr>
        <w:t xml:space="preserve">컴퓨터 프로그램을 작성하는 것을 시작하기 위해서, </w:t>
      </w:r>
      <w:del w:id="48" w:author="이은정" w:date="2014-08-22T10:34:00Z">
        <w:r w:rsidR="00D84D69" w:rsidDel="00377957">
          <w:rPr>
            <w:rFonts w:asciiTheme="minorEastAsia" w:hAnsiTheme="minorEastAsia" w:hint="eastAsia"/>
            <w:lang w:eastAsia="ko-KR"/>
          </w:rPr>
          <w:delText>리봇</w:delText>
        </w:r>
      </w:del>
      <w:ins w:id="49" w:author="이은정" w:date="2014-08-22T10:34:00Z">
        <w:r w:rsidR="00377957">
          <w:rPr>
            <w:rFonts w:asciiTheme="minorEastAsia" w:hAnsiTheme="minorEastAsia" w:hint="eastAsia"/>
            <w:lang w:eastAsia="ko-KR"/>
          </w:rPr>
          <w:t>리보그</w:t>
        </w:r>
      </w:ins>
      <w:r w:rsidRPr="00193803">
        <w:rPr>
          <w:rFonts w:asciiTheme="minorEastAsia" w:hAnsiTheme="minorEastAsia" w:hint="eastAsia"/>
          <w:lang w:eastAsia="ko-KR"/>
        </w:rPr>
        <w:t xml:space="preserve">(Reeborg)로 불리는 로봇을 만들고, 컴퓨터 화면에 작업을 수행할 것입니다. 그러면서 자연스럽게 보편적인 </w:t>
      </w:r>
      <w:r w:rsidRPr="00193803">
        <w:rPr>
          <w:rFonts w:asciiTheme="minorEastAsia" w:hAnsiTheme="minorEastAsia" w:hint="eastAsia"/>
          <w:lang w:eastAsia="ko-KR"/>
        </w:rPr>
        <w:lastRenderedPageBreak/>
        <w:t xml:space="preserve">프로그래밍 개념과 파이썬 언어에 대해서 배울 것입니다. 후에는, </w:t>
      </w:r>
      <w:r w:rsidR="00D84D69">
        <w:rPr>
          <w:rFonts w:asciiTheme="minorEastAsia" w:hAnsiTheme="minorEastAsia" w:hint="eastAsia"/>
          <w:lang w:eastAsia="ko-KR"/>
        </w:rPr>
        <w:t>리봇</w:t>
      </w:r>
      <w:r w:rsidR="00D84D69">
        <w:rPr>
          <w:rFonts w:asciiTheme="minorEastAsia" w:hAnsiTheme="minorEastAsia"/>
          <w:lang w:eastAsia="ko-KR"/>
        </w:rPr>
        <w:t>이</w:t>
      </w:r>
      <w:r w:rsidRPr="00193803">
        <w:rPr>
          <w:rFonts w:asciiTheme="minorEastAsia" w:hAnsiTheme="minorEastAsia" w:hint="eastAsia"/>
          <w:lang w:eastAsia="ko-KR"/>
        </w:rPr>
        <w:t xml:space="preserve"> 작업을 수행하는 것에서 벗어나, 컴퓨터를 사용하여 다른 것들을 배</w:t>
      </w:r>
      <w:ins w:id="50" w:author="이은정" w:date="2014-08-22T10:48:00Z">
        <w:r w:rsidR="00994B58">
          <w:rPr>
            <w:rFonts w:asciiTheme="minorEastAsia" w:hAnsiTheme="minorEastAsia" w:hint="eastAsia"/>
            <w:lang w:eastAsia="ko-KR"/>
          </w:rPr>
          <w:t>울 것입니다.</w:t>
        </w:r>
      </w:ins>
      <w:del w:id="51" w:author="이은정" w:date="2014-08-22T10:14:00Z">
        <w:r w:rsidRPr="00193803" w:rsidDel="00595B48">
          <w:rPr>
            <w:rFonts w:asciiTheme="minorEastAsia" w:hAnsiTheme="minorEastAsia" w:hint="eastAsia"/>
            <w:lang w:eastAsia="ko-KR"/>
          </w:rPr>
          <w:delText>울 것입니다.</w:delText>
        </w:r>
      </w:del>
    </w:p>
    <w:p w:rsidR="00266073" w:rsidRPr="00193803" w:rsidDel="00595B48" w:rsidRDefault="00266073" w:rsidP="00595B48">
      <w:pPr>
        <w:rPr>
          <w:del w:id="52" w:author="이은정" w:date="2014-08-22T10:14:00Z"/>
          <w:rFonts w:asciiTheme="minorEastAsia" w:hAnsiTheme="minorEastAsia"/>
          <w:lang w:eastAsia="ko-KR"/>
        </w:rPr>
      </w:pPr>
    </w:p>
    <w:p w:rsidR="00275140" w:rsidRDefault="00275140" w:rsidP="00595B48">
      <w:pPr>
        <w:ind w:left="0"/>
        <w:rPr>
          <w:rFonts w:asciiTheme="minorEastAsia" w:hAnsiTheme="minorEastAsia"/>
          <w:lang w:eastAsia="ko-KR"/>
        </w:rPr>
        <w:sectPr w:rsidR="00275140">
          <w:headerReference w:type="even" r:id="rId16"/>
          <w:headerReference w:type="default" r:id="rId17"/>
          <w:footerReference w:type="default" r:id="rId18"/>
          <w:headerReference w:type="first" r:id="rId19"/>
          <w:pgSz w:w="11906" w:h="16838" w:code="9"/>
          <w:pgMar w:top="1418" w:right="1701" w:bottom="1985" w:left="1701" w:header="709" w:footer="1134" w:gutter="0"/>
          <w:pgNumType w:fmt="lowerRoman" w:start="1"/>
          <w:cols w:space="708"/>
          <w:docGrid w:linePitch="360"/>
        </w:sectPr>
      </w:pPr>
    </w:p>
    <w:p w:rsidR="00CF14BE" w:rsidRPr="00193803" w:rsidDel="005876C6" w:rsidRDefault="00CA1DB7">
      <w:pPr>
        <w:pStyle w:val="21"/>
        <w:rPr>
          <w:del w:id="55" w:author="박윤수" w:date="2014-08-22T20:47:00Z"/>
          <w:rFonts w:asciiTheme="minorEastAsia" w:hAnsiTheme="minorEastAsia"/>
          <w:lang w:eastAsia="ko-KR"/>
        </w:rPr>
      </w:pPr>
      <w:del w:id="56" w:author="박윤수" w:date="2014-08-22T19:53:00Z">
        <w:r w:rsidDel="00CA1DB7">
          <w:rPr>
            <w:rFonts w:asciiTheme="minorEastAsia" w:hAnsiTheme="minorEastAsia" w:hint="eastAsia"/>
            <w:lang w:eastAsia="ko-KR"/>
          </w:rPr>
          <w:lastRenderedPageBreak/>
          <w:delText>감사의 글</w:delText>
        </w:r>
      </w:del>
    </w:p>
    <w:p w:rsidR="00CF14BE" w:rsidRPr="00275140" w:rsidDel="005876C6" w:rsidRDefault="00CF14BE" w:rsidP="00CA1DB7">
      <w:pPr>
        <w:rPr>
          <w:del w:id="57" w:author="박윤수" w:date="2014-08-22T20:47:00Z"/>
          <w:rFonts w:asciiTheme="minorEastAsia" w:hAnsiTheme="minorEastAsia"/>
          <w:sz w:val="20"/>
          <w:lang w:eastAsia="ko-KR"/>
          <w:rPrChange w:id="58" w:author="박윤수" w:date="2014-08-22T20:37:00Z">
            <w:rPr>
              <w:del w:id="59" w:author="박윤수" w:date="2014-08-22T20:47:00Z"/>
              <w:rFonts w:asciiTheme="minorEastAsia" w:hAnsiTheme="minorEastAsia"/>
              <w:lang w:eastAsia="ko-KR"/>
            </w:rPr>
          </w:rPrChange>
        </w:rPr>
      </w:pPr>
    </w:p>
    <w:p w:rsidR="00275140" w:rsidRPr="00275140" w:rsidDel="005876C6" w:rsidRDefault="00E80AEF">
      <w:pPr>
        <w:pStyle w:val="a5"/>
        <w:rPr>
          <w:del w:id="60" w:author="박윤수" w:date="2014-08-22T20:47:00Z"/>
          <w:rFonts w:asciiTheme="minorEastAsia" w:hAnsiTheme="minorEastAsia"/>
          <w:sz w:val="20"/>
          <w:lang w:eastAsia="ko-KR"/>
          <w:rPrChange w:id="61" w:author="박윤수" w:date="2014-08-22T20:37:00Z">
            <w:rPr>
              <w:del w:id="62" w:author="박윤수" w:date="2014-08-22T20:47:00Z"/>
              <w:rFonts w:asciiTheme="minorEastAsia" w:hAnsiTheme="minorEastAsia"/>
              <w:lang w:eastAsia="ko-KR"/>
            </w:rPr>
          </w:rPrChange>
        </w:rPr>
      </w:pPr>
      <w:ins w:id="63" w:author="이은정" w:date="2014-08-22T10:49:00Z">
        <w:del w:id="64" w:author="박윤수" w:date="2014-08-22T20:47:00Z">
          <w:r w:rsidRPr="00E80AEF">
            <w:rPr>
              <w:rFonts w:asciiTheme="minorEastAsia" w:hAnsiTheme="minorEastAsia" w:hint="eastAsia"/>
              <w:sz w:val="20"/>
              <w:lang w:eastAsia="ko-KR"/>
              <w:rPrChange w:id="65" w:author="박윤수" w:date="2014-08-22T20:37:00Z">
                <w:rPr>
                  <w:rFonts w:asciiTheme="minorEastAsia" w:hAnsiTheme="minorEastAsia" w:hint="eastAsia"/>
                  <w:lang w:eastAsia="ko-KR"/>
                </w:rPr>
              </w:rPrChange>
            </w:rPr>
            <w:delText>러플</w:delText>
          </w:r>
          <w:r w:rsidRPr="00E80AEF">
            <w:rPr>
              <w:rFonts w:asciiTheme="minorEastAsia" w:hAnsiTheme="minorEastAsia"/>
              <w:sz w:val="20"/>
              <w:lang w:eastAsia="ko-KR"/>
              <w:rPrChange w:id="66" w:author="박윤수" w:date="2014-08-22T20:37:00Z">
                <w:rPr>
                  <w:rFonts w:asciiTheme="minorEastAsia" w:hAnsiTheme="minorEastAsia"/>
                  <w:lang w:eastAsia="ko-KR"/>
                </w:rPr>
              </w:rPrChange>
            </w:rPr>
            <w:delText>(</w:delText>
          </w:r>
        </w:del>
      </w:ins>
      <w:del w:id="67" w:author="박윤수" w:date="2014-08-22T20:47:00Z">
        <w:r w:rsidRPr="00E80AEF">
          <w:rPr>
            <w:rFonts w:asciiTheme="minorEastAsia" w:hAnsiTheme="minorEastAsia"/>
            <w:sz w:val="20"/>
            <w:lang w:eastAsia="ko-KR"/>
            <w:rPrChange w:id="68" w:author="박윤수" w:date="2014-08-22T20:37:00Z">
              <w:rPr>
                <w:rFonts w:asciiTheme="minorEastAsia" w:hAnsiTheme="minorEastAsia"/>
                <w:lang w:eastAsia="ko-KR"/>
              </w:rPr>
            </w:rPrChange>
          </w:rPr>
          <w:delText>RUR-PLE</w:delText>
        </w:r>
      </w:del>
      <w:ins w:id="69" w:author="이은정" w:date="2014-08-22T10:49:00Z">
        <w:del w:id="70" w:author="박윤수" w:date="2014-08-22T20:47:00Z">
          <w:r w:rsidRPr="00E80AEF">
            <w:rPr>
              <w:rFonts w:asciiTheme="minorEastAsia" w:hAnsiTheme="minorEastAsia"/>
              <w:sz w:val="20"/>
              <w:lang w:eastAsia="ko-KR"/>
              <w:rPrChange w:id="71" w:author="박윤수" w:date="2014-08-22T20:37:00Z">
                <w:rPr>
                  <w:rFonts w:asciiTheme="minorEastAsia" w:hAnsiTheme="minorEastAsia"/>
                  <w:lang w:eastAsia="ko-KR"/>
                </w:rPr>
              </w:rPrChange>
            </w:rPr>
            <w:delText>)</w:delText>
          </w:r>
        </w:del>
      </w:ins>
      <w:del w:id="72" w:author="박윤수" w:date="2014-08-22T20:47:00Z">
        <w:r w:rsidRPr="00E80AEF">
          <w:rPr>
            <w:rFonts w:asciiTheme="minorEastAsia" w:hAnsiTheme="minorEastAsia"/>
            <w:sz w:val="20"/>
            <w:lang w:eastAsia="ko-KR"/>
            <w:rPrChange w:id="73" w:author="박윤수" w:date="2014-08-22T20:37:00Z">
              <w:rPr>
                <w:rFonts w:asciiTheme="minorEastAsia" w:hAnsiTheme="minorEastAsia"/>
                <w:lang w:eastAsia="ko-KR"/>
              </w:rPr>
            </w:rPrChange>
          </w:rPr>
          <w:delText xml:space="preserve"> 교육자료를 자유</w:delText>
        </w:r>
      </w:del>
      <w:ins w:id="74" w:author="이은정" w:date="2014-08-22T10:49:00Z">
        <w:del w:id="75" w:author="박윤수" w:date="2014-08-22T20:47:00Z">
          <w:r w:rsidRPr="00E80AEF">
            <w:rPr>
              <w:rFonts w:asciiTheme="minorEastAsia" w:hAnsiTheme="minorEastAsia" w:hint="eastAsia"/>
              <w:sz w:val="20"/>
              <w:lang w:eastAsia="ko-KR"/>
              <w:rPrChange w:id="76" w:author="박윤수" w:date="2014-08-22T20:37:00Z">
                <w:rPr>
                  <w:rFonts w:asciiTheme="minorEastAsia" w:hAnsiTheme="minorEastAsia" w:hint="eastAsia"/>
                  <w:lang w:eastAsia="ko-KR"/>
                </w:rPr>
              </w:rPrChange>
            </w:rPr>
            <w:delText>롭게</w:delText>
          </w:r>
        </w:del>
      </w:ins>
      <w:del w:id="77" w:author="박윤수" w:date="2014-08-22T20:47:00Z">
        <w:r w:rsidRPr="00E80AEF">
          <w:rPr>
            <w:rFonts w:asciiTheme="minorEastAsia" w:hAnsiTheme="minorEastAsia" w:hint="eastAsia"/>
            <w:sz w:val="20"/>
            <w:lang w:eastAsia="ko-KR"/>
            <w:rPrChange w:id="78" w:author="박윤수" w:date="2014-08-22T20:37:00Z">
              <w:rPr>
                <w:rFonts w:asciiTheme="minorEastAsia" w:hAnsiTheme="minorEastAsia" w:hint="eastAsia"/>
                <w:lang w:eastAsia="ko-KR"/>
              </w:rPr>
            </w:rPrChange>
          </w:rPr>
          <w:delText>로이</w:delText>
        </w:r>
        <w:r w:rsidRPr="00E80AEF">
          <w:rPr>
            <w:rFonts w:asciiTheme="minorEastAsia" w:hAnsiTheme="minorEastAsia"/>
            <w:sz w:val="20"/>
            <w:lang w:eastAsia="ko-KR"/>
            <w:rPrChange w:id="79" w:author="박윤수" w:date="2014-08-22T20:37:00Z">
              <w:rPr>
                <w:rFonts w:asciiTheme="minorEastAsia" w:hAnsiTheme="minorEastAsia"/>
                <w:lang w:eastAsia="ko-KR"/>
              </w:rPr>
            </w:rPrChange>
          </w:rPr>
          <w:delText xml:space="preserve"> 이용할 수 있</w:delText>
        </w:r>
      </w:del>
      <w:ins w:id="80" w:author="이은정" w:date="2014-08-22T10:49:00Z">
        <w:del w:id="81" w:author="박윤수" w:date="2014-08-22T20:47:00Z">
          <w:r w:rsidRPr="00E80AEF">
            <w:rPr>
              <w:rFonts w:asciiTheme="minorEastAsia" w:hAnsiTheme="minorEastAsia" w:hint="eastAsia"/>
              <w:sz w:val="20"/>
              <w:lang w:eastAsia="ko-KR"/>
              <w:rPrChange w:id="82" w:author="박윤수" w:date="2014-08-22T20:37:00Z">
                <w:rPr>
                  <w:rFonts w:asciiTheme="minorEastAsia" w:hAnsiTheme="minorEastAsia" w:hint="eastAsia"/>
                  <w:lang w:eastAsia="ko-KR"/>
                </w:rPr>
              </w:rPrChange>
            </w:rPr>
            <w:delText>도록</w:delText>
          </w:r>
        </w:del>
      </w:ins>
      <w:del w:id="83" w:author="박윤수" w:date="2014-08-22T20:47:00Z">
        <w:r w:rsidRPr="00E80AEF">
          <w:rPr>
            <w:rFonts w:asciiTheme="minorEastAsia" w:hAnsiTheme="minorEastAsia" w:hint="eastAsia"/>
            <w:sz w:val="20"/>
            <w:lang w:eastAsia="ko-KR"/>
            <w:rPrChange w:id="84" w:author="박윤수" w:date="2014-08-22T20:37:00Z">
              <w:rPr>
                <w:rFonts w:asciiTheme="minorEastAsia" w:hAnsiTheme="minorEastAsia" w:hint="eastAsia"/>
                <w:lang w:eastAsia="ko-KR"/>
              </w:rPr>
            </w:rPrChange>
          </w:rPr>
          <w:delText>게</w:delText>
        </w:r>
        <w:r w:rsidRPr="00E80AEF">
          <w:rPr>
            <w:rFonts w:asciiTheme="minorEastAsia" w:hAnsiTheme="minorEastAsia"/>
            <w:sz w:val="20"/>
            <w:lang w:eastAsia="ko-KR"/>
            <w:rPrChange w:id="85" w:author="박윤수" w:date="2014-08-22T20:37:00Z">
              <w:rPr>
                <w:rFonts w:asciiTheme="minorEastAsia" w:hAnsiTheme="minorEastAsia"/>
                <w:lang w:eastAsia="ko-KR"/>
              </w:rPr>
            </w:rPrChange>
          </w:rPr>
          <w:delText xml:space="preserve"> 허락해 주신 </w:delText>
        </w:r>
      </w:del>
      <w:del w:id="86" w:author="박윤수" w:date="2014-08-22T19:49:00Z">
        <w:r w:rsidRPr="00E80AEF">
          <w:rPr>
            <w:rFonts w:asciiTheme="minorEastAsia" w:hAnsiTheme="minorEastAsia" w:hint="eastAsia"/>
            <w:sz w:val="20"/>
            <w:lang w:eastAsia="ko-KR"/>
            <w:rPrChange w:id="87" w:author="박윤수" w:date="2014-08-22T20:37:00Z">
              <w:rPr>
                <w:rFonts w:asciiTheme="minorEastAsia" w:hAnsiTheme="minorEastAsia" w:hint="eastAsia"/>
                <w:lang w:eastAsia="ko-KR"/>
              </w:rPr>
            </w:rPrChange>
          </w:rPr>
          <w:delText>구리고등학교</w:delText>
        </w:r>
      </w:del>
      <w:del w:id="88" w:author="박윤수" w:date="2014-08-22T20:47:00Z">
        <w:r w:rsidRPr="00E80AEF">
          <w:rPr>
            <w:rFonts w:asciiTheme="minorEastAsia" w:hAnsiTheme="minorEastAsia"/>
            <w:sz w:val="20"/>
            <w:lang w:eastAsia="ko-KR"/>
            <w:rPrChange w:id="89" w:author="박윤수" w:date="2014-08-22T20:37:00Z">
              <w:rPr>
                <w:rFonts w:asciiTheme="minorEastAsia" w:hAnsiTheme="minorEastAsia"/>
                <w:lang w:eastAsia="ko-KR"/>
              </w:rPr>
            </w:rPrChange>
          </w:rPr>
          <w:delText xml:space="preserve"> 김윤영 선생님께 감사의 말씀을 전합니다.</w:delText>
        </w:r>
      </w:del>
    </w:p>
    <w:p w:rsidR="00CF14BE" w:rsidRPr="00487EF6" w:rsidRDefault="00CF14BE">
      <w:pPr>
        <w:rPr>
          <w:rFonts w:asciiTheme="minorEastAsia" w:hAnsiTheme="minorEastAsia"/>
          <w:lang w:eastAsia="ko-KR"/>
        </w:rPr>
      </w:pPr>
    </w:p>
    <w:p w:rsidR="00CF14BE" w:rsidRPr="00193803" w:rsidRDefault="00CF14BE">
      <w:pPr>
        <w:rPr>
          <w:rFonts w:asciiTheme="minorEastAsia" w:hAnsiTheme="minorEastAsia"/>
          <w:lang w:eastAsia="ko-KR"/>
        </w:rPr>
      </w:pPr>
    </w:p>
    <w:p w:rsidR="00CF14BE" w:rsidRPr="00193803" w:rsidRDefault="00CF14BE">
      <w:pPr>
        <w:rPr>
          <w:rFonts w:asciiTheme="minorEastAsia" w:hAnsiTheme="minorEastAsia"/>
          <w:lang w:eastAsia="ko-KR"/>
        </w:rPr>
      </w:pPr>
    </w:p>
    <w:p w:rsidR="00CF14BE" w:rsidRPr="00193803" w:rsidRDefault="00CF14BE">
      <w:pPr>
        <w:ind w:left="0"/>
        <w:rPr>
          <w:rFonts w:asciiTheme="minorEastAsia" w:hAnsiTheme="minorEastAsia"/>
          <w:lang w:eastAsia="ko-KR"/>
        </w:rPr>
      </w:pPr>
    </w:p>
    <w:p w:rsidR="00CF14BE" w:rsidRPr="00193803" w:rsidRDefault="00CF14BE">
      <w:pPr>
        <w:rPr>
          <w:rFonts w:asciiTheme="minorEastAsia" w:hAnsiTheme="minorEastAsia"/>
          <w:lang w:eastAsia="ko-KR"/>
        </w:rPr>
        <w:sectPr w:rsidR="00CF14BE" w:rsidRPr="00193803">
          <w:pgSz w:w="11906" w:h="16838" w:code="9"/>
          <w:pgMar w:top="1418" w:right="1701" w:bottom="1985" w:left="1701" w:header="709" w:footer="1134" w:gutter="0"/>
          <w:pgNumType w:fmt="lowerRoman"/>
          <w:cols w:space="708"/>
          <w:docGrid w:linePitch="360"/>
        </w:sectPr>
      </w:pPr>
      <w:r w:rsidRPr="00193803">
        <w:rPr>
          <w:rFonts w:asciiTheme="minorEastAsia" w:hAnsiTheme="minorEastAsia"/>
          <w:lang w:eastAsia="ko-KR"/>
        </w:rPr>
        <w:t xml:space="preserve"> </w:t>
      </w:r>
    </w:p>
    <w:p w:rsidR="00CF14BE" w:rsidRPr="00193803" w:rsidRDefault="00CF14BE">
      <w:pPr>
        <w:pStyle w:val="HiddenfromContents"/>
        <w:rPr>
          <w:rFonts w:asciiTheme="minorEastAsia" w:hAnsiTheme="minorEastAsia"/>
          <w:lang w:eastAsia="ko-KR"/>
        </w:rPr>
      </w:pPr>
      <w:bookmarkStart w:id="90" w:name="_Toc396517127"/>
      <w:r w:rsidRPr="00193803">
        <w:rPr>
          <w:rFonts w:asciiTheme="minorEastAsia" w:hAnsiTheme="minorEastAsia"/>
          <w:lang w:eastAsia="ko-KR"/>
        </w:rPr>
        <w:lastRenderedPageBreak/>
        <w:t>Contents</w:t>
      </w:r>
      <w:bookmarkEnd w:id="90"/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4"/>
          <w:lang w:val="ko-KR" w:eastAsia="en-US"/>
        </w:rPr>
        <w:id w:val="8704157"/>
        <w:docPartObj>
          <w:docPartGallery w:val="Table of Contents"/>
          <w:docPartUnique/>
        </w:docPartObj>
      </w:sdtPr>
      <w:sdtEndPr>
        <w:rPr>
          <w:lang w:val="en-NZ"/>
        </w:rPr>
      </w:sdtEndPr>
      <w:sdtContent>
        <w:p w:rsidR="00812BD0" w:rsidRPr="005876C6" w:rsidRDefault="00812BD0" w:rsidP="00785D8C">
          <w:pPr>
            <w:pStyle w:val="TOC"/>
            <w:spacing w:before="0" w:line="240" w:lineRule="auto"/>
            <w:rPr>
              <w:sz w:val="2"/>
              <w:szCs w:val="2"/>
              <w:rPrChange w:id="91" w:author="박윤수" w:date="2014-08-22T20:49:00Z">
                <w:rPr/>
              </w:rPrChange>
            </w:rPr>
          </w:pPr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92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93" w:author="박윤수" w:date="2014-08-23T00:31:00Z">
                <w:rPr>
                  <w:ins w:id="94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95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r w:rsidRPr="00E80AEF">
            <w:rPr>
              <w:sz w:val="18"/>
              <w:lang w:eastAsia="ko-KR"/>
              <w:rPrChange w:id="96" w:author="박윤수" w:date="2014-08-22T20:49:00Z">
                <w:rPr>
                  <w:bCs w:val="0"/>
                  <w:color w:val="0000FF"/>
                  <w:u w:val="single"/>
                  <w:lang w:eastAsia="ko-KR"/>
                </w:rPr>
              </w:rPrChange>
            </w:rPr>
            <w:fldChar w:fldCharType="begin"/>
          </w:r>
          <w:r w:rsidRPr="00E80AEF">
            <w:rPr>
              <w:sz w:val="18"/>
              <w:lang w:eastAsia="ko-KR"/>
              <w:rPrChange w:id="97" w:author="박윤수" w:date="2014-08-22T20:49:00Z">
                <w:rPr>
                  <w:lang w:eastAsia="ko-KR"/>
                </w:rPr>
              </w:rPrChange>
            </w:rPr>
            <w:instrText xml:space="preserve"> TOC \o "1-3" \h \z \u </w:instrText>
          </w:r>
          <w:r w:rsidRPr="00E80AEF">
            <w:rPr>
              <w:sz w:val="18"/>
              <w:lang w:eastAsia="ko-KR"/>
              <w:rPrChange w:id="98" w:author="박윤수" w:date="2014-08-22T20:49:00Z">
                <w:rPr>
                  <w:bCs w:val="0"/>
                  <w:color w:val="0000FF"/>
                  <w:u w:val="single"/>
                  <w:lang w:eastAsia="ko-KR"/>
                </w:rPr>
              </w:rPrChange>
            </w:rPr>
            <w:fldChar w:fldCharType="separate"/>
          </w:r>
          <w:ins w:id="99" w:author="박윤수" w:date="2014-08-23T00:30:00Z">
            <w:r w:rsidRPr="00E80AEF">
              <w:rPr>
                <w:rStyle w:val="a6"/>
                <w:noProof/>
                <w:sz w:val="20"/>
                <w:rPrChange w:id="10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0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"_Toc396517125"</w:instrText>
            </w:r>
            <w:r w:rsidRPr="00E80AEF">
              <w:rPr>
                <w:rStyle w:val="a6"/>
                <w:noProof/>
                <w:sz w:val="20"/>
                <w:rPrChange w:id="10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0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0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한국어로 번역하며</w:t>
            </w:r>
            <w:r w:rsidRPr="00E80AEF">
              <w:rPr>
                <w:noProof/>
                <w:webHidden/>
                <w:sz w:val="20"/>
                <w:rPrChange w:id="1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0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_Toc396517125 \h </w:instrText>
            </w:r>
          </w:ins>
          <w:r w:rsidRPr="00E80AEF">
            <w:rPr>
              <w:noProof/>
              <w:webHidden/>
              <w:sz w:val="20"/>
              <w:rPrChange w:id="10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1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11" w:author="박윤수" w:date="2014-08-23T00:33:00Z">
            <w:r w:rsidR="00B36576">
              <w:rPr>
                <w:noProof/>
                <w:webHidden/>
                <w:sz w:val="20"/>
              </w:rPr>
              <w:t>i</w:t>
            </w:r>
          </w:ins>
          <w:ins w:id="112" w:author="박윤수" w:date="2014-08-23T00:30:00Z">
            <w:r w:rsidRPr="00E80AEF">
              <w:rPr>
                <w:noProof/>
                <w:webHidden/>
                <w:sz w:val="20"/>
                <w:rPrChange w:id="1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1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1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16" w:author="박윤수" w:date="2014-08-23T00:31:00Z">
                <w:rPr>
                  <w:ins w:id="11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19" w:author="박윤수" w:date="2014-08-23T00:30:00Z">
            <w:r w:rsidRPr="00E80AEF">
              <w:rPr>
                <w:rStyle w:val="a6"/>
                <w:noProof/>
                <w:sz w:val="20"/>
                <w:rPrChange w:id="12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2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2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"_Toc396517126"</w:instrText>
            </w:r>
            <w:r w:rsidRPr="00E80AEF">
              <w:rPr>
                <w:rStyle w:val="a6"/>
                <w:noProof/>
                <w:sz w:val="20"/>
                <w:rPrChange w:id="12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2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2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들어가며</w:t>
            </w:r>
            <w:r w:rsidRPr="00E80AEF">
              <w:rPr>
                <w:noProof/>
                <w:webHidden/>
                <w:sz w:val="20"/>
                <w:rPrChange w:id="1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_Toc396517126 \h </w:instrText>
            </w:r>
          </w:ins>
          <w:r w:rsidRPr="00E80AEF">
            <w:rPr>
              <w:noProof/>
              <w:webHidden/>
              <w:sz w:val="20"/>
              <w:rPrChange w:id="1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31" w:author="박윤수" w:date="2014-08-23T00:33:00Z">
            <w:r w:rsidR="00B36576">
              <w:rPr>
                <w:noProof/>
                <w:webHidden/>
                <w:sz w:val="20"/>
              </w:rPr>
              <w:t>ii</w:t>
            </w:r>
          </w:ins>
          <w:ins w:id="132" w:author="박윤수" w:date="2014-08-23T00:30:00Z">
            <w:r w:rsidRPr="00E80AEF">
              <w:rPr>
                <w:noProof/>
                <w:webHidden/>
                <w:sz w:val="20"/>
                <w:rPrChange w:id="1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36" w:author="박윤수" w:date="2014-08-23T00:31:00Z">
                <w:rPr>
                  <w:ins w:id="1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39" w:author="박윤수" w:date="2014-08-23T00:30:00Z">
            <w:r w:rsidRPr="00E80AEF">
              <w:rPr>
                <w:rStyle w:val="a6"/>
                <w:noProof/>
                <w:sz w:val="20"/>
                <w:rPrChange w:id="1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"_Toc396517127"</w:instrText>
            </w:r>
            <w:r w:rsidRPr="00E80AEF">
              <w:rPr>
                <w:rStyle w:val="a6"/>
                <w:noProof/>
                <w:sz w:val="20"/>
                <w:rPrChange w:id="1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Contents</w:t>
            </w:r>
            <w:r w:rsidRPr="00E80AEF">
              <w:rPr>
                <w:noProof/>
                <w:webHidden/>
                <w:sz w:val="20"/>
                <w:rPrChange w:id="1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_Toc396517127 \h </w:instrText>
            </w:r>
          </w:ins>
          <w:r w:rsidRPr="00E80AEF">
            <w:rPr>
              <w:noProof/>
              <w:webHidden/>
              <w:sz w:val="20"/>
              <w:rPrChange w:id="1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51" w:author="박윤수" w:date="2014-08-23T00:33:00Z">
            <w:r w:rsidR="00B36576">
              <w:rPr>
                <w:noProof/>
                <w:webHidden/>
                <w:sz w:val="20"/>
              </w:rPr>
              <w:t>v</w:t>
            </w:r>
          </w:ins>
          <w:ins w:id="152" w:author="박윤수" w:date="2014-08-23T00:30:00Z">
            <w:r w:rsidRPr="00E80AEF">
              <w:rPr>
                <w:noProof/>
                <w:webHidden/>
                <w:sz w:val="20"/>
                <w:rPrChange w:id="1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15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156" w:author="박윤수" w:date="2014-08-23T00:31:00Z">
                <w:rPr>
                  <w:ins w:id="15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159" w:author="박윤수" w:date="2014-08-23T00:30:00Z">
            <w:r w:rsidRPr="00E80AEF">
              <w:rPr>
                <w:rStyle w:val="a6"/>
                <w:noProof/>
                <w:sz w:val="20"/>
                <w:rPrChange w:id="16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6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6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"_Toc396517128"</w:instrText>
            </w:r>
            <w:r w:rsidRPr="00E80AEF">
              <w:rPr>
                <w:rStyle w:val="a6"/>
                <w:noProof/>
                <w:sz w:val="20"/>
                <w:rPrChange w:id="16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6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6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제I 부</w:t>
            </w:r>
            <w:r w:rsidRPr="00E80AEF">
              <w:rPr>
                <w:noProof/>
                <w:webHidden/>
                <w:sz w:val="20"/>
                <w:rPrChange w:id="16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6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_Toc396517128 \h </w:instrText>
            </w:r>
          </w:ins>
          <w:r w:rsidRPr="00E80AEF">
            <w:rPr>
              <w:noProof/>
              <w:webHidden/>
              <w:sz w:val="20"/>
              <w:rPrChange w:id="16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7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71" w:author="박윤수" w:date="2014-08-23T00:33:00Z">
            <w:r w:rsidR="00B36576">
              <w:rPr>
                <w:noProof/>
                <w:webHidden/>
                <w:sz w:val="20"/>
              </w:rPr>
              <w:t>1</w:t>
            </w:r>
          </w:ins>
          <w:ins w:id="172" w:author="박윤수" w:date="2014-08-23T00:30:00Z">
            <w:r w:rsidRPr="00E80AEF">
              <w:rPr>
                <w:noProof/>
                <w:webHidden/>
                <w:sz w:val="20"/>
                <w:rPrChange w:id="17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7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17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176" w:author="박윤수" w:date="2014-08-23T00:31:00Z">
                <w:rPr>
                  <w:ins w:id="17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179" w:author="박윤수" w:date="2014-08-23T00:30:00Z">
            <w:r w:rsidRPr="00E80AEF">
              <w:rPr>
                <w:rStyle w:val="a6"/>
                <w:noProof/>
                <w:sz w:val="20"/>
                <w:rPrChange w:id="18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8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8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"_Toc396517129"</w:instrText>
            </w:r>
            <w:r w:rsidRPr="00E80AEF">
              <w:rPr>
                <w:rStyle w:val="a6"/>
                <w:noProof/>
                <w:sz w:val="20"/>
                <w:rPrChange w:id="1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8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8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러플(RUR-PLE)소개 및 설치</w:t>
            </w:r>
            <w:r w:rsidRPr="00E80AEF">
              <w:rPr>
                <w:noProof/>
                <w:webHidden/>
                <w:sz w:val="20"/>
                <w:rPrChange w:id="18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8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8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_Toc396517129 \h </w:instrText>
            </w:r>
          </w:ins>
          <w:r w:rsidRPr="00E80AEF">
            <w:rPr>
              <w:noProof/>
              <w:webHidden/>
              <w:sz w:val="20"/>
              <w:rPrChange w:id="18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9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91" w:author="박윤수" w:date="2014-08-23T00:33:00Z">
            <w:r w:rsidR="00B36576">
              <w:rPr>
                <w:noProof/>
                <w:webHidden/>
                <w:sz w:val="20"/>
              </w:rPr>
              <w:t>1</w:t>
            </w:r>
          </w:ins>
          <w:ins w:id="192" w:author="박윤수" w:date="2014-08-23T00:30:00Z">
            <w:r w:rsidRPr="00E80AEF">
              <w:rPr>
                <w:noProof/>
                <w:webHidden/>
                <w:sz w:val="20"/>
                <w:rPrChange w:id="19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9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9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96" w:author="박윤수" w:date="2014-08-23T00:31:00Z">
                <w:rPr>
                  <w:ins w:id="19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9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99" w:author="박윤수" w:date="2014-08-23T00:30:00Z">
            <w:r w:rsidRPr="00E80AEF">
              <w:rPr>
                <w:rStyle w:val="a6"/>
                <w:noProof/>
                <w:sz w:val="20"/>
                <w:rPrChange w:id="20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2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20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"_Toc396517130"</w:instrText>
            </w:r>
            <w:r w:rsidRPr="00E80AEF">
              <w:rPr>
                <w:rStyle w:val="a6"/>
                <w:noProof/>
                <w:sz w:val="20"/>
                <w:rPrChange w:id="20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20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20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러플(RUR-PLE) 소개 및 설치</w:t>
            </w:r>
            <w:r w:rsidRPr="00E80AEF">
              <w:rPr>
                <w:noProof/>
                <w:webHidden/>
                <w:sz w:val="20"/>
                <w:rPrChange w:id="2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2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20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_Toc396517130 \h </w:instrText>
            </w:r>
          </w:ins>
          <w:r w:rsidRPr="00E80AEF">
            <w:rPr>
              <w:noProof/>
              <w:webHidden/>
              <w:sz w:val="20"/>
              <w:rPrChange w:id="20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21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211" w:author="박윤수" w:date="2014-08-23T00:33:00Z">
            <w:r w:rsidR="00B36576">
              <w:rPr>
                <w:noProof/>
                <w:webHidden/>
                <w:sz w:val="20"/>
              </w:rPr>
              <w:t>2</w:t>
            </w:r>
          </w:ins>
          <w:ins w:id="212" w:author="박윤수" w:date="2014-08-23T00:30:00Z">
            <w:r w:rsidRPr="00E80AEF">
              <w:rPr>
                <w:noProof/>
                <w:webHidden/>
                <w:sz w:val="20"/>
                <w:rPrChange w:id="2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21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21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216" w:author="박윤수" w:date="2014-08-23T00:31:00Z">
                <w:rPr>
                  <w:ins w:id="21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21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219" w:author="박윤수" w:date="2014-08-23T00:30:00Z">
            <w:r w:rsidRPr="00E80AEF">
              <w:rPr>
                <w:rStyle w:val="a6"/>
                <w:noProof/>
                <w:sz w:val="20"/>
                <w:rPrChange w:id="22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22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22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"_Toc396517131"</w:instrText>
            </w:r>
            <w:r w:rsidRPr="00E80AEF">
              <w:rPr>
                <w:rStyle w:val="a6"/>
                <w:noProof/>
                <w:sz w:val="20"/>
                <w:rPrChange w:id="22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22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22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제II 부</w:t>
            </w:r>
            <w:r w:rsidRPr="00E80AEF">
              <w:rPr>
                <w:noProof/>
                <w:webHidden/>
                <w:sz w:val="20"/>
                <w:rPrChange w:id="2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2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2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_Toc396517131 \h </w:instrText>
            </w:r>
          </w:ins>
          <w:r w:rsidRPr="00E80AEF">
            <w:rPr>
              <w:noProof/>
              <w:webHidden/>
              <w:sz w:val="20"/>
              <w:rPrChange w:id="2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2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231" w:author="박윤수" w:date="2014-08-23T00:33:00Z">
            <w:r w:rsidR="00B36576">
              <w:rPr>
                <w:noProof/>
                <w:webHidden/>
                <w:sz w:val="20"/>
              </w:rPr>
              <w:t>8</w:t>
            </w:r>
          </w:ins>
          <w:ins w:id="232" w:author="박윤수" w:date="2014-08-23T00:30:00Z">
            <w:r w:rsidRPr="00E80AEF">
              <w:rPr>
                <w:noProof/>
                <w:webHidden/>
                <w:sz w:val="20"/>
                <w:rPrChange w:id="2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2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23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236" w:author="박윤수" w:date="2014-08-23T00:31:00Z">
                <w:rPr>
                  <w:ins w:id="23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23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239" w:author="박윤수" w:date="2014-08-23T00:30:00Z">
            <w:r w:rsidRPr="00E80AEF">
              <w:rPr>
                <w:rStyle w:val="a6"/>
                <w:noProof/>
                <w:sz w:val="20"/>
                <w:rPrChange w:id="2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2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2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"_Toc396517132"</w:instrText>
            </w:r>
            <w:r w:rsidRPr="00E80AEF">
              <w:rPr>
                <w:rStyle w:val="a6"/>
                <w:noProof/>
                <w:sz w:val="20"/>
                <w:rPrChange w:id="2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2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2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학습 목록</w:t>
            </w:r>
            <w:r w:rsidRPr="00E80AEF">
              <w:rPr>
                <w:noProof/>
                <w:webHidden/>
                <w:sz w:val="20"/>
                <w:rPrChange w:id="2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2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2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_Toc396517132 \h </w:instrText>
            </w:r>
          </w:ins>
          <w:r w:rsidRPr="00E80AEF">
            <w:rPr>
              <w:noProof/>
              <w:webHidden/>
              <w:sz w:val="20"/>
              <w:rPrChange w:id="2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2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251" w:author="박윤수" w:date="2014-08-23T00:33:00Z">
            <w:r w:rsidR="00B36576">
              <w:rPr>
                <w:noProof/>
                <w:webHidden/>
                <w:sz w:val="20"/>
              </w:rPr>
              <w:t>8</w:t>
            </w:r>
          </w:ins>
          <w:ins w:id="252" w:author="박윤수" w:date="2014-08-23T00:30:00Z">
            <w:r w:rsidRPr="00E80AEF">
              <w:rPr>
                <w:noProof/>
                <w:webHidden/>
                <w:sz w:val="20"/>
                <w:rPrChange w:id="2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2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25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256" w:author="박윤수" w:date="2014-08-23T00:31:00Z">
                <w:rPr>
                  <w:ins w:id="25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25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259" w:author="박윤수" w:date="2014-08-23T00:30:00Z">
            <w:r w:rsidRPr="00E80AEF">
              <w:rPr>
                <w:rStyle w:val="a6"/>
                <w:noProof/>
                <w:sz w:val="20"/>
                <w:rPrChange w:id="26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26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26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"_Toc396517133"</w:instrText>
            </w:r>
            <w:r w:rsidRPr="00E80AEF">
              <w:rPr>
                <w:rStyle w:val="a6"/>
                <w:noProof/>
                <w:sz w:val="20"/>
                <w:rPrChange w:id="26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26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26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브라우저(About the Browser) 소개</w:t>
            </w:r>
            <w:r w:rsidRPr="00E80AEF">
              <w:rPr>
                <w:noProof/>
                <w:webHidden/>
                <w:sz w:val="20"/>
                <w:rPrChange w:id="26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26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2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_Toc396517133 \h </w:instrText>
            </w:r>
          </w:ins>
          <w:r w:rsidRPr="00E80AEF">
            <w:rPr>
              <w:noProof/>
              <w:webHidden/>
              <w:sz w:val="20"/>
              <w:rPrChange w:id="26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27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271" w:author="박윤수" w:date="2014-08-23T00:33:00Z">
            <w:r w:rsidR="00B36576">
              <w:rPr>
                <w:noProof/>
                <w:webHidden/>
                <w:sz w:val="20"/>
              </w:rPr>
              <w:t>9</w:t>
            </w:r>
          </w:ins>
          <w:ins w:id="272" w:author="박윤수" w:date="2014-08-23T00:30:00Z">
            <w:r w:rsidRPr="00E80AEF">
              <w:rPr>
                <w:noProof/>
                <w:webHidden/>
                <w:sz w:val="20"/>
                <w:rPrChange w:id="27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27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27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276" w:author="박윤수" w:date="2014-08-23T00:31:00Z">
                <w:rPr>
                  <w:ins w:id="27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27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279" w:author="박윤수" w:date="2014-08-23T00:30:00Z">
            <w:r w:rsidRPr="00E80AEF">
              <w:rPr>
                <w:rStyle w:val="a6"/>
                <w:noProof/>
                <w:sz w:val="20"/>
                <w:rPrChange w:id="28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28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28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"_Toc396517134"</w:instrText>
            </w:r>
            <w:r w:rsidRPr="00E80AEF">
              <w:rPr>
                <w:rStyle w:val="a6"/>
                <w:noProof/>
                <w:sz w:val="20"/>
                <w:rPrChange w:id="2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28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28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월드를 탐색하는 리보그</w:t>
            </w:r>
            <w:r w:rsidRPr="00E80AEF">
              <w:rPr>
                <w:noProof/>
                <w:webHidden/>
                <w:sz w:val="20"/>
                <w:rPrChange w:id="28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28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28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_Toc396517134 \h </w:instrText>
            </w:r>
          </w:ins>
          <w:r w:rsidRPr="00E80AEF">
            <w:rPr>
              <w:noProof/>
              <w:webHidden/>
              <w:sz w:val="20"/>
              <w:rPrChange w:id="28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29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291" w:author="박윤수" w:date="2014-08-23T00:33:00Z">
            <w:r w:rsidR="00B36576">
              <w:rPr>
                <w:noProof/>
                <w:webHidden/>
                <w:sz w:val="20"/>
              </w:rPr>
              <w:t>10</w:t>
            </w:r>
          </w:ins>
          <w:ins w:id="292" w:author="박윤수" w:date="2014-08-23T00:30:00Z">
            <w:r w:rsidRPr="00E80AEF">
              <w:rPr>
                <w:noProof/>
                <w:webHidden/>
                <w:sz w:val="20"/>
                <w:rPrChange w:id="29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29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29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296" w:author="박윤수" w:date="2014-08-23T00:31:00Z">
                <w:rPr>
                  <w:ins w:id="29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29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299" w:author="박윤수" w:date="2014-08-23T00:30:00Z">
            <w:r w:rsidRPr="00E80AEF">
              <w:rPr>
                <w:rStyle w:val="a6"/>
                <w:noProof/>
                <w:sz w:val="20"/>
                <w:rPrChange w:id="30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3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30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"_Toc396517135"</w:instrText>
            </w:r>
            <w:r w:rsidRPr="00E80AEF">
              <w:rPr>
                <w:rStyle w:val="a6"/>
                <w:noProof/>
                <w:sz w:val="20"/>
                <w:rPrChange w:id="30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30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30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첫 번째 프로그램</w:t>
            </w:r>
            <w:r w:rsidRPr="00E80AEF">
              <w:rPr>
                <w:noProof/>
                <w:webHidden/>
                <w:sz w:val="20"/>
                <w:rPrChange w:id="3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3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30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_Toc396517135 \h </w:instrText>
            </w:r>
          </w:ins>
          <w:r w:rsidRPr="00E80AEF">
            <w:rPr>
              <w:noProof/>
              <w:webHidden/>
              <w:sz w:val="20"/>
              <w:rPrChange w:id="30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31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311" w:author="박윤수" w:date="2014-08-23T00:33:00Z">
            <w:r w:rsidR="00B36576">
              <w:rPr>
                <w:noProof/>
                <w:webHidden/>
                <w:sz w:val="20"/>
              </w:rPr>
              <w:t>12</w:t>
            </w:r>
          </w:ins>
          <w:ins w:id="312" w:author="박윤수" w:date="2014-08-23T00:30:00Z">
            <w:r w:rsidRPr="00E80AEF">
              <w:rPr>
                <w:noProof/>
                <w:webHidden/>
                <w:sz w:val="20"/>
                <w:rPrChange w:id="3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31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31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316" w:author="박윤수" w:date="2014-08-23T00:31:00Z">
                <w:rPr>
                  <w:ins w:id="31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31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319" w:author="박윤수" w:date="2014-08-23T00:30:00Z">
            <w:r w:rsidRPr="00E80AEF">
              <w:rPr>
                <w:rStyle w:val="a6"/>
                <w:noProof/>
                <w:sz w:val="20"/>
                <w:rPrChange w:id="32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32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32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"_Toc396517136"</w:instrText>
            </w:r>
            <w:r w:rsidRPr="00E80AEF">
              <w:rPr>
                <w:rStyle w:val="a6"/>
                <w:noProof/>
                <w:sz w:val="20"/>
                <w:rPrChange w:id="32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32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32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오류(eRRoRs) 다루기</w:t>
            </w:r>
            <w:r w:rsidRPr="00E80AEF">
              <w:rPr>
                <w:noProof/>
                <w:webHidden/>
                <w:sz w:val="20"/>
                <w:rPrChange w:id="3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3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3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_Toc396517136 \h </w:instrText>
            </w:r>
          </w:ins>
          <w:r w:rsidRPr="00E80AEF">
            <w:rPr>
              <w:noProof/>
              <w:webHidden/>
              <w:sz w:val="20"/>
              <w:rPrChange w:id="3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3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331" w:author="박윤수" w:date="2014-08-23T00:33:00Z">
            <w:r w:rsidR="00B36576">
              <w:rPr>
                <w:noProof/>
                <w:webHidden/>
                <w:sz w:val="20"/>
              </w:rPr>
              <w:t>14</w:t>
            </w:r>
          </w:ins>
          <w:ins w:id="332" w:author="박윤수" w:date="2014-08-23T00:30:00Z">
            <w:r w:rsidRPr="00E80AEF">
              <w:rPr>
                <w:noProof/>
                <w:webHidden/>
                <w:sz w:val="20"/>
                <w:rPrChange w:id="3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3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3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336" w:author="박윤수" w:date="2014-08-23T00:31:00Z">
                <w:rPr>
                  <w:ins w:id="3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3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339" w:author="박윤수" w:date="2014-08-23T00:30:00Z">
            <w:r w:rsidRPr="00E80AEF">
              <w:rPr>
                <w:rStyle w:val="a6"/>
                <w:noProof/>
                <w:sz w:val="20"/>
                <w:rPrChange w:id="3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3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3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"_Toc396517137"</w:instrText>
            </w:r>
            <w:r w:rsidRPr="00E80AEF">
              <w:rPr>
                <w:rStyle w:val="a6"/>
                <w:noProof/>
                <w:sz w:val="20"/>
                <w:rPrChange w:id="3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3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3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주석(Comments)</w:t>
            </w:r>
            <w:r w:rsidRPr="00E80AEF">
              <w:rPr>
                <w:noProof/>
                <w:webHidden/>
                <w:sz w:val="20"/>
                <w:rPrChange w:id="3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3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3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_Toc396517137 \h </w:instrText>
            </w:r>
          </w:ins>
          <w:r w:rsidRPr="00E80AEF">
            <w:rPr>
              <w:noProof/>
              <w:webHidden/>
              <w:sz w:val="20"/>
              <w:rPrChange w:id="3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3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351" w:author="박윤수" w:date="2014-08-23T00:33:00Z">
            <w:r w:rsidR="00B36576">
              <w:rPr>
                <w:noProof/>
                <w:webHidden/>
                <w:sz w:val="20"/>
              </w:rPr>
              <w:t>15</w:t>
            </w:r>
          </w:ins>
          <w:ins w:id="352" w:author="박윤수" w:date="2014-08-23T00:30:00Z">
            <w:r w:rsidRPr="00E80AEF">
              <w:rPr>
                <w:noProof/>
                <w:webHidden/>
                <w:sz w:val="20"/>
                <w:rPrChange w:id="3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3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35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356" w:author="박윤수" w:date="2014-08-23T00:31:00Z">
                <w:rPr>
                  <w:ins w:id="35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35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359" w:author="박윤수" w:date="2014-08-23T00:30:00Z">
            <w:r w:rsidRPr="00E80AEF">
              <w:rPr>
                <w:rStyle w:val="a6"/>
                <w:noProof/>
                <w:sz w:val="20"/>
                <w:rPrChange w:id="36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36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36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"_Toc396517138"</w:instrText>
            </w:r>
            <w:r w:rsidRPr="00E80AEF">
              <w:rPr>
                <w:rStyle w:val="a6"/>
                <w:noProof/>
                <w:sz w:val="20"/>
                <w:rPrChange w:id="36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36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365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왼쪽으로</w:t>
            </w:r>
            <w:r w:rsidRPr="00E80AEF">
              <w:rPr>
                <w:rStyle w:val="a6"/>
                <w:noProof/>
                <w:sz w:val="20"/>
                <w:lang w:eastAsia="ko-KR"/>
                <w:rPrChange w:id="366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367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돌기</w:t>
            </w:r>
            <w:r w:rsidRPr="00E80AEF">
              <w:rPr>
                <w:noProof/>
                <w:webHidden/>
                <w:sz w:val="20"/>
                <w:rPrChange w:id="3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36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37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_Toc396517138 \h </w:instrText>
            </w:r>
          </w:ins>
          <w:r w:rsidRPr="00E80AEF">
            <w:rPr>
              <w:noProof/>
              <w:webHidden/>
              <w:sz w:val="20"/>
              <w:rPrChange w:id="371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372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373" w:author="박윤수" w:date="2014-08-23T00:33:00Z">
            <w:r w:rsidR="00B36576">
              <w:rPr>
                <w:noProof/>
                <w:webHidden/>
                <w:sz w:val="20"/>
              </w:rPr>
              <w:t>17</w:t>
            </w:r>
          </w:ins>
          <w:ins w:id="374" w:author="박윤수" w:date="2014-08-23T00:30:00Z">
            <w:r w:rsidRPr="00E80AEF">
              <w:rPr>
                <w:noProof/>
                <w:webHidden/>
                <w:sz w:val="20"/>
                <w:rPrChange w:id="37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376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377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378" w:author="박윤수" w:date="2014-08-23T00:31:00Z">
                <w:rPr>
                  <w:ins w:id="379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380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381" w:author="박윤수" w:date="2014-08-23T00:30:00Z">
            <w:r w:rsidRPr="00E80AEF">
              <w:rPr>
                <w:rStyle w:val="a6"/>
                <w:noProof/>
                <w:sz w:val="20"/>
                <w:rPrChange w:id="382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3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384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"_Toc396517139"</w:instrText>
            </w:r>
            <w:r w:rsidRPr="00E80AEF">
              <w:rPr>
                <w:rStyle w:val="a6"/>
                <w:noProof/>
                <w:sz w:val="20"/>
                <w:rPrChange w:id="385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386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387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비퍼</w:t>
            </w:r>
            <w:r w:rsidRPr="00E80AEF">
              <w:rPr>
                <w:rStyle w:val="a6"/>
                <w:noProof/>
                <w:sz w:val="20"/>
                <w:lang w:eastAsia="ko-KR"/>
                <w:rPrChange w:id="388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>(Beepers)</w:t>
            </w:r>
            <w:r w:rsidRPr="00E80AEF">
              <w:rPr>
                <w:noProof/>
                <w:webHidden/>
                <w:sz w:val="20"/>
                <w:rPrChange w:id="38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39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39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_Toc396517139 \h </w:instrText>
            </w:r>
          </w:ins>
          <w:r w:rsidRPr="00E80AEF">
            <w:rPr>
              <w:noProof/>
              <w:webHidden/>
              <w:sz w:val="20"/>
              <w:rPrChange w:id="392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393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394" w:author="박윤수" w:date="2014-08-23T00:33:00Z">
            <w:r w:rsidR="00B36576">
              <w:rPr>
                <w:noProof/>
                <w:webHidden/>
                <w:sz w:val="20"/>
              </w:rPr>
              <w:t>20</w:t>
            </w:r>
          </w:ins>
          <w:ins w:id="395" w:author="박윤수" w:date="2014-08-23T00:30:00Z">
            <w:r w:rsidRPr="00E80AEF">
              <w:rPr>
                <w:noProof/>
                <w:webHidden/>
                <w:sz w:val="20"/>
                <w:rPrChange w:id="39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397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398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399" w:author="박윤수" w:date="2014-08-23T00:31:00Z">
                <w:rPr>
                  <w:ins w:id="400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401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402" w:author="박윤수" w:date="2014-08-23T00:30:00Z">
            <w:r w:rsidRPr="00E80AEF">
              <w:rPr>
                <w:rStyle w:val="a6"/>
                <w:noProof/>
                <w:sz w:val="20"/>
                <w:rPrChange w:id="403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404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405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"_Toc396517140"</w:instrText>
            </w:r>
            <w:r w:rsidRPr="00E80AEF">
              <w:rPr>
                <w:rStyle w:val="a6"/>
                <w:noProof/>
                <w:sz w:val="20"/>
                <w:rPrChange w:id="406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407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08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이놈의</w:t>
            </w:r>
            <w:r w:rsidRPr="00E80AEF">
              <w:rPr>
                <w:rStyle w:val="a6"/>
                <w:noProof/>
                <w:sz w:val="20"/>
                <w:lang w:eastAsia="ko-KR"/>
                <w:rPrChange w:id="409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10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버그</w:t>
            </w:r>
            <w:r w:rsidRPr="00E80AEF">
              <w:rPr>
                <w:rStyle w:val="a6"/>
                <w:noProof/>
                <w:sz w:val="20"/>
                <w:lang w:eastAsia="ko-KR"/>
                <w:rPrChange w:id="411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! </w:t>
            </w:r>
            <w:r w:rsidR="00AF7365">
              <w:rPr>
                <w:rStyle w:val="a6"/>
                <w:noProof/>
                <w:sz w:val="20"/>
                <w:lang w:val="en-US" w:eastAsia="ko-KR"/>
                <w:rPrChange w:id="412">
                  <w:rPr>
                    <w:rStyle w:val="a6"/>
                    <w:noProof/>
                    <w:lang w:val="en-US" w:eastAsia="ko-KR"/>
                  </w:rPr>
                </w:rPrChange>
              </w:rPr>
              <w:drawing>
                <wp:inline distT="0" distB="0" distL="0" distR="0">
                  <wp:extent cx="487631" cy="188002"/>
                  <wp:effectExtent l="0" t="0" r="7669" b="0"/>
                  <wp:docPr id="68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_shake.g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23" cy="18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0AEF">
              <w:rPr>
                <w:noProof/>
                <w:webHidden/>
                <w:sz w:val="20"/>
                <w:rPrChange w:id="4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41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41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_Toc396517140 \h </w:instrText>
            </w:r>
          </w:ins>
          <w:r w:rsidRPr="00E80AEF">
            <w:rPr>
              <w:noProof/>
              <w:webHidden/>
              <w:sz w:val="20"/>
              <w:rPrChange w:id="416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417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418" w:author="박윤수" w:date="2014-08-23T00:33:00Z">
            <w:r w:rsidR="00B36576">
              <w:rPr>
                <w:noProof/>
                <w:webHidden/>
                <w:sz w:val="20"/>
              </w:rPr>
              <w:t>22</w:t>
            </w:r>
          </w:ins>
          <w:ins w:id="419" w:author="박윤수" w:date="2014-08-23T00:30:00Z">
            <w:r w:rsidRPr="00E80AEF">
              <w:rPr>
                <w:noProof/>
                <w:webHidden/>
                <w:sz w:val="20"/>
                <w:rPrChange w:id="42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421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422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423" w:author="박윤수" w:date="2014-08-23T00:31:00Z">
                <w:rPr>
                  <w:ins w:id="424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425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426" w:author="박윤수" w:date="2014-08-23T00:30:00Z">
            <w:r w:rsidRPr="00E80AEF">
              <w:rPr>
                <w:rStyle w:val="a6"/>
                <w:noProof/>
                <w:sz w:val="20"/>
                <w:rPrChange w:id="427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428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429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"_Toc396517141"</w:instrText>
            </w:r>
            <w:r w:rsidRPr="00E80AEF">
              <w:rPr>
                <w:rStyle w:val="a6"/>
                <w:noProof/>
                <w:sz w:val="20"/>
                <w:rPrChange w:id="430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431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32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벽</w:t>
            </w:r>
            <w:r w:rsidRPr="00E80AEF">
              <w:rPr>
                <w:rStyle w:val="a6"/>
                <w:noProof/>
                <w:sz w:val="20"/>
                <w:lang w:eastAsia="ko-KR"/>
                <w:rPrChange w:id="433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34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만들기</w:t>
            </w:r>
            <w:r w:rsidRPr="00E80AEF">
              <w:rPr>
                <w:noProof/>
                <w:webHidden/>
                <w:sz w:val="20"/>
                <w:rPrChange w:id="43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43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43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_Toc396517141 \h </w:instrText>
            </w:r>
          </w:ins>
          <w:r w:rsidRPr="00E80AEF">
            <w:rPr>
              <w:noProof/>
              <w:webHidden/>
              <w:sz w:val="20"/>
              <w:rPrChange w:id="438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439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440" w:author="박윤수" w:date="2014-08-23T00:33:00Z">
            <w:r w:rsidR="00B36576">
              <w:rPr>
                <w:noProof/>
                <w:webHidden/>
                <w:sz w:val="20"/>
              </w:rPr>
              <w:t>25</w:t>
            </w:r>
          </w:ins>
          <w:ins w:id="441" w:author="박윤수" w:date="2014-08-23T00:30:00Z">
            <w:r w:rsidRPr="00E80AEF">
              <w:rPr>
                <w:noProof/>
                <w:webHidden/>
                <w:sz w:val="20"/>
                <w:rPrChange w:id="44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443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444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445" w:author="박윤수" w:date="2014-08-23T00:31:00Z">
                <w:rPr>
                  <w:ins w:id="446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447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448" w:author="박윤수" w:date="2014-08-23T00:30:00Z">
            <w:r w:rsidRPr="00E80AEF">
              <w:rPr>
                <w:rStyle w:val="a6"/>
                <w:noProof/>
                <w:sz w:val="20"/>
                <w:rPrChange w:id="449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450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451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"_Toc396517142"</w:instrText>
            </w:r>
            <w:r w:rsidRPr="00E80AEF">
              <w:rPr>
                <w:rStyle w:val="a6"/>
                <w:noProof/>
                <w:sz w:val="20"/>
                <w:rPrChange w:id="452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453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54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확실히</w:t>
            </w:r>
            <w:r w:rsidRPr="00E80AEF">
              <w:rPr>
                <w:rStyle w:val="a6"/>
                <w:noProof/>
                <w:sz w:val="20"/>
                <w:lang w:eastAsia="ko-KR"/>
                <w:rPrChange w:id="455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56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반복</w:t>
            </w:r>
            <w:r w:rsidRPr="00E80AEF">
              <w:rPr>
                <w:rStyle w:val="a6"/>
                <w:noProof/>
                <w:sz w:val="20"/>
                <w:lang w:eastAsia="ko-KR"/>
                <w:rPrChange w:id="457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58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피하기</w:t>
            </w:r>
            <w:r w:rsidRPr="00E80AEF">
              <w:rPr>
                <w:noProof/>
                <w:webHidden/>
                <w:sz w:val="20"/>
                <w:rPrChange w:id="45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46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46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_Toc396517142 \h </w:instrText>
            </w:r>
          </w:ins>
          <w:r w:rsidRPr="00E80AEF">
            <w:rPr>
              <w:noProof/>
              <w:webHidden/>
              <w:sz w:val="20"/>
              <w:rPrChange w:id="462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463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464" w:author="박윤수" w:date="2014-08-23T00:33:00Z">
            <w:r w:rsidR="00B36576">
              <w:rPr>
                <w:noProof/>
                <w:webHidden/>
                <w:sz w:val="20"/>
              </w:rPr>
              <w:t>29</w:t>
            </w:r>
          </w:ins>
          <w:ins w:id="465" w:author="박윤수" w:date="2014-08-23T00:30:00Z">
            <w:r w:rsidRPr="00E80AEF">
              <w:rPr>
                <w:noProof/>
                <w:webHidden/>
                <w:sz w:val="20"/>
                <w:rPrChange w:id="46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467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468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469" w:author="박윤수" w:date="2014-08-23T00:31:00Z">
                <w:rPr>
                  <w:ins w:id="470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471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472" w:author="박윤수" w:date="2014-08-23T00:30:00Z">
            <w:r w:rsidRPr="00E80AEF">
              <w:rPr>
                <w:rStyle w:val="a6"/>
                <w:noProof/>
                <w:sz w:val="20"/>
                <w:rPrChange w:id="473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474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475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"_Toc396517143"</w:instrText>
            </w:r>
            <w:r w:rsidRPr="00E80AEF">
              <w:rPr>
                <w:rStyle w:val="a6"/>
                <w:noProof/>
                <w:sz w:val="20"/>
                <w:rPrChange w:id="476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477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78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다시</w:t>
            </w:r>
            <w:r w:rsidRPr="00E80AEF">
              <w:rPr>
                <w:rStyle w:val="a6"/>
                <w:noProof/>
                <w:sz w:val="20"/>
                <w:lang w:eastAsia="ko-KR"/>
                <w:rPrChange w:id="479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80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반복</w:t>
            </w:r>
            <w:r w:rsidRPr="00E80AEF">
              <w:rPr>
                <w:rStyle w:val="a6"/>
                <w:noProof/>
                <w:sz w:val="20"/>
                <w:lang w:eastAsia="ko-KR"/>
                <w:rPrChange w:id="481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482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피하기</w:t>
            </w:r>
            <w:r w:rsidRPr="00E80AEF">
              <w:rPr>
                <w:noProof/>
                <w:webHidden/>
                <w:sz w:val="20"/>
                <w:rPrChange w:id="48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48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48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_Toc396517143 \h </w:instrText>
            </w:r>
          </w:ins>
          <w:r w:rsidRPr="00E80AEF">
            <w:rPr>
              <w:noProof/>
              <w:webHidden/>
              <w:sz w:val="20"/>
              <w:rPrChange w:id="486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487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488" w:author="박윤수" w:date="2014-08-23T00:33:00Z">
            <w:r w:rsidR="00B36576">
              <w:rPr>
                <w:noProof/>
                <w:webHidden/>
                <w:sz w:val="20"/>
              </w:rPr>
              <w:t>38</w:t>
            </w:r>
          </w:ins>
          <w:ins w:id="489" w:author="박윤수" w:date="2014-08-23T00:30:00Z">
            <w:r w:rsidRPr="00E80AEF">
              <w:rPr>
                <w:noProof/>
                <w:webHidden/>
                <w:sz w:val="20"/>
                <w:rPrChange w:id="49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491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492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493" w:author="박윤수" w:date="2014-08-23T00:31:00Z">
                <w:rPr>
                  <w:ins w:id="494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495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496" w:author="박윤수" w:date="2014-08-23T00:30:00Z">
            <w:r w:rsidRPr="00E80AEF">
              <w:rPr>
                <w:rStyle w:val="a6"/>
                <w:noProof/>
                <w:sz w:val="20"/>
                <w:rPrChange w:id="497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498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499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"_Toc396517144"</w:instrText>
            </w:r>
            <w:r w:rsidRPr="00E80AEF">
              <w:rPr>
                <w:rStyle w:val="a6"/>
                <w:noProof/>
                <w:sz w:val="20"/>
                <w:rPrChange w:id="500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501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02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리보그</w:t>
            </w:r>
            <w:r w:rsidRPr="00E80AEF">
              <w:rPr>
                <w:rStyle w:val="a6"/>
                <w:noProof/>
                <w:sz w:val="20"/>
                <w:lang w:eastAsia="ko-KR"/>
                <w:rPrChange w:id="503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04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스스로</w:t>
            </w:r>
            <w:r w:rsidRPr="00E80AEF">
              <w:rPr>
                <w:rStyle w:val="a6"/>
                <w:noProof/>
                <w:sz w:val="20"/>
                <w:lang w:eastAsia="ko-KR"/>
                <w:rPrChange w:id="505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06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결정을</w:t>
            </w:r>
            <w:r w:rsidRPr="00E80AEF">
              <w:rPr>
                <w:rStyle w:val="a6"/>
                <w:noProof/>
                <w:sz w:val="20"/>
                <w:lang w:eastAsia="ko-KR"/>
                <w:rPrChange w:id="507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08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할</w:t>
            </w:r>
            <w:r w:rsidRPr="00E80AEF">
              <w:rPr>
                <w:rStyle w:val="a6"/>
                <w:noProof/>
                <w:sz w:val="20"/>
                <w:lang w:eastAsia="ko-KR"/>
                <w:rPrChange w:id="509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10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수</w:t>
            </w:r>
            <w:r w:rsidRPr="00E80AEF">
              <w:rPr>
                <w:rStyle w:val="a6"/>
                <w:noProof/>
                <w:sz w:val="20"/>
                <w:lang w:eastAsia="ko-KR"/>
                <w:rPrChange w:id="511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12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있다면</w:t>
            </w:r>
            <w:r w:rsidRPr="00E80AEF">
              <w:rPr>
                <w:noProof/>
                <w:webHidden/>
                <w:sz w:val="20"/>
                <w:rPrChange w:id="5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51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51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_Toc396517144 \h </w:instrText>
            </w:r>
          </w:ins>
          <w:r w:rsidRPr="00E80AEF">
            <w:rPr>
              <w:noProof/>
              <w:webHidden/>
              <w:sz w:val="20"/>
              <w:rPrChange w:id="516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517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518" w:author="박윤수" w:date="2014-08-23T00:33:00Z">
            <w:r w:rsidR="00B36576">
              <w:rPr>
                <w:noProof/>
                <w:webHidden/>
                <w:sz w:val="20"/>
              </w:rPr>
              <w:t>43</w:t>
            </w:r>
          </w:ins>
          <w:ins w:id="519" w:author="박윤수" w:date="2014-08-23T00:30:00Z">
            <w:r w:rsidRPr="00E80AEF">
              <w:rPr>
                <w:noProof/>
                <w:webHidden/>
                <w:sz w:val="20"/>
                <w:rPrChange w:id="52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521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522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523" w:author="박윤수" w:date="2014-08-23T00:31:00Z">
                <w:rPr>
                  <w:ins w:id="524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525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526" w:author="박윤수" w:date="2014-08-23T00:30:00Z">
            <w:r w:rsidRPr="00E80AEF">
              <w:rPr>
                <w:rStyle w:val="a6"/>
                <w:noProof/>
                <w:sz w:val="20"/>
                <w:rPrChange w:id="527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528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529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"_Toc396517145"</w:instrText>
            </w:r>
            <w:r w:rsidRPr="00E80AEF">
              <w:rPr>
                <w:rStyle w:val="a6"/>
                <w:noProof/>
                <w:sz w:val="20"/>
                <w:rPrChange w:id="530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531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32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제</w:t>
            </w:r>
            <w:r w:rsidRPr="00E80AEF">
              <w:rPr>
                <w:rStyle w:val="a6"/>
                <w:noProof/>
                <w:sz w:val="20"/>
                <w:lang w:eastAsia="ko-KR"/>
                <w:rPrChange w:id="533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34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말을</w:t>
            </w:r>
            <w:r w:rsidRPr="00E80AEF">
              <w:rPr>
                <w:rStyle w:val="a6"/>
                <w:noProof/>
                <w:sz w:val="20"/>
                <w:lang w:eastAsia="ko-KR"/>
                <w:rPrChange w:id="535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36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들으세요</w:t>
            </w:r>
            <w:r w:rsidRPr="00E80AEF">
              <w:rPr>
                <w:rStyle w:val="a6"/>
                <w:noProof/>
                <w:sz w:val="20"/>
                <w:lang w:eastAsia="ko-KR"/>
                <w:rPrChange w:id="537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…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38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그렇지</w:t>
            </w:r>
            <w:r w:rsidRPr="00E80AEF">
              <w:rPr>
                <w:rStyle w:val="a6"/>
                <w:noProof/>
                <w:sz w:val="20"/>
                <w:lang w:eastAsia="ko-KR"/>
                <w:rPrChange w:id="539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40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않다면</w:t>
            </w:r>
            <w:r w:rsidRPr="00E80AEF">
              <w:rPr>
                <w:noProof/>
                <w:webHidden/>
                <w:sz w:val="20"/>
                <w:rPrChange w:id="54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54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54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_Toc396517145 \h </w:instrText>
            </w:r>
          </w:ins>
          <w:r w:rsidRPr="00E80AEF">
            <w:rPr>
              <w:noProof/>
              <w:webHidden/>
              <w:sz w:val="20"/>
              <w:rPrChange w:id="544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545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546" w:author="박윤수" w:date="2014-08-23T00:33:00Z">
            <w:r w:rsidR="00B36576">
              <w:rPr>
                <w:noProof/>
                <w:webHidden/>
                <w:sz w:val="20"/>
              </w:rPr>
              <w:t>46</w:t>
            </w:r>
          </w:ins>
          <w:ins w:id="547" w:author="박윤수" w:date="2014-08-23T00:30:00Z">
            <w:r w:rsidRPr="00E80AEF">
              <w:rPr>
                <w:noProof/>
                <w:webHidden/>
                <w:sz w:val="20"/>
                <w:rPrChange w:id="5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549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550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551" w:author="박윤수" w:date="2014-08-23T00:31:00Z">
                <w:rPr>
                  <w:ins w:id="552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553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554" w:author="박윤수" w:date="2014-08-23T00:30:00Z">
            <w:r w:rsidRPr="00E80AEF">
              <w:rPr>
                <w:rStyle w:val="a6"/>
                <w:noProof/>
                <w:sz w:val="20"/>
                <w:rPrChange w:id="555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556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557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"_Toc396517146"</w:instrText>
            </w:r>
            <w:r w:rsidRPr="00E80AEF">
              <w:rPr>
                <w:rStyle w:val="a6"/>
                <w:noProof/>
                <w:sz w:val="20"/>
                <w:rPrChange w:id="558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559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noProof/>
                <w:sz w:val="20"/>
                <w:lang w:eastAsia="ko-KR"/>
                <w:rPrChange w:id="560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>if, else, if, else, …</w:t>
            </w:r>
            <w:r w:rsidRPr="00E80AEF">
              <w:rPr>
                <w:noProof/>
                <w:webHidden/>
                <w:sz w:val="20"/>
                <w:rPrChange w:id="56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56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56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_Toc396517146 \h </w:instrText>
            </w:r>
          </w:ins>
          <w:r w:rsidRPr="00E80AEF">
            <w:rPr>
              <w:noProof/>
              <w:webHidden/>
              <w:sz w:val="20"/>
              <w:rPrChange w:id="564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565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566" w:author="박윤수" w:date="2014-08-23T00:33:00Z">
            <w:r w:rsidR="00B36576">
              <w:rPr>
                <w:noProof/>
                <w:webHidden/>
                <w:sz w:val="20"/>
              </w:rPr>
              <w:t>52</w:t>
            </w:r>
          </w:ins>
          <w:ins w:id="567" w:author="박윤수" w:date="2014-08-23T00:30:00Z">
            <w:r w:rsidRPr="00E80AEF">
              <w:rPr>
                <w:noProof/>
                <w:webHidden/>
                <w:sz w:val="20"/>
                <w:rPrChange w:id="5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569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570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571" w:author="박윤수" w:date="2014-08-23T00:31:00Z">
                <w:rPr>
                  <w:ins w:id="572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573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574" w:author="박윤수" w:date="2014-08-23T00:30:00Z">
            <w:r w:rsidRPr="00E80AEF">
              <w:rPr>
                <w:rStyle w:val="a6"/>
                <w:noProof/>
                <w:sz w:val="20"/>
                <w:rPrChange w:id="575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576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577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"_Toc396517147"</w:instrText>
            </w:r>
            <w:r w:rsidRPr="00E80AEF">
              <w:rPr>
                <w:rStyle w:val="a6"/>
                <w:noProof/>
                <w:sz w:val="20"/>
                <w:rPrChange w:id="578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579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80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참이</w:t>
            </w:r>
            <w:r w:rsidRPr="00E80AEF">
              <w:rPr>
                <w:rStyle w:val="a6"/>
                <w:noProof/>
                <w:sz w:val="20"/>
                <w:lang w:eastAsia="ko-KR"/>
                <w:rPrChange w:id="581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582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아닙니까</w:t>
            </w:r>
            <w:r w:rsidRPr="00E80AEF">
              <w:rPr>
                <w:rStyle w:val="a6"/>
                <w:noProof/>
                <w:sz w:val="20"/>
                <w:lang w:eastAsia="ko-KR"/>
                <w:rPrChange w:id="583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>?</w:t>
            </w:r>
            <w:r w:rsidRPr="00E80AEF">
              <w:rPr>
                <w:noProof/>
                <w:webHidden/>
                <w:sz w:val="20"/>
                <w:rPrChange w:id="58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58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58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_Toc396517147 \h </w:instrText>
            </w:r>
          </w:ins>
          <w:r w:rsidRPr="00E80AEF">
            <w:rPr>
              <w:noProof/>
              <w:webHidden/>
              <w:sz w:val="20"/>
              <w:rPrChange w:id="587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588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589" w:author="박윤수" w:date="2014-08-23T00:33:00Z">
            <w:r w:rsidR="00B36576">
              <w:rPr>
                <w:noProof/>
                <w:webHidden/>
                <w:sz w:val="20"/>
              </w:rPr>
              <w:t>54</w:t>
            </w:r>
          </w:ins>
          <w:ins w:id="590" w:author="박윤수" w:date="2014-08-23T00:30:00Z">
            <w:r w:rsidRPr="00E80AEF">
              <w:rPr>
                <w:noProof/>
                <w:webHidden/>
                <w:sz w:val="20"/>
                <w:rPrChange w:id="59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592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593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594" w:author="박윤수" w:date="2014-08-23T00:31:00Z">
                <w:rPr>
                  <w:ins w:id="595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596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597" w:author="박윤수" w:date="2014-08-23T00:30:00Z">
            <w:r w:rsidRPr="00E80AEF">
              <w:rPr>
                <w:rStyle w:val="a6"/>
                <w:noProof/>
                <w:sz w:val="20"/>
                <w:rPrChange w:id="598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599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600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"_Toc396517148"</w:instrText>
            </w:r>
            <w:r w:rsidRPr="00E80AEF">
              <w:rPr>
                <w:rStyle w:val="a6"/>
                <w:noProof/>
                <w:sz w:val="20"/>
                <w:rPrChange w:id="6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602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noProof/>
                <w:sz w:val="20"/>
                <w:lang w:eastAsia="ko-KR"/>
                <w:rPrChange w:id="603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>While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604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문</w:t>
            </w:r>
            <w:r w:rsidRPr="00E80AEF">
              <w:rPr>
                <w:noProof/>
                <w:webHidden/>
                <w:sz w:val="20"/>
                <w:rPrChange w:id="60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6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6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_Toc396517148 \h </w:instrText>
            </w:r>
          </w:ins>
          <w:r w:rsidRPr="00E80AEF">
            <w:rPr>
              <w:noProof/>
              <w:webHidden/>
              <w:sz w:val="20"/>
              <w:rPrChange w:id="608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609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610" w:author="박윤수" w:date="2014-08-23T00:33:00Z">
            <w:r w:rsidR="00B36576">
              <w:rPr>
                <w:noProof/>
                <w:webHidden/>
                <w:sz w:val="20"/>
              </w:rPr>
              <w:t>57</w:t>
            </w:r>
          </w:ins>
          <w:ins w:id="611" w:author="박윤수" w:date="2014-08-23T00:30:00Z">
            <w:r w:rsidRPr="00E80AEF">
              <w:rPr>
                <w:noProof/>
                <w:webHidden/>
                <w:sz w:val="20"/>
                <w:rPrChange w:id="61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613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614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615" w:author="박윤수" w:date="2014-08-23T00:31:00Z">
                <w:rPr>
                  <w:ins w:id="616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617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618" w:author="박윤수" w:date="2014-08-23T00:30:00Z">
            <w:r w:rsidRPr="00E80AEF">
              <w:rPr>
                <w:rStyle w:val="a6"/>
                <w:noProof/>
                <w:sz w:val="20"/>
                <w:rPrChange w:id="619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620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621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"_Toc396517149"</w:instrText>
            </w:r>
            <w:r w:rsidRPr="00E80AEF">
              <w:rPr>
                <w:rStyle w:val="a6"/>
                <w:noProof/>
                <w:sz w:val="20"/>
                <w:rPrChange w:id="622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623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624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놀라운</w:t>
            </w:r>
            <w:r w:rsidRPr="00E80AEF">
              <w:rPr>
                <w:rStyle w:val="a6"/>
                <w:noProof/>
                <w:sz w:val="20"/>
                <w:lang w:eastAsia="ko-KR"/>
                <w:rPrChange w:id="625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Part 1</w:t>
            </w:r>
            <w:r w:rsidRPr="00E80AEF">
              <w:rPr>
                <w:noProof/>
                <w:webHidden/>
                <w:sz w:val="20"/>
                <w:rPrChange w:id="6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6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6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_Toc396517149 \h </w:instrText>
            </w:r>
          </w:ins>
          <w:r w:rsidRPr="00E80AEF">
            <w:rPr>
              <w:noProof/>
              <w:webHidden/>
              <w:sz w:val="20"/>
              <w:rPrChange w:id="6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6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631" w:author="박윤수" w:date="2014-08-23T00:33:00Z">
            <w:r w:rsidR="00B36576">
              <w:rPr>
                <w:noProof/>
                <w:webHidden/>
                <w:sz w:val="20"/>
              </w:rPr>
              <w:t>60</w:t>
            </w:r>
          </w:ins>
          <w:ins w:id="632" w:author="박윤수" w:date="2014-08-23T00:30:00Z">
            <w:r w:rsidRPr="00E80AEF">
              <w:rPr>
                <w:noProof/>
                <w:webHidden/>
                <w:sz w:val="20"/>
                <w:rPrChange w:id="6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6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6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636" w:author="박윤수" w:date="2014-08-23T00:31:00Z">
                <w:rPr>
                  <w:ins w:id="6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6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639" w:author="박윤수" w:date="2014-08-23T00:30:00Z">
            <w:r w:rsidRPr="00E80AEF">
              <w:rPr>
                <w:rStyle w:val="a6"/>
                <w:noProof/>
                <w:sz w:val="20"/>
                <w:rPrChange w:id="6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6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6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"_Toc396517150"</w:instrText>
            </w:r>
            <w:r w:rsidRPr="00E80AEF">
              <w:rPr>
                <w:rStyle w:val="a6"/>
                <w:noProof/>
                <w:sz w:val="20"/>
                <w:rPrChange w:id="6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6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645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놀라운</w:t>
            </w:r>
            <w:r w:rsidRPr="00E80AEF">
              <w:rPr>
                <w:rStyle w:val="a6"/>
                <w:noProof/>
                <w:sz w:val="20"/>
                <w:lang w:eastAsia="ko-KR"/>
                <w:rPrChange w:id="646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Part 2</w:t>
            </w:r>
            <w:r w:rsidRPr="00E80AEF">
              <w:rPr>
                <w:noProof/>
                <w:webHidden/>
                <w:sz w:val="20"/>
                <w:rPrChange w:id="6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6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64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_Toc396517150 \h </w:instrText>
            </w:r>
          </w:ins>
          <w:r w:rsidRPr="00E80AEF">
            <w:rPr>
              <w:noProof/>
              <w:webHidden/>
              <w:sz w:val="20"/>
              <w:rPrChange w:id="650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651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652" w:author="박윤수" w:date="2014-08-23T00:33:00Z">
            <w:r w:rsidR="00B36576">
              <w:rPr>
                <w:noProof/>
                <w:webHidden/>
                <w:sz w:val="20"/>
              </w:rPr>
              <w:t>62</w:t>
            </w:r>
          </w:ins>
          <w:ins w:id="653" w:author="박윤수" w:date="2014-08-23T00:30:00Z">
            <w:r w:rsidRPr="00E80AEF">
              <w:rPr>
                <w:noProof/>
                <w:webHidden/>
                <w:sz w:val="20"/>
                <w:rPrChange w:id="65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655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656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657" w:author="박윤수" w:date="2014-08-23T00:31:00Z">
                <w:rPr>
                  <w:ins w:id="658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659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660" w:author="박윤수" w:date="2014-08-23T00:30:00Z">
            <w:r w:rsidRPr="00E80AEF">
              <w:rPr>
                <w:rStyle w:val="a6"/>
                <w:noProof/>
                <w:sz w:val="20"/>
                <w:rPrChange w:id="661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662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663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"_Toc396517151"</w:instrText>
            </w:r>
            <w:r w:rsidRPr="00E80AEF">
              <w:rPr>
                <w:rStyle w:val="a6"/>
                <w:noProof/>
                <w:sz w:val="20"/>
                <w:rPrChange w:id="664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665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666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놀라운</w:t>
            </w:r>
            <w:r w:rsidRPr="00E80AEF">
              <w:rPr>
                <w:rStyle w:val="a6"/>
                <w:noProof/>
                <w:sz w:val="20"/>
                <w:lang w:eastAsia="ko-KR"/>
                <w:rPrChange w:id="667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Part 3</w:t>
            </w:r>
            <w:r w:rsidRPr="00E80AEF">
              <w:rPr>
                <w:noProof/>
                <w:webHidden/>
                <w:sz w:val="20"/>
                <w:rPrChange w:id="6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66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67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_Toc396517151 \h </w:instrText>
            </w:r>
          </w:ins>
          <w:r w:rsidRPr="00E80AEF">
            <w:rPr>
              <w:noProof/>
              <w:webHidden/>
              <w:sz w:val="20"/>
              <w:rPrChange w:id="671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672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673" w:author="박윤수" w:date="2014-08-23T00:33:00Z">
            <w:r w:rsidR="00B36576">
              <w:rPr>
                <w:noProof/>
                <w:webHidden/>
                <w:sz w:val="20"/>
              </w:rPr>
              <w:t>64</w:t>
            </w:r>
          </w:ins>
          <w:ins w:id="674" w:author="박윤수" w:date="2014-08-23T00:30:00Z">
            <w:r w:rsidRPr="00E80AEF">
              <w:rPr>
                <w:noProof/>
                <w:webHidden/>
                <w:sz w:val="20"/>
                <w:rPrChange w:id="675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676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677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678" w:author="박윤수" w:date="2014-08-23T00:31:00Z">
                <w:rPr>
                  <w:ins w:id="679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680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681" w:author="박윤수" w:date="2014-08-23T00:30:00Z">
            <w:r w:rsidRPr="00E80AEF">
              <w:rPr>
                <w:rStyle w:val="a6"/>
                <w:noProof/>
                <w:sz w:val="20"/>
                <w:rPrChange w:id="682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6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684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"_Toc396517152"</w:instrText>
            </w:r>
            <w:r w:rsidRPr="00E80AEF">
              <w:rPr>
                <w:rStyle w:val="a6"/>
                <w:noProof/>
                <w:sz w:val="20"/>
                <w:rPrChange w:id="685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686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687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놀라운</w:t>
            </w:r>
            <w:r w:rsidRPr="00E80AEF">
              <w:rPr>
                <w:rStyle w:val="a6"/>
                <w:noProof/>
                <w:sz w:val="20"/>
                <w:lang w:eastAsia="ko-KR"/>
                <w:rPrChange w:id="688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Part 4</w:t>
            </w:r>
            <w:r w:rsidRPr="00E80AEF">
              <w:rPr>
                <w:noProof/>
                <w:webHidden/>
                <w:sz w:val="20"/>
                <w:rPrChange w:id="68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69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69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_Toc396517152 \h </w:instrText>
            </w:r>
          </w:ins>
          <w:r w:rsidRPr="00E80AEF">
            <w:rPr>
              <w:noProof/>
              <w:webHidden/>
              <w:sz w:val="20"/>
              <w:rPrChange w:id="692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693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694" w:author="박윤수" w:date="2014-08-23T00:33:00Z">
            <w:r w:rsidR="00B36576">
              <w:rPr>
                <w:noProof/>
                <w:webHidden/>
                <w:sz w:val="20"/>
              </w:rPr>
              <w:t>65</w:t>
            </w:r>
          </w:ins>
          <w:ins w:id="695" w:author="박윤수" w:date="2014-08-23T00:30:00Z">
            <w:r w:rsidRPr="00E80AEF">
              <w:rPr>
                <w:noProof/>
                <w:webHidden/>
                <w:sz w:val="20"/>
                <w:rPrChange w:id="69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697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698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699" w:author="박윤수" w:date="2014-08-23T00:31:00Z">
                <w:rPr>
                  <w:ins w:id="700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701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702" w:author="박윤수" w:date="2014-08-23T00:30:00Z">
            <w:r w:rsidRPr="00E80AEF">
              <w:rPr>
                <w:rStyle w:val="a6"/>
                <w:noProof/>
                <w:sz w:val="20"/>
                <w:rPrChange w:id="703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704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705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"_Toc396517153"</w:instrText>
            </w:r>
            <w:r w:rsidRPr="00E80AEF">
              <w:rPr>
                <w:rStyle w:val="a6"/>
                <w:noProof/>
                <w:sz w:val="20"/>
                <w:rPrChange w:id="706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707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08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놀라운</w:t>
            </w:r>
            <w:r w:rsidRPr="00E80AEF">
              <w:rPr>
                <w:rStyle w:val="a6"/>
                <w:noProof/>
                <w:sz w:val="20"/>
                <w:lang w:eastAsia="ko-KR"/>
                <w:rPrChange w:id="709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Part 5</w:t>
            </w:r>
            <w:r w:rsidRPr="00E80AEF">
              <w:rPr>
                <w:noProof/>
                <w:webHidden/>
                <w:sz w:val="20"/>
                <w:rPrChange w:id="710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711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71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_Toc396517153 \h </w:instrText>
            </w:r>
          </w:ins>
          <w:r w:rsidRPr="00E80AEF">
            <w:rPr>
              <w:noProof/>
              <w:webHidden/>
              <w:sz w:val="20"/>
              <w:rPrChange w:id="713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714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715" w:author="박윤수" w:date="2014-08-23T00:33:00Z">
            <w:r w:rsidR="00B36576">
              <w:rPr>
                <w:noProof/>
                <w:webHidden/>
                <w:sz w:val="20"/>
              </w:rPr>
              <w:t>66</w:t>
            </w:r>
          </w:ins>
          <w:ins w:id="716" w:author="박윤수" w:date="2014-08-23T00:30:00Z">
            <w:r w:rsidRPr="00E80AEF">
              <w:rPr>
                <w:noProof/>
                <w:webHidden/>
                <w:sz w:val="20"/>
                <w:rPrChange w:id="71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718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719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720" w:author="박윤수" w:date="2014-08-23T00:31:00Z">
                <w:rPr>
                  <w:ins w:id="721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722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723" w:author="박윤수" w:date="2014-08-23T00:30:00Z">
            <w:r w:rsidRPr="00E80AEF">
              <w:rPr>
                <w:rStyle w:val="a6"/>
                <w:noProof/>
                <w:sz w:val="20"/>
                <w:rPrChange w:id="724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725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726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"_Toc396517154"</w:instrText>
            </w:r>
            <w:r w:rsidRPr="00E80AEF">
              <w:rPr>
                <w:rStyle w:val="a6"/>
                <w:noProof/>
                <w:sz w:val="20"/>
                <w:rPrChange w:id="727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728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29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비가</w:t>
            </w:r>
            <w:r w:rsidRPr="00E80AEF">
              <w:rPr>
                <w:rStyle w:val="a6"/>
                <w:noProof/>
                <w:sz w:val="20"/>
                <w:lang w:eastAsia="ko-KR"/>
                <w:rPrChange w:id="730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31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와요</w:t>
            </w:r>
            <w:r w:rsidRPr="00E80AEF">
              <w:rPr>
                <w:noProof/>
                <w:webHidden/>
                <w:sz w:val="20"/>
                <w:rPrChange w:id="73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7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73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_Toc396517154 \h </w:instrText>
            </w:r>
          </w:ins>
          <w:r w:rsidRPr="00E80AEF">
            <w:rPr>
              <w:noProof/>
              <w:webHidden/>
              <w:sz w:val="20"/>
              <w:rPrChange w:id="735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736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737" w:author="박윤수" w:date="2014-08-23T00:33:00Z">
            <w:r w:rsidR="00B36576">
              <w:rPr>
                <w:noProof/>
                <w:webHidden/>
                <w:sz w:val="20"/>
              </w:rPr>
              <w:t>70</w:t>
            </w:r>
          </w:ins>
          <w:ins w:id="738" w:author="박윤수" w:date="2014-08-23T00:30:00Z">
            <w:r w:rsidRPr="00E80AEF">
              <w:rPr>
                <w:noProof/>
                <w:webHidden/>
                <w:sz w:val="20"/>
                <w:rPrChange w:id="73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740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741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742" w:author="박윤수" w:date="2014-08-23T00:31:00Z">
                <w:rPr>
                  <w:ins w:id="743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744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745" w:author="박윤수" w:date="2014-08-23T00:30:00Z">
            <w:r w:rsidRPr="00E80AEF">
              <w:rPr>
                <w:rStyle w:val="a6"/>
                <w:noProof/>
                <w:sz w:val="20"/>
                <w:rPrChange w:id="746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747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748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"_Toc396517155"</w:instrText>
            </w:r>
            <w:r w:rsidRPr="00E80AEF">
              <w:rPr>
                <w:rStyle w:val="a6"/>
                <w:noProof/>
                <w:sz w:val="20"/>
                <w:rPrChange w:id="749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750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51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폭풍이</w:t>
            </w:r>
            <w:r w:rsidRPr="00E80AEF">
              <w:rPr>
                <w:rStyle w:val="a6"/>
                <w:noProof/>
                <w:sz w:val="20"/>
                <w:lang w:eastAsia="ko-KR"/>
                <w:rPrChange w:id="752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53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지나간</w:t>
            </w:r>
            <w:r w:rsidRPr="00E80AEF">
              <w:rPr>
                <w:rStyle w:val="a6"/>
                <w:noProof/>
                <w:sz w:val="20"/>
                <w:lang w:eastAsia="ko-KR"/>
                <w:rPrChange w:id="754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55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후에</w:t>
            </w:r>
            <w:r w:rsidRPr="00E80AEF">
              <w:rPr>
                <w:noProof/>
                <w:webHidden/>
                <w:sz w:val="20"/>
                <w:rPrChange w:id="75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75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75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_Toc396517155 \h </w:instrText>
            </w:r>
          </w:ins>
          <w:r w:rsidRPr="00E80AEF">
            <w:rPr>
              <w:noProof/>
              <w:webHidden/>
              <w:sz w:val="20"/>
              <w:rPrChange w:id="75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76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761" w:author="박윤수" w:date="2014-08-23T00:33:00Z">
            <w:r w:rsidR="00B36576">
              <w:rPr>
                <w:noProof/>
                <w:webHidden/>
                <w:sz w:val="20"/>
              </w:rPr>
              <w:t>73</w:t>
            </w:r>
          </w:ins>
          <w:ins w:id="762" w:author="박윤수" w:date="2014-08-23T00:30:00Z">
            <w:r w:rsidRPr="00E80AEF">
              <w:rPr>
                <w:noProof/>
                <w:webHidden/>
                <w:sz w:val="20"/>
                <w:rPrChange w:id="76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76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76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766" w:author="박윤수" w:date="2014-08-23T00:31:00Z">
                <w:rPr>
                  <w:ins w:id="76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76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769" w:author="박윤수" w:date="2014-08-23T00:30:00Z">
            <w:r w:rsidRPr="00E80AEF">
              <w:rPr>
                <w:rStyle w:val="a6"/>
                <w:noProof/>
                <w:sz w:val="20"/>
                <w:rPrChange w:id="77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77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77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"_Toc396517156"</w:instrText>
            </w:r>
            <w:r w:rsidRPr="00E80AEF">
              <w:rPr>
                <w:rStyle w:val="a6"/>
                <w:noProof/>
                <w:sz w:val="20"/>
                <w:rPrChange w:id="77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77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75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정렬하기</w:t>
            </w:r>
            <w:r w:rsidRPr="00E80AEF">
              <w:rPr>
                <w:noProof/>
                <w:webHidden/>
                <w:sz w:val="20"/>
                <w:rPrChange w:id="77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77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77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_Toc396517156 \h </w:instrText>
            </w:r>
          </w:ins>
          <w:r w:rsidRPr="00E80AEF">
            <w:rPr>
              <w:noProof/>
              <w:webHidden/>
              <w:sz w:val="20"/>
              <w:rPrChange w:id="77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78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781" w:author="박윤수" w:date="2014-08-23T00:33:00Z">
            <w:r w:rsidR="00B36576">
              <w:rPr>
                <w:noProof/>
                <w:webHidden/>
                <w:sz w:val="20"/>
              </w:rPr>
              <w:t>75</w:t>
            </w:r>
          </w:ins>
          <w:ins w:id="782" w:author="박윤수" w:date="2014-08-23T00:30:00Z">
            <w:r w:rsidRPr="00E80AEF">
              <w:rPr>
                <w:noProof/>
                <w:webHidden/>
                <w:sz w:val="20"/>
                <w:rPrChange w:id="78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78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78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786" w:author="박윤수" w:date="2014-08-23T00:31:00Z">
                <w:rPr>
                  <w:ins w:id="78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78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789" w:author="박윤수" w:date="2014-08-23T00:30:00Z">
            <w:r w:rsidRPr="00E80AEF">
              <w:rPr>
                <w:rStyle w:val="a6"/>
                <w:noProof/>
                <w:sz w:val="20"/>
                <w:rPrChange w:id="79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79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79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"_Toc396517157"</w:instrText>
            </w:r>
            <w:r w:rsidRPr="00E80AEF">
              <w:rPr>
                <w:rStyle w:val="a6"/>
                <w:noProof/>
                <w:sz w:val="20"/>
                <w:rPrChange w:id="79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79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95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반복</w:t>
            </w:r>
            <w:r w:rsidRPr="00E80AEF">
              <w:rPr>
                <w:rStyle w:val="a6"/>
                <w:noProof/>
                <w:sz w:val="20"/>
                <w:lang w:eastAsia="ko-KR"/>
                <w:rPrChange w:id="796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97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피하기</w:t>
            </w:r>
            <w:r w:rsidRPr="00E80AEF">
              <w:rPr>
                <w:rStyle w:val="a6"/>
                <w:noProof/>
                <w:sz w:val="20"/>
                <w:lang w:eastAsia="ko-KR"/>
                <w:rPrChange w:id="798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–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799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가져오는</w:t>
            </w:r>
            <w:r w:rsidRPr="00E80AEF">
              <w:rPr>
                <w:rStyle w:val="a6"/>
                <w:noProof/>
                <w:sz w:val="20"/>
                <w:lang w:eastAsia="ko-KR"/>
                <w:rPrChange w:id="800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801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것</w:t>
            </w:r>
            <w:r w:rsidRPr="00E80AEF">
              <w:rPr>
                <w:noProof/>
                <w:webHidden/>
                <w:sz w:val="20"/>
                <w:rPrChange w:id="802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80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804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_Toc396517157 \h </w:instrText>
            </w:r>
          </w:ins>
          <w:r w:rsidRPr="00E80AEF">
            <w:rPr>
              <w:noProof/>
              <w:webHidden/>
              <w:sz w:val="20"/>
              <w:rPrChange w:id="805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806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807" w:author="박윤수" w:date="2014-08-23T00:33:00Z">
            <w:r w:rsidR="00B36576">
              <w:rPr>
                <w:noProof/>
                <w:webHidden/>
                <w:sz w:val="20"/>
              </w:rPr>
              <w:t>78</w:t>
            </w:r>
          </w:ins>
          <w:ins w:id="808" w:author="박윤수" w:date="2014-08-23T00:30:00Z">
            <w:r w:rsidRPr="00E80AEF">
              <w:rPr>
                <w:noProof/>
                <w:webHidden/>
                <w:sz w:val="20"/>
                <w:rPrChange w:id="809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810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811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812" w:author="박윤수" w:date="2014-08-23T00:31:00Z">
                <w:rPr>
                  <w:ins w:id="813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814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815" w:author="박윤수" w:date="2014-08-23T00:30:00Z">
            <w:r w:rsidRPr="00E80AEF">
              <w:rPr>
                <w:rStyle w:val="a6"/>
                <w:noProof/>
                <w:sz w:val="20"/>
                <w:rPrChange w:id="816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817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818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"_Toc396517158"</w:instrText>
            </w:r>
            <w:r w:rsidRPr="00E80AEF">
              <w:rPr>
                <w:rStyle w:val="a6"/>
                <w:noProof/>
                <w:sz w:val="20"/>
                <w:rPrChange w:id="819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820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821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리보그에게</w:t>
            </w:r>
            <w:r w:rsidRPr="00E80AEF">
              <w:rPr>
                <w:rStyle w:val="a6"/>
                <w:noProof/>
                <w:sz w:val="20"/>
                <w:lang w:eastAsia="ko-KR"/>
                <w:rPrChange w:id="822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823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덧셈</w:t>
            </w:r>
            <w:r w:rsidRPr="00E80AEF">
              <w:rPr>
                <w:rStyle w:val="a6"/>
                <w:noProof/>
                <w:sz w:val="20"/>
                <w:lang w:eastAsia="ko-KR"/>
                <w:rPrChange w:id="824" w:author="박윤수" w:date="2014-08-23T00:31:00Z">
                  <w:rPr>
                    <w:rStyle w:val="a6"/>
                    <w:noProof/>
                    <w:lang w:eastAsia="ko-KR"/>
                  </w:rPr>
                </w:rPrChange>
              </w:rPr>
              <w:t xml:space="preserve"> </w:t>
            </w:r>
            <w:r w:rsidRPr="00E80AEF">
              <w:rPr>
                <w:rStyle w:val="a6"/>
                <w:rFonts w:hint="eastAsia"/>
                <w:noProof/>
                <w:sz w:val="20"/>
                <w:lang w:eastAsia="ko-KR"/>
                <w:rPrChange w:id="825" w:author="박윤수" w:date="2014-08-23T00:31:00Z">
                  <w:rPr>
                    <w:rStyle w:val="a6"/>
                    <w:rFonts w:hint="eastAsia"/>
                    <w:noProof/>
                    <w:lang w:eastAsia="ko-KR"/>
                  </w:rPr>
                </w:rPrChange>
              </w:rPr>
              <w:t>가르치기</w:t>
            </w:r>
            <w:r w:rsidRPr="00E80AEF">
              <w:rPr>
                <w:noProof/>
                <w:webHidden/>
                <w:sz w:val="20"/>
                <w:rPrChange w:id="8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8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8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_Toc396517158 \h </w:instrText>
            </w:r>
          </w:ins>
          <w:r w:rsidRPr="00E80AEF">
            <w:rPr>
              <w:noProof/>
              <w:webHidden/>
              <w:sz w:val="20"/>
              <w:rPrChange w:id="8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8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831" w:author="박윤수" w:date="2014-08-23T00:33:00Z">
            <w:r w:rsidR="00B36576">
              <w:rPr>
                <w:noProof/>
                <w:webHidden/>
                <w:sz w:val="20"/>
              </w:rPr>
              <w:t>83</w:t>
            </w:r>
          </w:ins>
          <w:ins w:id="832" w:author="박윤수" w:date="2014-08-23T00:30:00Z">
            <w:r w:rsidRPr="00E80AEF">
              <w:rPr>
                <w:noProof/>
                <w:webHidden/>
                <w:sz w:val="20"/>
                <w:rPrChange w:id="8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8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8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836" w:author="박윤수" w:date="2014-08-23T00:31:00Z">
                <w:rPr>
                  <w:ins w:id="8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8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839" w:author="박윤수" w:date="2014-08-23T00:30:00Z">
            <w:r w:rsidRPr="00E80AEF">
              <w:rPr>
                <w:rStyle w:val="a6"/>
                <w:noProof/>
                <w:sz w:val="20"/>
                <w:rPrChange w:id="8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8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8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"_Toc396517159"</w:instrText>
            </w:r>
            <w:r w:rsidRPr="00E80AEF">
              <w:rPr>
                <w:rStyle w:val="a6"/>
                <w:noProof/>
                <w:sz w:val="20"/>
                <w:rPrChange w:id="8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8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8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파이썬은 이미 더하기를 알고 있어요</w:t>
            </w:r>
            <w:r w:rsidRPr="00E80AEF">
              <w:rPr>
                <w:noProof/>
                <w:webHidden/>
                <w:sz w:val="20"/>
                <w:rPrChange w:id="8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8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8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_Toc396517159 \h </w:instrText>
            </w:r>
          </w:ins>
          <w:r w:rsidRPr="00E80AEF">
            <w:rPr>
              <w:noProof/>
              <w:webHidden/>
              <w:sz w:val="20"/>
              <w:rPrChange w:id="8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8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851" w:author="박윤수" w:date="2014-08-23T00:33:00Z">
            <w:r w:rsidR="00B36576">
              <w:rPr>
                <w:noProof/>
                <w:webHidden/>
                <w:sz w:val="20"/>
              </w:rPr>
              <w:t>89</w:t>
            </w:r>
          </w:ins>
          <w:ins w:id="852" w:author="박윤수" w:date="2014-08-23T00:30:00Z">
            <w:r w:rsidRPr="00E80AEF">
              <w:rPr>
                <w:noProof/>
                <w:webHidden/>
                <w:sz w:val="20"/>
                <w:rPrChange w:id="8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8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85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856" w:author="박윤수" w:date="2014-08-23T00:31:00Z">
                <w:rPr>
                  <w:ins w:id="85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85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859" w:author="박윤수" w:date="2014-08-23T00:30:00Z">
            <w:r w:rsidRPr="00E80AEF">
              <w:rPr>
                <w:rStyle w:val="a6"/>
                <w:noProof/>
                <w:sz w:val="20"/>
                <w:rPrChange w:id="86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86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86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"_Toc396517160"</w:instrText>
            </w:r>
            <w:r w:rsidRPr="00E80AEF">
              <w:rPr>
                <w:rStyle w:val="a6"/>
                <w:noProof/>
                <w:sz w:val="20"/>
                <w:rPrChange w:id="86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86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86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제III 부</w:t>
            </w:r>
            <w:r w:rsidRPr="00E80AEF">
              <w:rPr>
                <w:noProof/>
                <w:webHidden/>
                <w:sz w:val="20"/>
                <w:rPrChange w:id="86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86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8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_Toc396517160 \h </w:instrText>
            </w:r>
          </w:ins>
          <w:r w:rsidRPr="00E80AEF">
            <w:rPr>
              <w:noProof/>
              <w:webHidden/>
              <w:sz w:val="20"/>
              <w:rPrChange w:id="86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87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871" w:author="박윤수" w:date="2014-08-23T00:33:00Z">
            <w:r w:rsidR="00B36576">
              <w:rPr>
                <w:noProof/>
                <w:webHidden/>
                <w:sz w:val="20"/>
              </w:rPr>
              <w:t>94</w:t>
            </w:r>
          </w:ins>
          <w:ins w:id="872" w:author="박윤수" w:date="2014-08-23T00:30:00Z">
            <w:r w:rsidRPr="00E80AEF">
              <w:rPr>
                <w:noProof/>
                <w:webHidden/>
                <w:sz w:val="20"/>
                <w:rPrChange w:id="87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87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87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876" w:author="박윤수" w:date="2014-08-23T00:31:00Z">
                <w:rPr>
                  <w:ins w:id="87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87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879" w:author="박윤수" w:date="2014-08-23T00:30:00Z">
            <w:r w:rsidRPr="00E80AEF">
              <w:rPr>
                <w:rStyle w:val="a6"/>
                <w:noProof/>
                <w:sz w:val="20"/>
                <w:rPrChange w:id="88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88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88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"_Toc396517161"</w:instrText>
            </w:r>
            <w:r w:rsidRPr="00E80AEF">
              <w:rPr>
                <w:rStyle w:val="a6"/>
                <w:noProof/>
                <w:sz w:val="20"/>
                <w:rPrChange w:id="8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88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88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연습문제</w:t>
            </w:r>
            <w:r w:rsidRPr="00E80AEF">
              <w:rPr>
                <w:noProof/>
                <w:webHidden/>
                <w:sz w:val="20"/>
                <w:rPrChange w:id="88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88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88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_Toc396517161 \h </w:instrText>
            </w:r>
          </w:ins>
          <w:r w:rsidRPr="00E80AEF">
            <w:rPr>
              <w:noProof/>
              <w:webHidden/>
              <w:sz w:val="20"/>
              <w:rPrChange w:id="88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89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891" w:author="박윤수" w:date="2014-08-23T00:33:00Z">
            <w:r w:rsidR="00B36576">
              <w:rPr>
                <w:noProof/>
                <w:webHidden/>
                <w:sz w:val="20"/>
              </w:rPr>
              <w:t>94</w:t>
            </w:r>
          </w:ins>
          <w:ins w:id="892" w:author="박윤수" w:date="2014-08-23T00:30:00Z">
            <w:r w:rsidRPr="00E80AEF">
              <w:rPr>
                <w:noProof/>
                <w:webHidden/>
                <w:sz w:val="20"/>
                <w:rPrChange w:id="89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89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89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896" w:author="박윤수" w:date="2014-08-23T00:31:00Z">
                <w:rPr>
                  <w:ins w:id="89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89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899" w:author="박윤수" w:date="2014-08-23T00:30:00Z">
            <w:r w:rsidRPr="00E80AEF">
              <w:rPr>
                <w:rStyle w:val="a6"/>
                <w:noProof/>
                <w:sz w:val="20"/>
                <w:rPrChange w:id="90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9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90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"_Toc396517162"</w:instrText>
            </w:r>
            <w:r w:rsidRPr="00E80AEF">
              <w:rPr>
                <w:rStyle w:val="a6"/>
                <w:noProof/>
                <w:sz w:val="20"/>
                <w:rPrChange w:id="90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90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90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1</w:t>
            </w:r>
            <w:r w:rsidRPr="00E80AEF">
              <w:rPr>
                <w:noProof/>
                <w:webHidden/>
                <w:sz w:val="20"/>
                <w:rPrChange w:id="9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9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90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_Toc396517162 \h </w:instrText>
            </w:r>
          </w:ins>
          <w:r w:rsidRPr="00E80AEF">
            <w:rPr>
              <w:noProof/>
              <w:webHidden/>
              <w:sz w:val="20"/>
              <w:rPrChange w:id="90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91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911" w:author="박윤수" w:date="2014-08-23T00:33:00Z">
            <w:r w:rsidR="00B36576">
              <w:rPr>
                <w:noProof/>
                <w:webHidden/>
                <w:sz w:val="20"/>
              </w:rPr>
              <w:t>95</w:t>
            </w:r>
          </w:ins>
          <w:ins w:id="912" w:author="박윤수" w:date="2014-08-23T00:30:00Z">
            <w:r w:rsidRPr="00E80AEF">
              <w:rPr>
                <w:noProof/>
                <w:webHidden/>
                <w:sz w:val="20"/>
                <w:rPrChange w:id="9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91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91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916" w:author="박윤수" w:date="2014-08-23T00:31:00Z">
                <w:rPr>
                  <w:ins w:id="91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91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919" w:author="박윤수" w:date="2014-08-23T00:30:00Z">
            <w:r w:rsidRPr="00E80AEF">
              <w:rPr>
                <w:rStyle w:val="a6"/>
                <w:noProof/>
                <w:sz w:val="20"/>
                <w:rPrChange w:id="92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92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92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"_Toc396517163"</w:instrText>
            </w:r>
            <w:r w:rsidRPr="00E80AEF">
              <w:rPr>
                <w:rStyle w:val="a6"/>
                <w:noProof/>
                <w:sz w:val="20"/>
                <w:rPrChange w:id="92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92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92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2</w:t>
            </w:r>
            <w:r w:rsidRPr="00E80AEF">
              <w:rPr>
                <w:noProof/>
                <w:webHidden/>
                <w:sz w:val="20"/>
                <w:rPrChange w:id="9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9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9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_Toc396517163 \h </w:instrText>
            </w:r>
          </w:ins>
          <w:r w:rsidRPr="00E80AEF">
            <w:rPr>
              <w:noProof/>
              <w:webHidden/>
              <w:sz w:val="20"/>
              <w:rPrChange w:id="9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9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931" w:author="박윤수" w:date="2014-08-23T00:33:00Z">
            <w:r w:rsidR="00B36576">
              <w:rPr>
                <w:noProof/>
                <w:webHidden/>
                <w:sz w:val="20"/>
              </w:rPr>
              <w:t>96</w:t>
            </w:r>
          </w:ins>
          <w:ins w:id="932" w:author="박윤수" w:date="2014-08-23T00:30:00Z">
            <w:r w:rsidRPr="00E80AEF">
              <w:rPr>
                <w:noProof/>
                <w:webHidden/>
                <w:sz w:val="20"/>
                <w:rPrChange w:id="9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9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9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936" w:author="박윤수" w:date="2014-08-23T00:31:00Z">
                <w:rPr>
                  <w:ins w:id="9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9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939" w:author="박윤수" w:date="2014-08-23T00:30:00Z">
            <w:r w:rsidRPr="00E80AEF">
              <w:rPr>
                <w:rStyle w:val="a6"/>
                <w:noProof/>
                <w:sz w:val="20"/>
                <w:rPrChange w:id="9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9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9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"_Toc396517164"</w:instrText>
            </w:r>
            <w:r w:rsidRPr="00E80AEF">
              <w:rPr>
                <w:rStyle w:val="a6"/>
                <w:noProof/>
                <w:sz w:val="20"/>
                <w:rPrChange w:id="9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9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9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3</w:t>
            </w:r>
            <w:r w:rsidRPr="00E80AEF">
              <w:rPr>
                <w:noProof/>
                <w:webHidden/>
                <w:sz w:val="20"/>
                <w:rPrChange w:id="9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9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9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_Toc396517164 \h </w:instrText>
            </w:r>
          </w:ins>
          <w:r w:rsidRPr="00E80AEF">
            <w:rPr>
              <w:noProof/>
              <w:webHidden/>
              <w:sz w:val="20"/>
              <w:rPrChange w:id="9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9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951" w:author="박윤수" w:date="2014-08-23T00:33:00Z">
            <w:r w:rsidR="00B36576">
              <w:rPr>
                <w:noProof/>
                <w:webHidden/>
                <w:sz w:val="20"/>
              </w:rPr>
              <w:t>97</w:t>
            </w:r>
          </w:ins>
          <w:ins w:id="952" w:author="박윤수" w:date="2014-08-23T00:30:00Z">
            <w:r w:rsidRPr="00E80AEF">
              <w:rPr>
                <w:noProof/>
                <w:webHidden/>
                <w:sz w:val="20"/>
                <w:rPrChange w:id="9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9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95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956" w:author="박윤수" w:date="2014-08-23T00:31:00Z">
                <w:rPr>
                  <w:ins w:id="95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95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959" w:author="박윤수" w:date="2014-08-23T00:30:00Z">
            <w:r w:rsidRPr="00E80AEF">
              <w:rPr>
                <w:rStyle w:val="a6"/>
                <w:noProof/>
                <w:sz w:val="20"/>
                <w:rPrChange w:id="96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96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96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"_Toc396517165"</w:instrText>
            </w:r>
            <w:r w:rsidRPr="00E80AEF">
              <w:rPr>
                <w:rStyle w:val="a6"/>
                <w:noProof/>
                <w:sz w:val="20"/>
                <w:rPrChange w:id="96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96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96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4</w:t>
            </w:r>
            <w:r w:rsidRPr="00E80AEF">
              <w:rPr>
                <w:noProof/>
                <w:webHidden/>
                <w:sz w:val="20"/>
                <w:rPrChange w:id="96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96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9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_Toc396517165 \h </w:instrText>
            </w:r>
          </w:ins>
          <w:r w:rsidRPr="00E80AEF">
            <w:rPr>
              <w:noProof/>
              <w:webHidden/>
              <w:sz w:val="20"/>
              <w:rPrChange w:id="96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97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971" w:author="박윤수" w:date="2014-08-23T00:33:00Z">
            <w:r w:rsidR="00B36576">
              <w:rPr>
                <w:noProof/>
                <w:webHidden/>
                <w:sz w:val="20"/>
              </w:rPr>
              <w:t>98</w:t>
            </w:r>
          </w:ins>
          <w:ins w:id="972" w:author="박윤수" w:date="2014-08-23T00:30:00Z">
            <w:r w:rsidRPr="00E80AEF">
              <w:rPr>
                <w:noProof/>
                <w:webHidden/>
                <w:sz w:val="20"/>
                <w:rPrChange w:id="97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97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97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976" w:author="박윤수" w:date="2014-08-23T00:31:00Z">
                <w:rPr>
                  <w:ins w:id="97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97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979" w:author="박윤수" w:date="2014-08-23T00:30:00Z">
            <w:r w:rsidRPr="00E80AEF">
              <w:rPr>
                <w:rStyle w:val="a6"/>
                <w:noProof/>
                <w:sz w:val="20"/>
                <w:rPrChange w:id="980" w:author="박윤수" w:date="2014-08-23T00:31:00Z">
                  <w:rPr>
                    <w:rStyle w:val="a6"/>
                    <w:noProof/>
                  </w:rPr>
                </w:rPrChange>
              </w:rPr>
              <w:lastRenderedPageBreak/>
              <w:fldChar w:fldCharType="begin"/>
            </w:r>
            <w:r w:rsidRPr="00E80AEF">
              <w:rPr>
                <w:rStyle w:val="a6"/>
                <w:noProof/>
                <w:sz w:val="20"/>
                <w:rPrChange w:id="98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98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"_Toc396517166"</w:instrText>
            </w:r>
            <w:r w:rsidRPr="00E80AEF">
              <w:rPr>
                <w:rStyle w:val="a6"/>
                <w:noProof/>
                <w:sz w:val="20"/>
                <w:rPrChange w:id="9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98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98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5</w:t>
            </w:r>
            <w:r w:rsidRPr="00E80AEF">
              <w:rPr>
                <w:noProof/>
                <w:webHidden/>
                <w:sz w:val="20"/>
                <w:rPrChange w:id="98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98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98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_Toc396517166 \h </w:instrText>
            </w:r>
          </w:ins>
          <w:r w:rsidRPr="00E80AEF">
            <w:rPr>
              <w:noProof/>
              <w:webHidden/>
              <w:sz w:val="20"/>
              <w:rPrChange w:id="98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99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991" w:author="박윤수" w:date="2014-08-23T00:33:00Z">
            <w:r w:rsidR="00B36576">
              <w:rPr>
                <w:noProof/>
                <w:webHidden/>
                <w:sz w:val="20"/>
              </w:rPr>
              <w:t>99</w:t>
            </w:r>
          </w:ins>
          <w:ins w:id="992" w:author="박윤수" w:date="2014-08-23T00:30:00Z">
            <w:r w:rsidRPr="00E80AEF">
              <w:rPr>
                <w:noProof/>
                <w:webHidden/>
                <w:sz w:val="20"/>
                <w:rPrChange w:id="99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99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99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996" w:author="박윤수" w:date="2014-08-23T00:31:00Z">
                <w:rPr>
                  <w:ins w:id="99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99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999" w:author="박윤수" w:date="2014-08-23T00:30:00Z">
            <w:r w:rsidRPr="00E80AEF">
              <w:rPr>
                <w:rStyle w:val="a6"/>
                <w:noProof/>
                <w:sz w:val="20"/>
                <w:rPrChange w:id="100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0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00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"_Toc396517167"</w:instrText>
            </w:r>
            <w:r w:rsidRPr="00E80AEF">
              <w:rPr>
                <w:rStyle w:val="a6"/>
                <w:noProof/>
                <w:sz w:val="20"/>
                <w:rPrChange w:id="100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00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00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6</w:t>
            </w:r>
            <w:r w:rsidRPr="00E80AEF">
              <w:rPr>
                <w:noProof/>
                <w:webHidden/>
                <w:sz w:val="20"/>
                <w:rPrChange w:id="10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0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00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_Toc396517167 \h </w:instrText>
            </w:r>
          </w:ins>
          <w:r w:rsidRPr="00E80AEF">
            <w:rPr>
              <w:noProof/>
              <w:webHidden/>
              <w:sz w:val="20"/>
              <w:rPrChange w:id="100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01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011" w:author="박윤수" w:date="2014-08-23T00:33:00Z">
            <w:r w:rsidR="00B36576">
              <w:rPr>
                <w:noProof/>
                <w:webHidden/>
                <w:sz w:val="20"/>
              </w:rPr>
              <w:t>100</w:t>
            </w:r>
          </w:ins>
          <w:ins w:id="1012" w:author="박윤수" w:date="2014-08-23T00:30:00Z">
            <w:r w:rsidRPr="00E80AEF">
              <w:rPr>
                <w:noProof/>
                <w:webHidden/>
                <w:sz w:val="20"/>
                <w:rPrChange w:id="10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01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01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016" w:author="박윤수" w:date="2014-08-23T00:31:00Z">
                <w:rPr>
                  <w:ins w:id="101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01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019" w:author="박윤수" w:date="2014-08-23T00:30:00Z">
            <w:r w:rsidRPr="00E80AEF">
              <w:rPr>
                <w:rStyle w:val="a6"/>
                <w:noProof/>
                <w:sz w:val="20"/>
                <w:rPrChange w:id="102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02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02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"_Toc396517168"</w:instrText>
            </w:r>
            <w:r w:rsidRPr="00E80AEF">
              <w:rPr>
                <w:rStyle w:val="a6"/>
                <w:noProof/>
                <w:sz w:val="20"/>
                <w:rPrChange w:id="102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02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02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7</w:t>
            </w:r>
            <w:r w:rsidRPr="00E80AEF">
              <w:rPr>
                <w:noProof/>
                <w:webHidden/>
                <w:sz w:val="20"/>
                <w:rPrChange w:id="10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0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0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_Toc396517168 \h </w:instrText>
            </w:r>
          </w:ins>
          <w:r w:rsidRPr="00E80AEF">
            <w:rPr>
              <w:noProof/>
              <w:webHidden/>
              <w:sz w:val="20"/>
              <w:rPrChange w:id="10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0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031" w:author="박윤수" w:date="2014-08-23T00:33:00Z">
            <w:r w:rsidR="00B36576">
              <w:rPr>
                <w:noProof/>
                <w:webHidden/>
                <w:sz w:val="20"/>
              </w:rPr>
              <w:t>101</w:t>
            </w:r>
          </w:ins>
          <w:ins w:id="1032" w:author="박윤수" w:date="2014-08-23T00:30:00Z">
            <w:r w:rsidRPr="00E80AEF">
              <w:rPr>
                <w:noProof/>
                <w:webHidden/>
                <w:sz w:val="20"/>
                <w:rPrChange w:id="10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0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0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036" w:author="박윤수" w:date="2014-08-23T00:31:00Z">
                <w:rPr>
                  <w:ins w:id="10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0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039" w:author="박윤수" w:date="2014-08-23T00:30:00Z">
            <w:r w:rsidRPr="00E80AEF">
              <w:rPr>
                <w:rStyle w:val="a6"/>
                <w:noProof/>
                <w:sz w:val="20"/>
                <w:rPrChange w:id="10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0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0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"_Toc396517169"</w:instrText>
            </w:r>
            <w:r w:rsidRPr="00E80AEF">
              <w:rPr>
                <w:rStyle w:val="a6"/>
                <w:noProof/>
                <w:sz w:val="20"/>
                <w:rPrChange w:id="10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0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0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8</w:t>
            </w:r>
            <w:r w:rsidRPr="00E80AEF">
              <w:rPr>
                <w:noProof/>
                <w:webHidden/>
                <w:sz w:val="20"/>
                <w:rPrChange w:id="10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0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0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_Toc396517169 \h </w:instrText>
            </w:r>
          </w:ins>
          <w:r w:rsidRPr="00E80AEF">
            <w:rPr>
              <w:noProof/>
              <w:webHidden/>
              <w:sz w:val="20"/>
              <w:rPrChange w:id="10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0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051" w:author="박윤수" w:date="2014-08-23T00:33:00Z">
            <w:r w:rsidR="00B36576">
              <w:rPr>
                <w:noProof/>
                <w:webHidden/>
                <w:sz w:val="20"/>
              </w:rPr>
              <w:t>102</w:t>
            </w:r>
          </w:ins>
          <w:ins w:id="1052" w:author="박윤수" w:date="2014-08-23T00:30:00Z">
            <w:r w:rsidRPr="00E80AEF">
              <w:rPr>
                <w:noProof/>
                <w:webHidden/>
                <w:sz w:val="20"/>
                <w:rPrChange w:id="10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0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05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056" w:author="박윤수" w:date="2014-08-23T00:31:00Z">
                <w:rPr>
                  <w:ins w:id="105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05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059" w:author="박윤수" w:date="2014-08-23T00:30:00Z">
            <w:r w:rsidRPr="00E80AEF">
              <w:rPr>
                <w:rStyle w:val="a6"/>
                <w:noProof/>
                <w:sz w:val="20"/>
                <w:rPrChange w:id="106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06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06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"_Toc396517170"</w:instrText>
            </w:r>
            <w:r w:rsidRPr="00E80AEF">
              <w:rPr>
                <w:rStyle w:val="a6"/>
                <w:noProof/>
                <w:sz w:val="20"/>
                <w:rPrChange w:id="106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06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06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문제 9</w:t>
            </w:r>
            <w:r w:rsidRPr="00E80AEF">
              <w:rPr>
                <w:noProof/>
                <w:webHidden/>
                <w:sz w:val="20"/>
                <w:rPrChange w:id="106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06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06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_Toc396517170 \h </w:instrText>
            </w:r>
          </w:ins>
          <w:r w:rsidRPr="00E80AEF">
            <w:rPr>
              <w:noProof/>
              <w:webHidden/>
              <w:sz w:val="20"/>
              <w:rPrChange w:id="106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07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071" w:author="박윤수" w:date="2014-08-23T00:33:00Z">
            <w:r w:rsidR="00B36576">
              <w:rPr>
                <w:noProof/>
                <w:webHidden/>
                <w:sz w:val="20"/>
              </w:rPr>
              <w:t>103</w:t>
            </w:r>
          </w:ins>
          <w:ins w:id="1072" w:author="박윤수" w:date="2014-08-23T00:30:00Z">
            <w:r w:rsidRPr="00E80AEF">
              <w:rPr>
                <w:noProof/>
                <w:webHidden/>
                <w:sz w:val="20"/>
                <w:rPrChange w:id="107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07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107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1076" w:author="박윤수" w:date="2014-08-23T00:31:00Z">
                <w:rPr>
                  <w:ins w:id="107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07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1079" w:author="박윤수" w:date="2014-08-23T00:30:00Z">
            <w:r w:rsidRPr="00E80AEF">
              <w:rPr>
                <w:rStyle w:val="a6"/>
                <w:noProof/>
                <w:sz w:val="20"/>
                <w:rPrChange w:id="108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08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08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"_Toc396517171"</w:instrText>
            </w:r>
            <w:r w:rsidRPr="00E80AEF">
              <w:rPr>
                <w:rStyle w:val="a6"/>
                <w:noProof/>
                <w:sz w:val="20"/>
                <w:rPrChange w:id="108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08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08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제IV 부</w:t>
            </w:r>
            <w:r w:rsidRPr="00E80AEF">
              <w:rPr>
                <w:noProof/>
                <w:webHidden/>
                <w:sz w:val="20"/>
                <w:rPrChange w:id="108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08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08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_Toc396517171 \h </w:instrText>
            </w:r>
          </w:ins>
          <w:r w:rsidRPr="00E80AEF">
            <w:rPr>
              <w:noProof/>
              <w:webHidden/>
              <w:sz w:val="20"/>
              <w:rPrChange w:id="108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09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091" w:author="박윤수" w:date="2014-08-23T00:33:00Z">
            <w:r w:rsidR="00B36576">
              <w:rPr>
                <w:noProof/>
                <w:webHidden/>
                <w:sz w:val="20"/>
              </w:rPr>
              <w:t>104</w:t>
            </w:r>
          </w:ins>
          <w:ins w:id="1092" w:author="박윤수" w:date="2014-08-23T00:30:00Z">
            <w:r w:rsidRPr="00E80AEF">
              <w:rPr>
                <w:noProof/>
                <w:webHidden/>
                <w:sz w:val="20"/>
                <w:rPrChange w:id="109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09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10"/>
            <w:tabs>
              <w:tab w:val="right" w:leader="dot" w:pos="8494"/>
            </w:tabs>
            <w:spacing w:before="0" w:line="300" w:lineRule="exact"/>
            <w:rPr>
              <w:ins w:id="1095" w:author="박윤수" w:date="2014-08-23T00:30:00Z"/>
              <w:rFonts w:asciiTheme="minorHAnsi" w:hAnsiTheme="minorHAnsi" w:cstheme="minorBidi"/>
              <w:b w:val="0"/>
              <w:bCs w:val="0"/>
              <w:noProof/>
              <w:kern w:val="2"/>
              <w:sz w:val="18"/>
              <w:szCs w:val="22"/>
              <w:lang w:val="en-US" w:eastAsia="ko-KR"/>
              <w:rPrChange w:id="1096" w:author="박윤수" w:date="2014-08-23T00:31:00Z">
                <w:rPr>
                  <w:ins w:id="1097" w:author="박윤수" w:date="2014-08-23T00:30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098" w:author="박윤수" w:date="2014-08-23T00:31:00Z">
              <w:pPr>
                <w:pStyle w:val="10"/>
                <w:tabs>
                  <w:tab w:val="right" w:leader="dot" w:pos="8494"/>
                </w:tabs>
              </w:pPr>
            </w:pPrChange>
          </w:pPr>
          <w:ins w:id="1099" w:author="박윤수" w:date="2014-08-23T00:30:00Z">
            <w:r w:rsidRPr="00E80AEF">
              <w:rPr>
                <w:rStyle w:val="a6"/>
                <w:noProof/>
                <w:sz w:val="20"/>
                <w:rPrChange w:id="110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10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10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"_Toc396517172"</w:instrText>
            </w:r>
            <w:r w:rsidRPr="00E80AEF">
              <w:rPr>
                <w:rStyle w:val="a6"/>
                <w:noProof/>
                <w:sz w:val="20"/>
                <w:rPrChange w:id="110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10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10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러플(RUR-PLE) 사용법</w:t>
            </w:r>
            <w:r w:rsidRPr="00E80AEF">
              <w:rPr>
                <w:noProof/>
                <w:webHidden/>
                <w:sz w:val="20"/>
                <w:rPrChange w:id="110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10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10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_Toc396517172 \h </w:instrText>
            </w:r>
          </w:ins>
          <w:r w:rsidRPr="00E80AEF">
            <w:rPr>
              <w:noProof/>
              <w:webHidden/>
              <w:sz w:val="20"/>
              <w:rPrChange w:id="110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11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111" w:author="박윤수" w:date="2014-08-23T00:33:00Z">
            <w:r w:rsidR="00B36576">
              <w:rPr>
                <w:noProof/>
                <w:webHidden/>
                <w:sz w:val="20"/>
              </w:rPr>
              <w:t>104</w:t>
            </w:r>
          </w:ins>
          <w:ins w:id="1112" w:author="박윤수" w:date="2014-08-23T00:30:00Z">
            <w:r w:rsidRPr="00E80AEF">
              <w:rPr>
                <w:noProof/>
                <w:webHidden/>
                <w:sz w:val="20"/>
                <w:rPrChange w:id="111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11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11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116" w:author="박윤수" w:date="2014-08-23T00:31:00Z">
                <w:rPr>
                  <w:ins w:id="111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1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119" w:author="박윤수" w:date="2014-08-23T00:30:00Z">
            <w:r w:rsidRPr="00E80AEF">
              <w:rPr>
                <w:rStyle w:val="a6"/>
                <w:noProof/>
                <w:sz w:val="20"/>
                <w:rPrChange w:id="112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12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12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"_Toc396517173"</w:instrText>
            </w:r>
            <w:r w:rsidRPr="00E80AEF">
              <w:rPr>
                <w:rStyle w:val="a6"/>
                <w:noProof/>
                <w:sz w:val="20"/>
                <w:rPrChange w:id="112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12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12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프로그램 및 화면 구성</w:t>
            </w:r>
            <w:r w:rsidRPr="00E80AEF">
              <w:rPr>
                <w:noProof/>
                <w:webHidden/>
                <w:sz w:val="20"/>
                <w:rPrChange w:id="112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12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12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_Toc396517173 \h </w:instrText>
            </w:r>
          </w:ins>
          <w:r w:rsidRPr="00E80AEF">
            <w:rPr>
              <w:noProof/>
              <w:webHidden/>
              <w:sz w:val="20"/>
              <w:rPrChange w:id="112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13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131" w:author="박윤수" w:date="2014-08-23T00:33:00Z">
            <w:r w:rsidR="00B36576">
              <w:rPr>
                <w:noProof/>
                <w:webHidden/>
                <w:sz w:val="20"/>
              </w:rPr>
              <w:t>105</w:t>
            </w:r>
          </w:ins>
          <w:ins w:id="1132" w:author="박윤수" w:date="2014-08-23T00:30:00Z">
            <w:r w:rsidRPr="00E80AEF">
              <w:rPr>
                <w:noProof/>
                <w:webHidden/>
                <w:sz w:val="20"/>
                <w:rPrChange w:id="113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13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 w:line="300" w:lineRule="exact"/>
            <w:rPr>
              <w:ins w:id="1135" w:author="박윤수" w:date="2014-08-23T00:30:00Z"/>
              <w:rFonts w:asciiTheme="minorHAnsi" w:hAnsiTheme="minorHAnsi" w:cstheme="minorBidi"/>
              <w:bCs w:val="0"/>
              <w:noProof/>
              <w:kern w:val="2"/>
              <w:sz w:val="18"/>
              <w:szCs w:val="22"/>
              <w:lang w:val="en-US" w:eastAsia="ko-KR"/>
              <w:rPrChange w:id="1136" w:author="박윤수" w:date="2014-08-23T00:31:00Z">
                <w:rPr>
                  <w:ins w:id="1137" w:author="박윤수" w:date="2014-08-23T00:30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38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139" w:author="박윤수" w:date="2014-08-23T00:30:00Z">
            <w:r w:rsidRPr="00E80AEF">
              <w:rPr>
                <w:rStyle w:val="a6"/>
                <w:noProof/>
                <w:sz w:val="20"/>
                <w:rPrChange w:id="1140" w:author="박윤수" w:date="2014-08-23T00:31:00Z">
                  <w:rPr>
                    <w:rStyle w:val="a6"/>
                    <w:noProof/>
                  </w:rPr>
                </w:rPrChange>
              </w:rPr>
              <w:fldChar w:fldCharType="begin"/>
            </w:r>
            <w:r w:rsidRPr="00E80AEF">
              <w:rPr>
                <w:rStyle w:val="a6"/>
                <w:noProof/>
                <w:sz w:val="20"/>
                <w:rPrChange w:id="1141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noProof/>
                <w:sz w:val="20"/>
                <w:rPrChange w:id="1142" w:author="박윤수" w:date="2014-08-23T00:31:00Z">
                  <w:rPr>
                    <w:noProof/>
                    <w:color w:val="0000FF"/>
                    <w:u w:val="single"/>
                  </w:rPr>
                </w:rPrChange>
              </w:rPr>
              <w:instrText>HYPERLINK \l "_Toc396517174"</w:instrText>
            </w:r>
            <w:r w:rsidRPr="00E80AEF">
              <w:rPr>
                <w:rStyle w:val="a6"/>
                <w:noProof/>
                <w:sz w:val="20"/>
                <w:rPrChange w:id="1143" w:author="박윤수" w:date="2014-08-23T00:31:00Z">
                  <w:rPr>
                    <w:rStyle w:val="a6"/>
                    <w:noProof/>
                  </w:rPr>
                </w:rPrChange>
              </w:rPr>
              <w:instrText xml:space="preserve"> </w:instrText>
            </w:r>
            <w:r w:rsidRPr="00E80AEF">
              <w:rPr>
                <w:rStyle w:val="a6"/>
                <w:noProof/>
                <w:sz w:val="20"/>
                <w:rPrChange w:id="1144" w:author="박윤수" w:date="2014-08-23T00:31:00Z">
                  <w:rPr>
                    <w:rStyle w:val="a6"/>
                    <w:noProof/>
                  </w:rPr>
                </w:rPrChange>
              </w:rPr>
              <w:fldChar w:fldCharType="separate"/>
            </w:r>
            <w:r w:rsidRPr="00E80AEF">
              <w:rPr>
                <w:rStyle w:val="a6"/>
                <w:rFonts w:asciiTheme="minorEastAsia" w:hAnsiTheme="minorEastAsia"/>
                <w:noProof/>
                <w:sz w:val="20"/>
                <w:lang w:eastAsia="ko-KR"/>
                <w:rPrChange w:id="1145" w:author="박윤수" w:date="2014-08-23T00:31:00Z">
                  <w:rPr>
                    <w:rStyle w:val="a6"/>
                    <w:rFonts w:asciiTheme="minorEastAsia" w:hAnsiTheme="minorEastAsia"/>
                    <w:noProof/>
                    <w:lang w:eastAsia="ko-KR"/>
                  </w:rPr>
                </w:rPrChange>
              </w:rPr>
              <w:t>기본 명령</w:t>
            </w:r>
            <w:r w:rsidRPr="00E80AEF">
              <w:rPr>
                <w:noProof/>
                <w:webHidden/>
                <w:sz w:val="20"/>
                <w:rPrChange w:id="1146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  <w:r w:rsidRPr="00E80AEF">
              <w:rPr>
                <w:noProof/>
                <w:webHidden/>
                <w:sz w:val="20"/>
                <w:rPrChange w:id="1147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begin"/>
            </w:r>
            <w:r w:rsidRPr="00E80AEF">
              <w:rPr>
                <w:noProof/>
                <w:webHidden/>
                <w:sz w:val="20"/>
                <w:rPrChange w:id="1148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instrText xml:space="preserve"> PAGEREF _Toc396517174 \h </w:instrText>
            </w:r>
          </w:ins>
          <w:r w:rsidRPr="00E80AEF">
            <w:rPr>
              <w:noProof/>
              <w:webHidden/>
              <w:sz w:val="20"/>
              <w:rPrChange w:id="1149" w:author="박윤수" w:date="2014-08-23T00:31:00Z">
                <w:rPr>
                  <w:noProof/>
                  <w:webHidden/>
                  <w:sz w:val="20"/>
                </w:rPr>
              </w:rPrChange>
            </w:rPr>
          </w:r>
          <w:r w:rsidRPr="00E80AEF">
            <w:rPr>
              <w:noProof/>
              <w:webHidden/>
              <w:sz w:val="20"/>
              <w:rPrChange w:id="1150" w:author="박윤수" w:date="2014-08-23T00:31:00Z">
                <w:rPr>
                  <w:noProof/>
                  <w:webHidden/>
                  <w:color w:val="0000FF"/>
                  <w:u w:val="single"/>
                </w:rPr>
              </w:rPrChange>
            </w:rPr>
            <w:fldChar w:fldCharType="separate"/>
          </w:r>
          <w:ins w:id="1151" w:author="박윤수" w:date="2014-08-23T00:33:00Z">
            <w:r w:rsidR="00B36576">
              <w:rPr>
                <w:noProof/>
                <w:webHidden/>
                <w:sz w:val="20"/>
              </w:rPr>
              <w:t>107</w:t>
            </w:r>
          </w:ins>
          <w:ins w:id="1152" w:author="박윤수" w:date="2014-08-23T00:30:00Z">
            <w:r w:rsidRPr="00E80AEF">
              <w:rPr>
                <w:noProof/>
                <w:webHidden/>
                <w:sz w:val="20"/>
                <w:rPrChange w:id="1153" w:author="박윤수" w:date="2014-08-23T00:31:00Z">
                  <w:rPr>
                    <w:noProof/>
                    <w:webHidden/>
                    <w:color w:val="0000FF"/>
                    <w:u w:val="single"/>
                  </w:rPr>
                </w:rPrChange>
              </w:rPr>
              <w:fldChar w:fldCharType="end"/>
            </w:r>
            <w:r w:rsidRPr="00E80AEF">
              <w:rPr>
                <w:rStyle w:val="a6"/>
                <w:noProof/>
                <w:sz w:val="20"/>
                <w:rPrChange w:id="1154" w:author="박윤수" w:date="2014-08-23T00:31:00Z">
                  <w:rPr>
                    <w:rStyle w:val="a6"/>
                    <w:noProof/>
                  </w:rPr>
                </w:rPrChange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before="0"/>
            <w:rPr>
              <w:ins w:id="1155" w:author="박윤수" w:date="2014-08-23T00:30:00Z"/>
              <w:rFonts w:asciiTheme="minorHAnsi" w:hAnsiTheme="minorHAnsi" w:cstheme="minorBidi"/>
              <w:bCs w:val="0"/>
              <w:noProof/>
              <w:kern w:val="2"/>
              <w:sz w:val="20"/>
              <w:szCs w:val="22"/>
              <w:lang w:val="en-US" w:eastAsia="ko-KR"/>
            </w:rPr>
            <w:pPrChange w:id="1156" w:author="박윤수" w:date="2014-08-23T00:31:00Z">
              <w:pPr>
                <w:pStyle w:val="22"/>
                <w:tabs>
                  <w:tab w:val="right" w:leader="dot" w:pos="8494"/>
                </w:tabs>
              </w:pPr>
            </w:pPrChange>
          </w:pPr>
          <w:ins w:id="1157" w:author="박윤수" w:date="2014-08-23T00:30:00Z">
            <w:r w:rsidRPr="00B539B9">
              <w:rPr>
                <w:rStyle w:val="a6"/>
                <w:noProof/>
              </w:rPr>
              <w:fldChar w:fldCharType="begin"/>
            </w:r>
            <w:r w:rsidR="00B36576" w:rsidRPr="00B539B9">
              <w:rPr>
                <w:rStyle w:val="a6"/>
                <w:noProof/>
              </w:rPr>
              <w:instrText xml:space="preserve"> </w:instrText>
            </w:r>
            <w:r w:rsidR="00B36576">
              <w:rPr>
                <w:noProof/>
              </w:rPr>
              <w:instrText>HYPERLINK \l "_Toc396517175"</w:instrText>
            </w:r>
            <w:r w:rsidR="00B36576" w:rsidRPr="00B539B9">
              <w:rPr>
                <w:rStyle w:val="a6"/>
                <w:noProof/>
              </w:rPr>
              <w:instrText xml:space="preserve"> </w:instrText>
            </w:r>
            <w:r w:rsidRPr="00B539B9">
              <w:rPr>
                <w:rStyle w:val="a6"/>
                <w:noProof/>
              </w:rPr>
              <w:fldChar w:fldCharType="separate"/>
            </w:r>
            <w:r w:rsidR="00B36576" w:rsidRPr="00B539B9">
              <w:rPr>
                <w:rStyle w:val="a6"/>
                <w:rFonts w:asciiTheme="minorEastAsia" w:hAnsiTheme="minorEastAsia"/>
                <w:noProof/>
                <w:lang w:eastAsia="ko-KR"/>
              </w:rPr>
              <w:t>월드 꾸미기</w:t>
            </w:r>
            <w:r w:rsidR="00B365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576">
              <w:rPr>
                <w:noProof/>
                <w:webHidden/>
              </w:rPr>
              <w:instrText xml:space="preserve"> PAGEREF _Toc396517175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58" w:author="박윤수" w:date="2014-08-23T00:33:00Z">
            <w:r w:rsidR="00B36576">
              <w:rPr>
                <w:noProof/>
                <w:webHidden/>
              </w:rPr>
              <w:t>114</w:t>
            </w:r>
          </w:ins>
          <w:ins w:id="1159" w:author="박윤수" w:date="2014-08-23T00:30:00Z">
            <w:r>
              <w:rPr>
                <w:noProof/>
                <w:webHidden/>
              </w:rPr>
              <w:fldChar w:fldCharType="end"/>
            </w:r>
            <w:r w:rsidRPr="00B539B9">
              <w:rPr>
                <w:rStyle w:val="a6"/>
                <w:noProof/>
              </w:rPr>
              <w:fldChar w:fldCharType="end"/>
            </w:r>
          </w:ins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160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161" w:author="박윤수" w:date="2014-08-22T20:49:00Z">
                <w:rPr>
                  <w:del w:id="1162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63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164" w:author="박윤수" w:date="2014-08-22T20:47:00Z">
            <w:r w:rsidRPr="00E80AEF">
              <w:rPr>
                <w:sz w:val="18"/>
                <w:rPrChange w:id="116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들어가며</w:delText>
            </w:r>
            <w:r w:rsidRPr="00E80AEF">
              <w:rPr>
                <w:bCs w:val="0"/>
                <w:noProof/>
                <w:webHidden/>
                <w:sz w:val="18"/>
                <w:rPrChange w:id="116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i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167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168" w:author="박윤수" w:date="2014-08-22T20:49:00Z">
                <w:rPr>
                  <w:del w:id="1169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70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171" w:author="박윤수" w:date="2014-08-22T20:47:00Z">
            <w:r w:rsidRPr="00E80AEF">
              <w:rPr>
                <w:sz w:val="18"/>
                <w:rPrChange w:id="117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감사의</w:delText>
            </w:r>
            <w:r w:rsidRPr="00E80AEF">
              <w:rPr>
                <w:sz w:val="18"/>
                <w:rPrChange w:id="117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17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글</w:delText>
            </w:r>
            <w:r w:rsidRPr="00E80AEF">
              <w:rPr>
                <w:bCs w:val="0"/>
                <w:noProof/>
                <w:webHidden/>
                <w:sz w:val="18"/>
                <w:rPrChange w:id="117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176" w:author="이은정" w:date="2014-08-22T10:50:00Z">
            <w:del w:id="1177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178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iii</w:delText>
              </w:r>
            </w:del>
          </w:ins>
          <w:del w:id="1179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18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ii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18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182" w:author="박윤수" w:date="2014-08-22T20:49:00Z">
                <w:rPr>
                  <w:del w:id="118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8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185" w:author="박윤수" w:date="2014-08-22T20:47:00Z">
            <w:r w:rsidRPr="00E80AEF">
              <w:rPr>
                <w:sz w:val="18"/>
                <w:rPrChange w:id="1186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Contents</w:delText>
            </w:r>
            <w:r w:rsidRPr="00E80AEF">
              <w:rPr>
                <w:bCs w:val="0"/>
                <w:noProof/>
                <w:webHidden/>
                <w:sz w:val="18"/>
                <w:rPrChange w:id="118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188" w:author="이은정" w:date="2014-08-22T10:50:00Z">
            <w:del w:id="1189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190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iv</w:delText>
              </w:r>
            </w:del>
          </w:ins>
          <w:del w:id="1191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192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iii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193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194" w:author="박윤수" w:date="2014-08-22T20:49:00Z">
                <w:rPr>
                  <w:del w:id="1195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196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197" w:author="박윤수" w:date="2014-08-22T20:47:00Z">
            <w:r w:rsidRPr="00E80AEF">
              <w:rPr>
                <w:sz w:val="18"/>
                <w:rPrChange w:id="1198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제</w:delText>
            </w:r>
            <w:r w:rsidRPr="00E80AEF">
              <w:rPr>
                <w:sz w:val="18"/>
                <w:rPrChange w:id="1199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I </w:delText>
            </w:r>
            <w:r w:rsidRPr="00E80AEF">
              <w:rPr>
                <w:sz w:val="18"/>
                <w:rPrChange w:id="1200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부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201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202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203" w:author="박윤수" w:date="2014-08-22T20:49:00Z">
                <w:rPr>
                  <w:del w:id="1204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05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206" w:author="박윤수" w:date="2014-08-22T20:47:00Z">
            <w:r w:rsidRPr="00E80AEF">
              <w:rPr>
                <w:sz w:val="18"/>
                <w:rPrChange w:id="1207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RUR-PLE</w:delText>
            </w:r>
          </w:del>
          <w:ins w:id="1208" w:author="이은정" w:date="2014-08-22T10:11:00Z">
            <w:del w:id="1209" w:author="박윤수" w:date="2014-08-22T20:47:00Z">
              <w:r w:rsidRPr="00E80AEF">
                <w:rPr>
                  <w:sz w:val="18"/>
                  <w:rPrChange w:id="1210" w:author="박윤수" w:date="2014-08-22T20:49:00Z">
                    <w:rPr>
                      <w:rStyle w:val="a6"/>
                      <w:rFonts w:asciiTheme="minorEastAsia" w:hAnsiTheme="minorEastAsia"/>
                      <w:b w:val="0"/>
                      <w:bCs w:val="0"/>
                      <w:noProof/>
                      <w:lang w:eastAsia="ko-KR"/>
                    </w:rPr>
                  </w:rPrChange>
                </w:rPr>
                <w:delText>러플</w:delText>
              </w:r>
              <w:r w:rsidRPr="00E80AEF">
                <w:rPr>
                  <w:sz w:val="18"/>
                  <w:rPrChange w:id="1211" w:author="박윤수" w:date="2014-08-22T20:49:00Z">
                    <w:rPr>
                      <w:rStyle w:val="a6"/>
                      <w:rFonts w:asciiTheme="minorEastAsia" w:hAnsiTheme="minorEastAsia"/>
                      <w:b w:val="0"/>
                      <w:bCs w:val="0"/>
                      <w:noProof/>
                      <w:lang w:eastAsia="ko-KR"/>
                    </w:rPr>
                  </w:rPrChange>
                </w:rPr>
                <w:delText>(RUR-PLE)</w:delText>
              </w:r>
            </w:del>
          </w:ins>
          <w:del w:id="1212" w:author="박윤수" w:date="2014-08-22T20:47:00Z">
            <w:r w:rsidRPr="00E80AEF">
              <w:rPr>
                <w:sz w:val="18"/>
                <w:rPrChange w:id="1213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소개</w:delText>
            </w:r>
            <w:r w:rsidRPr="00E80AEF">
              <w:rPr>
                <w:sz w:val="18"/>
                <w:rPrChange w:id="1214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15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및</w:delText>
            </w:r>
            <w:r w:rsidRPr="00E80AEF">
              <w:rPr>
                <w:sz w:val="18"/>
                <w:rPrChange w:id="1216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17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설치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218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219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220" w:author="박윤수" w:date="2014-08-22T20:49:00Z">
                <w:rPr>
                  <w:del w:id="1221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22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223" w:author="박윤수" w:date="2014-08-22T20:47:00Z">
            <w:r w:rsidRPr="00E80AEF">
              <w:rPr>
                <w:sz w:val="18"/>
                <w:rPrChange w:id="122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RUR-PLE</w:delText>
            </w:r>
          </w:del>
          <w:ins w:id="1225" w:author="이은정" w:date="2014-08-22T10:11:00Z">
            <w:del w:id="1226" w:author="박윤수" w:date="2014-08-22T20:47:00Z">
              <w:r w:rsidRPr="00E80AEF">
                <w:rPr>
                  <w:sz w:val="18"/>
                  <w:rPrChange w:id="1227" w:author="박윤수" w:date="2014-08-22T20:49:00Z">
                    <w:rPr>
                      <w:rStyle w:val="a6"/>
                      <w:rFonts w:asciiTheme="minorEastAsia" w:hAnsiTheme="minorEastAsia"/>
                      <w:bCs w:val="0"/>
                      <w:noProof/>
                      <w:lang w:eastAsia="ko-KR"/>
                    </w:rPr>
                  </w:rPrChange>
                </w:rPr>
                <w:delText>러플</w:delText>
              </w:r>
              <w:r w:rsidRPr="00E80AEF">
                <w:rPr>
                  <w:sz w:val="18"/>
                  <w:rPrChange w:id="1228" w:author="박윤수" w:date="2014-08-22T20:49:00Z">
                    <w:rPr>
                      <w:rStyle w:val="a6"/>
                      <w:rFonts w:asciiTheme="minorEastAsia" w:hAnsiTheme="minorEastAsia"/>
                      <w:bCs w:val="0"/>
                      <w:noProof/>
                      <w:lang w:eastAsia="ko-KR"/>
                    </w:rPr>
                  </w:rPrChange>
                </w:rPr>
                <w:delText>(RUR-PLE)</w:delText>
              </w:r>
            </w:del>
          </w:ins>
          <w:del w:id="1229" w:author="박윤수" w:date="2014-08-22T20:47:00Z">
            <w:r w:rsidRPr="00E80AEF">
              <w:rPr>
                <w:sz w:val="18"/>
                <w:rPrChange w:id="123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3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소개</w:delText>
            </w:r>
            <w:r w:rsidRPr="00E80AEF">
              <w:rPr>
                <w:sz w:val="18"/>
                <w:rPrChange w:id="123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3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및</w:delText>
            </w:r>
            <w:r w:rsidRPr="00E80AEF">
              <w:rPr>
                <w:sz w:val="18"/>
                <w:rPrChange w:id="123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3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설치</w:delText>
            </w:r>
            <w:r w:rsidRPr="00E80AEF">
              <w:rPr>
                <w:bCs w:val="0"/>
                <w:noProof/>
                <w:webHidden/>
                <w:sz w:val="18"/>
                <w:rPrChange w:id="123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2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237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238" w:author="박윤수" w:date="2014-08-22T20:49:00Z">
                <w:rPr>
                  <w:del w:id="1239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40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241" w:author="박윤수" w:date="2014-08-22T20:47:00Z">
            <w:r w:rsidRPr="00E80AEF">
              <w:rPr>
                <w:sz w:val="18"/>
                <w:rPrChange w:id="1242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제</w:delText>
            </w:r>
            <w:r w:rsidRPr="00E80AEF">
              <w:rPr>
                <w:sz w:val="18"/>
                <w:rPrChange w:id="1243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II </w:delText>
            </w:r>
            <w:r w:rsidRPr="00E80AEF">
              <w:rPr>
                <w:sz w:val="18"/>
                <w:rPrChange w:id="1244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부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245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6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246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247" w:author="박윤수" w:date="2014-08-22T20:49:00Z">
                <w:rPr>
                  <w:del w:id="1248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49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250" w:author="박윤수" w:date="2014-08-22T20:47:00Z">
            <w:r w:rsidRPr="00E80AEF">
              <w:rPr>
                <w:sz w:val="18"/>
                <w:rPrChange w:id="1251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학습</w:delText>
            </w:r>
            <w:r w:rsidRPr="00E80AEF">
              <w:rPr>
                <w:sz w:val="18"/>
                <w:rPrChange w:id="1252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53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목록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254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6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25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256" w:author="박윤수" w:date="2014-08-22T20:49:00Z">
                <w:rPr>
                  <w:del w:id="125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5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259" w:author="박윤수" w:date="2014-08-22T20:47:00Z">
            <w:r w:rsidRPr="00E80AEF">
              <w:rPr>
                <w:sz w:val="18"/>
                <w:rPrChange w:id="126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브라우</w:delText>
            </w:r>
          </w:del>
          <w:ins w:id="1261" w:author="이은정" w:date="2014-08-22T10:50:00Z">
            <w:del w:id="1262" w:author="박윤수" w:date="2014-08-22T20:47:00Z">
              <w:r w:rsidRPr="00E80AEF">
                <w:rPr>
                  <w:rFonts w:hint="eastAsia"/>
                  <w:sz w:val="18"/>
                  <w:rPrChange w:id="1263" w:author="박윤수" w:date="2014-08-22T20:49:00Z">
                    <w:rPr>
                      <w:rStyle w:val="a6"/>
                      <w:rFonts w:asciiTheme="minorEastAsia" w:hAnsiTheme="minorEastAsia" w:hint="eastAsia"/>
                      <w:bCs w:val="0"/>
                      <w:noProof/>
                      <w:lang w:eastAsia="ko-KR"/>
                    </w:rPr>
                  </w:rPrChange>
                </w:rPr>
                <w:delText>저</w:delText>
              </w:r>
            </w:del>
          </w:ins>
          <w:del w:id="1264" w:author="박윤수" w:date="2014-08-22T20:47:00Z">
            <w:r w:rsidRPr="00E80AEF">
              <w:rPr>
                <w:sz w:val="18"/>
                <w:rPrChange w:id="126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져</w:delText>
            </w:r>
            <w:r w:rsidRPr="00E80AEF">
              <w:rPr>
                <w:sz w:val="18"/>
                <w:rPrChange w:id="1266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(About the Browser) </w:delText>
            </w:r>
            <w:r w:rsidRPr="00E80AEF">
              <w:rPr>
                <w:sz w:val="18"/>
                <w:rPrChange w:id="1267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소개</w:delText>
            </w:r>
            <w:r w:rsidRPr="00E80AEF">
              <w:rPr>
                <w:bCs w:val="0"/>
                <w:noProof/>
                <w:webHidden/>
                <w:sz w:val="18"/>
                <w:rPrChange w:id="1268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7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269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270" w:author="박윤수" w:date="2014-08-22T20:49:00Z">
                <w:rPr>
                  <w:del w:id="1271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72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273" w:author="박윤수" w:date="2014-08-22T20:47:00Z">
            <w:r w:rsidRPr="00E80AEF">
              <w:rPr>
                <w:sz w:val="18"/>
                <w:rPrChange w:id="127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월드를</w:delText>
            </w:r>
            <w:r w:rsidRPr="00E80AEF">
              <w:rPr>
                <w:sz w:val="18"/>
                <w:rPrChange w:id="127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76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탐색하는</w:delText>
            </w:r>
            <w:r w:rsidRPr="00E80AEF">
              <w:rPr>
                <w:sz w:val="18"/>
                <w:rPrChange w:id="1277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78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리봇</w:delText>
            </w:r>
          </w:del>
          <w:ins w:id="1279" w:author="이은정" w:date="2014-08-22T10:38:00Z">
            <w:del w:id="1280" w:author="박윤수" w:date="2014-08-22T20:47:00Z">
              <w:r w:rsidRPr="00E80AEF">
                <w:rPr>
                  <w:sz w:val="18"/>
                  <w:rPrChange w:id="1281" w:author="박윤수" w:date="2014-08-22T20:49:00Z">
                    <w:rPr>
                      <w:rStyle w:val="a6"/>
                      <w:rFonts w:asciiTheme="minorEastAsia" w:hAnsiTheme="minorEastAsia"/>
                      <w:bCs w:val="0"/>
                      <w:noProof/>
                      <w:lang w:eastAsia="ko-KR"/>
                    </w:rPr>
                  </w:rPrChange>
                </w:rPr>
                <w:delText>리보그</w:delText>
              </w:r>
            </w:del>
          </w:ins>
          <w:del w:id="1282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283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8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284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285" w:author="박윤수" w:date="2014-08-22T20:49:00Z">
                <w:rPr>
                  <w:del w:id="1286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87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288" w:author="박윤수" w:date="2014-08-22T20:47:00Z">
            <w:r w:rsidRPr="00E80AEF">
              <w:rPr>
                <w:sz w:val="18"/>
                <w:rPrChange w:id="128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첫</w:delText>
            </w:r>
            <w:r w:rsidRPr="00E80AEF">
              <w:rPr>
                <w:sz w:val="18"/>
                <w:rPrChange w:id="129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9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번째</w:delText>
            </w:r>
            <w:r w:rsidRPr="00E80AEF">
              <w:rPr>
                <w:sz w:val="18"/>
                <w:rPrChange w:id="129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29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프로그램</w:delText>
            </w:r>
            <w:r w:rsidRPr="00E80AEF">
              <w:rPr>
                <w:bCs w:val="0"/>
                <w:noProof/>
                <w:webHidden/>
                <w:sz w:val="18"/>
                <w:rPrChange w:id="1294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10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29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296" w:author="박윤수" w:date="2014-08-22T20:49:00Z">
                <w:rPr>
                  <w:del w:id="129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29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299" w:author="박윤수" w:date="2014-08-22T20:47:00Z">
            <w:r w:rsidRPr="00E80AEF">
              <w:rPr>
                <w:sz w:val="18"/>
                <w:rPrChange w:id="130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오류</w:delText>
            </w:r>
            <w:r w:rsidRPr="00E80AEF">
              <w:rPr>
                <w:sz w:val="18"/>
                <w:rPrChange w:id="130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(eRRoRs) </w:delText>
            </w:r>
            <w:r w:rsidRPr="00E80AEF">
              <w:rPr>
                <w:sz w:val="18"/>
                <w:rPrChange w:id="130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다루기</w:delText>
            </w:r>
            <w:r w:rsidRPr="00E80AEF">
              <w:rPr>
                <w:bCs w:val="0"/>
                <w:noProof/>
                <w:webHidden/>
                <w:sz w:val="18"/>
                <w:rPrChange w:id="1303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12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04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05" w:author="박윤수" w:date="2014-08-22T20:49:00Z">
                <w:rPr>
                  <w:del w:id="1306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07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08" w:author="박윤수" w:date="2014-08-22T20:47:00Z">
            <w:r w:rsidRPr="00E80AEF">
              <w:rPr>
                <w:sz w:val="18"/>
                <w:rPrChange w:id="130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주석</w:delText>
            </w:r>
            <w:r w:rsidRPr="00E80AEF">
              <w:rPr>
                <w:sz w:val="18"/>
                <w:rPrChange w:id="131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(Comments)</w:delText>
            </w:r>
            <w:r w:rsidRPr="00E80AEF">
              <w:rPr>
                <w:bCs w:val="0"/>
                <w:noProof/>
                <w:webHidden/>
                <w:sz w:val="18"/>
                <w:rPrChange w:id="131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13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12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13" w:author="박윤수" w:date="2014-08-22T20:49:00Z">
                <w:rPr>
                  <w:del w:id="1314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15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16" w:author="박윤수" w:date="2014-08-22T20:47:00Z">
            <w:r w:rsidRPr="00E80AEF">
              <w:rPr>
                <w:rFonts w:hint="eastAsia"/>
                <w:sz w:val="18"/>
                <w:rPrChange w:id="1317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왼쪽으로</w:delText>
            </w:r>
            <w:r w:rsidRPr="00E80AEF">
              <w:rPr>
                <w:sz w:val="18"/>
                <w:rPrChange w:id="1318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19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돌기</w:delText>
            </w:r>
            <w:r w:rsidRPr="00E80AEF">
              <w:rPr>
                <w:bCs w:val="0"/>
                <w:noProof/>
                <w:webHidden/>
                <w:sz w:val="18"/>
                <w:rPrChange w:id="132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15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2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22" w:author="박윤수" w:date="2014-08-22T20:49:00Z">
                <w:rPr>
                  <w:del w:id="132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2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25" w:author="박윤수" w:date="2014-08-22T20:47:00Z">
            <w:r w:rsidRPr="00E80AEF">
              <w:rPr>
                <w:rFonts w:hint="eastAsia"/>
                <w:sz w:val="18"/>
                <w:rPrChange w:id="1326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비퍼</w:delText>
            </w:r>
            <w:r w:rsidRPr="00E80AEF">
              <w:rPr>
                <w:sz w:val="18"/>
                <w:rPrChange w:id="1327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>(Beepers)</w:delText>
            </w:r>
            <w:r w:rsidRPr="00E80AEF">
              <w:rPr>
                <w:bCs w:val="0"/>
                <w:noProof/>
                <w:webHidden/>
                <w:sz w:val="18"/>
                <w:rPrChange w:id="1328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18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29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30" w:author="박윤수" w:date="2014-08-22T20:49:00Z">
                <w:rPr>
                  <w:del w:id="1331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32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33" w:author="박윤수" w:date="2014-08-22T20:47:00Z">
            <w:r w:rsidRPr="00E80AEF">
              <w:rPr>
                <w:rFonts w:hint="eastAsia"/>
                <w:sz w:val="18"/>
                <w:rPrChange w:id="1334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이놈의</w:delText>
            </w:r>
            <w:r w:rsidRPr="00E80AEF">
              <w:rPr>
                <w:sz w:val="18"/>
                <w:rPrChange w:id="1335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36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버그</w:delText>
            </w:r>
            <w:r w:rsidRPr="00E80AEF">
              <w:rPr>
                <w:sz w:val="18"/>
                <w:rPrChange w:id="1337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! </w:delText>
            </w:r>
            <w:r w:rsidR="00AF7365">
              <w:rPr>
                <w:sz w:val="18"/>
                <w:rPrChange w:id="1338">
                  <w:rPr>
                    <w:rStyle w:val="a6"/>
                    <w:rFonts w:asciiTheme="minorEastAsia" w:hAnsiTheme="minorEastAsia"/>
                    <w:bCs w:val="0"/>
                    <w:noProof/>
                    <w:lang w:val="en-US" w:eastAsia="ko-KR"/>
                  </w:rPr>
                </w:rPrChange>
              </w:rPr>
              <w:drawing>
                <wp:inline distT="0" distB="0" distL="0" distR="0">
                  <wp:extent cx="790575" cy="304800"/>
                  <wp:effectExtent l="0" t="0" r="9525" b="0"/>
                  <wp:docPr id="198" name="그림 252" descr="b_shak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_shake.gif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0AEF">
              <w:rPr>
                <w:bCs w:val="0"/>
                <w:noProof/>
                <w:webHidden/>
                <w:sz w:val="18"/>
                <w:rPrChange w:id="1339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20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40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41" w:author="박윤수" w:date="2014-08-22T20:49:00Z">
                <w:rPr>
                  <w:del w:id="1342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43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44" w:author="박윤수" w:date="2014-08-22T20:47:00Z">
            <w:r w:rsidRPr="00E80AEF">
              <w:rPr>
                <w:rFonts w:hint="eastAsia"/>
                <w:sz w:val="18"/>
                <w:rPrChange w:id="1345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벽면</w:delText>
            </w:r>
          </w:del>
          <w:ins w:id="1346" w:author="이은정" w:date="2014-08-22T13:22:00Z">
            <w:del w:id="1347" w:author="박윤수" w:date="2014-08-22T20:47:00Z">
              <w:r w:rsidRPr="00E80AEF">
                <w:rPr>
                  <w:rFonts w:hint="eastAsia"/>
                  <w:sz w:val="18"/>
                  <w:rPrChange w:id="1348" w:author="박윤수" w:date="2014-08-22T20:49:00Z">
                    <w:rPr>
                      <w:rStyle w:val="a6"/>
                      <w:rFonts w:hint="eastAsia"/>
                      <w:bCs w:val="0"/>
                      <w:noProof/>
                      <w:lang w:eastAsia="ko-KR"/>
                    </w:rPr>
                  </w:rPrChange>
                </w:rPr>
                <w:delText>벽</w:delText>
              </w:r>
            </w:del>
          </w:ins>
          <w:del w:id="1349" w:author="박윤수" w:date="2014-08-22T20:47:00Z">
            <w:r w:rsidRPr="00E80AEF">
              <w:rPr>
                <w:sz w:val="18"/>
                <w:rPrChange w:id="1350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51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만들기</w:delText>
            </w:r>
            <w:r w:rsidRPr="00E80AEF">
              <w:rPr>
                <w:bCs w:val="0"/>
                <w:noProof/>
                <w:webHidden/>
                <w:sz w:val="18"/>
                <w:rPrChange w:id="1352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23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53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54" w:author="박윤수" w:date="2014-08-22T20:49:00Z">
                <w:rPr>
                  <w:del w:id="1355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56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57" w:author="박윤수" w:date="2014-08-22T20:47:00Z">
            <w:r w:rsidRPr="00E80AEF">
              <w:rPr>
                <w:rFonts w:hint="eastAsia"/>
                <w:sz w:val="18"/>
                <w:rPrChange w:id="1358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확실히</w:delText>
            </w:r>
            <w:r w:rsidRPr="00E80AEF">
              <w:rPr>
                <w:sz w:val="18"/>
                <w:rPrChange w:id="1359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60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반복</w:delText>
            </w:r>
            <w:r w:rsidRPr="00E80AEF">
              <w:rPr>
                <w:sz w:val="18"/>
                <w:rPrChange w:id="1361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62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피하기</w:delText>
            </w:r>
            <w:r w:rsidRPr="00E80AEF">
              <w:rPr>
                <w:bCs w:val="0"/>
                <w:noProof/>
                <w:webHidden/>
                <w:sz w:val="18"/>
                <w:rPrChange w:id="1363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27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64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65" w:author="박윤수" w:date="2014-08-22T20:49:00Z">
                <w:rPr>
                  <w:del w:id="1366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67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68" w:author="박윤수" w:date="2014-08-22T20:47:00Z">
            <w:r w:rsidRPr="00E80AEF">
              <w:rPr>
                <w:rFonts w:hint="eastAsia"/>
                <w:sz w:val="18"/>
                <w:rPrChange w:id="1369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다시</w:delText>
            </w:r>
            <w:r w:rsidRPr="00E80AEF">
              <w:rPr>
                <w:sz w:val="18"/>
                <w:rPrChange w:id="1370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71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반복</w:delText>
            </w:r>
            <w:r w:rsidRPr="00E80AEF">
              <w:rPr>
                <w:sz w:val="18"/>
                <w:rPrChange w:id="1372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73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피하기</w:delText>
            </w:r>
            <w:r w:rsidRPr="00E80AEF">
              <w:rPr>
                <w:bCs w:val="0"/>
                <w:noProof/>
                <w:webHidden/>
                <w:sz w:val="18"/>
                <w:rPrChange w:id="1374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35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7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76" w:author="박윤수" w:date="2014-08-22T20:49:00Z">
                <w:rPr>
                  <w:del w:id="137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7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379" w:author="박윤수" w:date="2014-08-22T20:47:00Z">
            <w:r w:rsidRPr="00E80AEF">
              <w:rPr>
                <w:rFonts w:hint="eastAsia"/>
                <w:sz w:val="18"/>
                <w:rPrChange w:id="1380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리봇</w:delText>
            </w:r>
          </w:del>
          <w:ins w:id="1381" w:author="이은정" w:date="2014-08-22T10:38:00Z">
            <w:del w:id="1382" w:author="박윤수" w:date="2014-08-22T20:47:00Z">
              <w:r w:rsidRPr="00E80AEF">
                <w:rPr>
                  <w:rFonts w:hint="eastAsia"/>
                  <w:sz w:val="18"/>
                  <w:rPrChange w:id="1383" w:author="박윤수" w:date="2014-08-22T20:49:00Z">
                    <w:rPr>
                      <w:rStyle w:val="a6"/>
                      <w:rFonts w:hint="eastAsia"/>
                      <w:bCs w:val="0"/>
                      <w:noProof/>
                      <w:lang w:eastAsia="ko-KR"/>
                    </w:rPr>
                  </w:rPrChange>
                </w:rPr>
                <w:delText>리보그</w:delText>
              </w:r>
            </w:del>
          </w:ins>
          <w:del w:id="1384" w:author="박윤수" w:date="2014-08-22T20:47:00Z">
            <w:r w:rsidRPr="00E80AEF">
              <w:rPr>
                <w:sz w:val="18"/>
                <w:rPrChange w:id="1385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86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스스로</w:delText>
            </w:r>
            <w:r w:rsidRPr="00E80AEF">
              <w:rPr>
                <w:sz w:val="18"/>
                <w:rPrChange w:id="1387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88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결정을</w:delText>
            </w:r>
            <w:r w:rsidRPr="00E80AEF">
              <w:rPr>
                <w:sz w:val="18"/>
                <w:rPrChange w:id="1389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90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할</w:delText>
            </w:r>
            <w:r w:rsidRPr="00E80AEF">
              <w:rPr>
                <w:sz w:val="18"/>
                <w:rPrChange w:id="1391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92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수</w:delText>
            </w:r>
            <w:r w:rsidRPr="00E80AEF">
              <w:rPr>
                <w:sz w:val="18"/>
                <w:rPrChange w:id="1393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394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있다면</w:delText>
            </w:r>
            <w:r w:rsidRPr="00E80AEF">
              <w:rPr>
                <w:bCs w:val="0"/>
                <w:noProof/>
                <w:webHidden/>
                <w:sz w:val="18"/>
                <w:rPrChange w:id="139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39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396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397" w:author="박윤수" w:date="2014-08-22T20:49:00Z">
                <w:rPr>
                  <w:del w:id="1398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399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00" w:author="박윤수" w:date="2014-08-22T20:47:00Z">
            <w:r w:rsidRPr="00E80AEF">
              <w:rPr>
                <w:rFonts w:hint="eastAsia"/>
                <w:sz w:val="18"/>
                <w:rPrChange w:id="1401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제</w:delText>
            </w:r>
            <w:r w:rsidRPr="00E80AEF">
              <w:rPr>
                <w:sz w:val="18"/>
                <w:rPrChange w:id="1402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403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말을</w:delText>
            </w:r>
            <w:r w:rsidRPr="00E80AEF">
              <w:rPr>
                <w:sz w:val="18"/>
                <w:rPrChange w:id="1404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405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들으세요</w:delText>
            </w:r>
            <w:r w:rsidRPr="00E80AEF">
              <w:rPr>
                <w:sz w:val="18"/>
                <w:rPrChange w:id="1406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… </w:delText>
            </w:r>
            <w:r w:rsidRPr="00E80AEF">
              <w:rPr>
                <w:rFonts w:hint="eastAsia"/>
                <w:sz w:val="18"/>
                <w:rPrChange w:id="1407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그렇지</w:delText>
            </w:r>
            <w:r w:rsidRPr="00E80AEF">
              <w:rPr>
                <w:sz w:val="18"/>
                <w:rPrChange w:id="1408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409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않다면</w:delText>
            </w:r>
            <w:r w:rsidRPr="00E80AEF">
              <w:rPr>
                <w:bCs w:val="0"/>
                <w:noProof/>
                <w:webHidden/>
                <w:sz w:val="18"/>
                <w:rPrChange w:id="141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42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1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12" w:author="박윤수" w:date="2014-08-22T20:49:00Z">
                <w:rPr>
                  <w:del w:id="141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1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15" w:author="박윤수" w:date="2014-08-22T20:47:00Z">
            <w:r w:rsidRPr="00E80AEF">
              <w:rPr>
                <w:sz w:val="18"/>
                <w:rPrChange w:id="1416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>if, else, if, else, …</w:delText>
            </w:r>
            <w:r w:rsidRPr="00E80AEF">
              <w:rPr>
                <w:bCs w:val="0"/>
                <w:noProof/>
                <w:webHidden/>
                <w:sz w:val="18"/>
                <w:rPrChange w:id="141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48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18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19" w:author="박윤수" w:date="2014-08-22T20:49:00Z">
                <w:rPr>
                  <w:del w:id="1420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21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22" w:author="박윤수" w:date="2014-08-22T20:47:00Z">
            <w:r w:rsidRPr="00E80AEF">
              <w:rPr>
                <w:rFonts w:hint="eastAsia"/>
                <w:sz w:val="18"/>
                <w:rPrChange w:id="1423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참이</w:delText>
            </w:r>
            <w:r w:rsidRPr="00E80AEF">
              <w:rPr>
                <w:sz w:val="18"/>
                <w:rPrChange w:id="1424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425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아닙니까</w:delText>
            </w:r>
            <w:r w:rsidRPr="00E80AEF">
              <w:rPr>
                <w:sz w:val="18"/>
                <w:rPrChange w:id="1426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>?</w:delText>
            </w:r>
            <w:r w:rsidRPr="00E80AEF">
              <w:rPr>
                <w:bCs w:val="0"/>
                <w:noProof/>
                <w:webHidden/>
                <w:sz w:val="18"/>
                <w:rPrChange w:id="142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50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28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29" w:author="박윤수" w:date="2014-08-22T20:49:00Z">
                <w:rPr>
                  <w:del w:id="1430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31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32" w:author="박윤수" w:date="2014-08-22T20:47:00Z">
            <w:r w:rsidRPr="00E80AEF">
              <w:rPr>
                <w:sz w:val="18"/>
                <w:rPrChange w:id="1433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while </w:delText>
            </w:r>
            <w:r w:rsidRPr="00E80AEF">
              <w:rPr>
                <w:rFonts w:hint="eastAsia"/>
                <w:sz w:val="18"/>
                <w:rPrChange w:id="1434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문</w:delText>
            </w:r>
            <w:r w:rsidRPr="00E80AEF">
              <w:rPr>
                <w:bCs w:val="0"/>
                <w:noProof/>
                <w:webHidden/>
                <w:sz w:val="18"/>
                <w:rPrChange w:id="143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  <w:delText>53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36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37" w:author="박윤수" w:date="2014-08-22T20:49:00Z">
                <w:rPr>
                  <w:del w:id="1438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39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40" w:author="박윤수" w:date="2014-08-22T20:47:00Z">
            <w:r w:rsidRPr="00E80AEF">
              <w:rPr>
                <w:rFonts w:hint="eastAsia"/>
                <w:sz w:val="18"/>
                <w:rPrChange w:id="1441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놀라운</w:delText>
            </w:r>
            <w:r w:rsidRPr="00E80AEF">
              <w:rPr>
                <w:sz w:val="18"/>
                <w:rPrChange w:id="1442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Part 1</w:delText>
            </w:r>
            <w:r w:rsidRPr="00E80AEF">
              <w:rPr>
                <w:bCs w:val="0"/>
                <w:noProof/>
                <w:webHidden/>
                <w:sz w:val="18"/>
                <w:rPrChange w:id="1443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444" w:author="이은정" w:date="2014-08-22T10:50:00Z">
            <w:del w:id="1445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446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56</w:delText>
              </w:r>
            </w:del>
          </w:ins>
          <w:del w:id="1447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448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55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49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50" w:author="박윤수" w:date="2014-08-22T20:49:00Z">
                <w:rPr>
                  <w:del w:id="1451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52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53" w:author="박윤수" w:date="2014-08-22T20:47:00Z">
            <w:r w:rsidRPr="00E80AEF">
              <w:rPr>
                <w:rFonts w:hint="eastAsia"/>
                <w:sz w:val="18"/>
                <w:rPrChange w:id="1454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놀라운</w:delText>
            </w:r>
            <w:r w:rsidRPr="00E80AEF">
              <w:rPr>
                <w:sz w:val="18"/>
                <w:rPrChange w:id="1455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Part 2</w:delText>
            </w:r>
            <w:r w:rsidRPr="00E80AEF">
              <w:rPr>
                <w:bCs w:val="0"/>
                <w:noProof/>
                <w:webHidden/>
                <w:sz w:val="18"/>
                <w:rPrChange w:id="145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457" w:author="이은정" w:date="2014-08-22T10:50:00Z">
            <w:del w:id="1458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459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58</w:delText>
              </w:r>
            </w:del>
          </w:ins>
          <w:del w:id="1460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46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57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62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63" w:author="박윤수" w:date="2014-08-22T20:49:00Z">
                <w:rPr>
                  <w:del w:id="1464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65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66" w:author="박윤수" w:date="2014-08-22T20:47:00Z">
            <w:r w:rsidRPr="00E80AEF">
              <w:rPr>
                <w:rFonts w:hint="eastAsia"/>
                <w:sz w:val="18"/>
                <w:rPrChange w:id="1467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놀라운</w:delText>
            </w:r>
            <w:r w:rsidRPr="00E80AEF">
              <w:rPr>
                <w:sz w:val="18"/>
                <w:rPrChange w:id="1468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Part 3</w:delText>
            </w:r>
            <w:r w:rsidRPr="00E80AEF">
              <w:rPr>
                <w:bCs w:val="0"/>
                <w:noProof/>
                <w:webHidden/>
                <w:sz w:val="18"/>
                <w:rPrChange w:id="1469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470" w:author="이은정" w:date="2014-08-22T10:50:00Z">
            <w:del w:id="1471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472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60</w:delText>
              </w:r>
            </w:del>
          </w:ins>
          <w:del w:id="1473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474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59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7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76" w:author="박윤수" w:date="2014-08-22T20:49:00Z">
                <w:rPr>
                  <w:del w:id="147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7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79" w:author="박윤수" w:date="2014-08-22T20:47:00Z">
            <w:r w:rsidRPr="00E80AEF">
              <w:rPr>
                <w:rFonts w:hint="eastAsia"/>
                <w:sz w:val="18"/>
                <w:rPrChange w:id="1480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놀라운</w:delText>
            </w:r>
            <w:r w:rsidRPr="00E80AEF">
              <w:rPr>
                <w:sz w:val="18"/>
                <w:rPrChange w:id="1481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Part 4</w:delText>
            </w:r>
            <w:r w:rsidRPr="00E80AEF">
              <w:rPr>
                <w:bCs w:val="0"/>
                <w:noProof/>
                <w:webHidden/>
                <w:sz w:val="18"/>
                <w:rPrChange w:id="1482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483" w:author="이은정" w:date="2014-08-22T10:50:00Z">
            <w:del w:id="1484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485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61</w:delText>
              </w:r>
            </w:del>
          </w:ins>
          <w:del w:id="1486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48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60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488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489" w:author="박윤수" w:date="2014-08-22T20:49:00Z">
                <w:rPr>
                  <w:del w:id="1490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491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492" w:author="박윤수" w:date="2014-08-22T20:47:00Z">
            <w:r w:rsidRPr="00E80AEF">
              <w:rPr>
                <w:rFonts w:hint="eastAsia"/>
                <w:sz w:val="18"/>
                <w:rPrChange w:id="1493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놀라운</w:delText>
            </w:r>
            <w:r w:rsidRPr="00E80AEF">
              <w:rPr>
                <w:sz w:val="18"/>
                <w:rPrChange w:id="1494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Part 5</w:delText>
            </w:r>
            <w:r w:rsidRPr="00E80AEF">
              <w:rPr>
                <w:bCs w:val="0"/>
                <w:noProof/>
                <w:webHidden/>
                <w:sz w:val="18"/>
                <w:rPrChange w:id="149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496" w:author="이은정" w:date="2014-08-22T10:50:00Z">
            <w:del w:id="1497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498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62</w:delText>
              </w:r>
            </w:del>
          </w:ins>
          <w:del w:id="1499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50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61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50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502" w:author="박윤수" w:date="2014-08-22T20:49:00Z">
                <w:rPr>
                  <w:del w:id="150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0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505" w:author="박윤수" w:date="2014-08-22T20:47:00Z">
            <w:r w:rsidRPr="00E80AEF">
              <w:rPr>
                <w:rFonts w:hint="eastAsia"/>
                <w:sz w:val="18"/>
                <w:rPrChange w:id="1506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비가</w:delText>
            </w:r>
            <w:r w:rsidRPr="00E80AEF">
              <w:rPr>
                <w:sz w:val="18"/>
                <w:rPrChange w:id="1507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08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와요</w:delText>
            </w:r>
            <w:r w:rsidRPr="00E80AEF">
              <w:rPr>
                <w:bCs w:val="0"/>
                <w:noProof/>
                <w:webHidden/>
                <w:sz w:val="18"/>
                <w:rPrChange w:id="1509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510" w:author="이은정" w:date="2014-08-22T10:50:00Z">
            <w:del w:id="1511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512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67</w:delText>
              </w:r>
            </w:del>
          </w:ins>
          <w:del w:id="1513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514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66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51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516" w:author="박윤수" w:date="2014-08-22T20:49:00Z">
                <w:rPr>
                  <w:del w:id="151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1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519" w:author="박윤수" w:date="2014-08-22T20:47:00Z">
            <w:r w:rsidRPr="00E80AEF">
              <w:rPr>
                <w:rFonts w:hint="eastAsia"/>
                <w:sz w:val="18"/>
                <w:rPrChange w:id="1520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폭풍이</w:delText>
            </w:r>
            <w:r w:rsidRPr="00E80AEF">
              <w:rPr>
                <w:sz w:val="18"/>
                <w:rPrChange w:id="1521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22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지나간</w:delText>
            </w:r>
            <w:r w:rsidRPr="00E80AEF">
              <w:rPr>
                <w:sz w:val="18"/>
                <w:rPrChange w:id="1523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24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후에</w:delText>
            </w:r>
            <w:r w:rsidRPr="00E80AEF">
              <w:rPr>
                <w:bCs w:val="0"/>
                <w:noProof/>
                <w:webHidden/>
                <w:sz w:val="18"/>
                <w:rPrChange w:id="152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526" w:author="이은정" w:date="2014-08-22T10:50:00Z">
            <w:del w:id="1527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528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70</w:delText>
              </w:r>
            </w:del>
          </w:ins>
          <w:del w:id="1529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53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69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53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532" w:author="박윤수" w:date="2014-08-22T20:49:00Z">
                <w:rPr>
                  <w:del w:id="153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3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535" w:author="박윤수" w:date="2014-08-22T20:47:00Z">
            <w:r w:rsidRPr="00E80AEF">
              <w:rPr>
                <w:rFonts w:hint="eastAsia"/>
                <w:sz w:val="18"/>
                <w:rPrChange w:id="1536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정렬하기</w:delText>
            </w:r>
            <w:r w:rsidRPr="00E80AEF">
              <w:rPr>
                <w:bCs w:val="0"/>
                <w:noProof/>
                <w:webHidden/>
                <w:sz w:val="18"/>
                <w:rPrChange w:id="153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538" w:author="이은정" w:date="2014-08-22T10:50:00Z">
            <w:del w:id="1539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540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72</w:delText>
              </w:r>
            </w:del>
          </w:ins>
          <w:del w:id="1541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542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71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543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544" w:author="박윤수" w:date="2014-08-22T20:49:00Z">
                <w:rPr>
                  <w:del w:id="1545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46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547" w:author="박윤수" w:date="2014-08-22T20:47:00Z">
            <w:r w:rsidRPr="00E80AEF">
              <w:rPr>
                <w:rFonts w:hint="eastAsia"/>
                <w:sz w:val="18"/>
                <w:rPrChange w:id="1548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반복</w:delText>
            </w:r>
            <w:r w:rsidRPr="00E80AEF">
              <w:rPr>
                <w:sz w:val="18"/>
                <w:rPrChange w:id="1549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50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피하기</w:delText>
            </w:r>
            <w:r w:rsidRPr="00E80AEF">
              <w:rPr>
                <w:sz w:val="18"/>
                <w:rPrChange w:id="1551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– </w:delText>
            </w:r>
            <w:r w:rsidRPr="00E80AEF">
              <w:rPr>
                <w:rFonts w:hint="eastAsia"/>
                <w:sz w:val="18"/>
                <w:rPrChange w:id="1552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가져오는</w:delText>
            </w:r>
            <w:r w:rsidRPr="00E80AEF">
              <w:rPr>
                <w:sz w:val="18"/>
                <w:rPrChange w:id="1553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54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것</w:delText>
            </w:r>
            <w:r w:rsidRPr="00E80AEF">
              <w:rPr>
                <w:bCs w:val="0"/>
                <w:noProof/>
                <w:webHidden/>
                <w:sz w:val="18"/>
                <w:rPrChange w:id="155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556" w:author="이은정" w:date="2014-08-22T10:50:00Z">
            <w:del w:id="1557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558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75</w:delText>
              </w:r>
            </w:del>
          </w:ins>
          <w:del w:id="1559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56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74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56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562" w:author="박윤수" w:date="2014-08-22T20:49:00Z">
                <w:rPr>
                  <w:del w:id="156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6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565" w:author="박윤수" w:date="2014-08-22T20:47:00Z">
            <w:r w:rsidRPr="00E80AEF">
              <w:rPr>
                <w:rFonts w:hint="eastAsia"/>
                <w:sz w:val="18"/>
                <w:rPrChange w:id="1566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리봇</w:delText>
            </w:r>
          </w:del>
          <w:ins w:id="1567" w:author="이은정" w:date="2014-08-22T10:38:00Z">
            <w:del w:id="1568" w:author="박윤수" w:date="2014-08-22T20:47:00Z">
              <w:r w:rsidRPr="00E80AEF">
                <w:rPr>
                  <w:rFonts w:hint="eastAsia"/>
                  <w:sz w:val="18"/>
                  <w:rPrChange w:id="1569" w:author="박윤수" w:date="2014-08-22T20:49:00Z">
                    <w:rPr>
                      <w:rStyle w:val="a6"/>
                      <w:rFonts w:hint="eastAsia"/>
                      <w:bCs w:val="0"/>
                      <w:noProof/>
                      <w:lang w:eastAsia="ko-KR"/>
                    </w:rPr>
                  </w:rPrChange>
                </w:rPr>
                <w:delText>리보그</w:delText>
              </w:r>
            </w:del>
          </w:ins>
          <w:del w:id="1570" w:author="박윤수" w:date="2014-08-22T20:47:00Z">
            <w:r w:rsidRPr="00E80AEF">
              <w:rPr>
                <w:rFonts w:hint="eastAsia"/>
                <w:sz w:val="18"/>
                <w:rPrChange w:id="1571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에게</w:delText>
            </w:r>
            <w:r w:rsidRPr="00E80AEF">
              <w:rPr>
                <w:sz w:val="18"/>
                <w:rPrChange w:id="1572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73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덧셈</w:delText>
            </w:r>
            <w:r w:rsidRPr="00E80AEF">
              <w:rPr>
                <w:sz w:val="18"/>
                <w:rPrChange w:id="1574" w:author="박윤수" w:date="2014-08-22T20:49:00Z">
                  <w:rPr>
                    <w:rStyle w:val="a6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rFonts w:hint="eastAsia"/>
                <w:sz w:val="18"/>
                <w:rPrChange w:id="1575" w:author="박윤수" w:date="2014-08-22T20:49:00Z">
                  <w:rPr>
                    <w:rStyle w:val="a6"/>
                    <w:rFonts w:hint="eastAsia"/>
                    <w:bCs w:val="0"/>
                    <w:noProof/>
                    <w:lang w:eastAsia="ko-KR"/>
                  </w:rPr>
                </w:rPrChange>
              </w:rPr>
              <w:delText>가르치기</w:delText>
            </w:r>
            <w:r w:rsidRPr="00E80AEF">
              <w:rPr>
                <w:bCs w:val="0"/>
                <w:noProof/>
                <w:webHidden/>
                <w:sz w:val="18"/>
                <w:rPrChange w:id="157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577" w:author="이은정" w:date="2014-08-22T10:50:00Z">
            <w:del w:id="1578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579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80</w:delText>
              </w:r>
            </w:del>
          </w:ins>
          <w:del w:id="1580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58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79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582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583" w:author="박윤수" w:date="2014-08-22T20:49:00Z">
                <w:rPr>
                  <w:del w:id="1584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585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586" w:author="박윤수" w:date="2014-08-22T20:47:00Z">
            <w:r w:rsidRPr="00E80AEF">
              <w:rPr>
                <w:sz w:val="18"/>
                <w:rPrChange w:id="1587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파이썬은</w:delText>
            </w:r>
            <w:r w:rsidRPr="00E80AEF">
              <w:rPr>
                <w:sz w:val="18"/>
                <w:rPrChange w:id="1588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58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이미</w:delText>
            </w:r>
            <w:r w:rsidRPr="00E80AEF">
              <w:rPr>
                <w:sz w:val="18"/>
                <w:rPrChange w:id="159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59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더하기를</w:delText>
            </w:r>
            <w:r w:rsidRPr="00E80AEF">
              <w:rPr>
                <w:sz w:val="18"/>
                <w:rPrChange w:id="159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59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알고</w:delText>
            </w:r>
            <w:r w:rsidRPr="00E80AEF">
              <w:rPr>
                <w:sz w:val="18"/>
                <w:rPrChange w:id="159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59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있어요</w:delText>
            </w:r>
            <w:r w:rsidRPr="00E80AEF">
              <w:rPr>
                <w:bCs w:val="0"/>
                <w:noProof/>
                <w:webHidden/>
                <w:sz w:val="18"/>
                <w:rPrChange w:id="159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597" w:author="이은정" w:date="2014-08-22T10:50:00Z">
            <w:del w:id="1598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599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85</w:delText>
              </w:r>
            </w:del>
          </w:ins>
          <w:del w:id="1600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60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84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602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603" w:author="박윤수" w:date="2014-08-22T20:49:00Z">
                <w:rPr>
                  <w:del w:id="1604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605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606" w:author="박윤수" w:date="2014-08-22T20:47:00Z">
            <w:r w:rsidRPr="00E80AEF">
              <w:rPr>
                <w:sz w:val="18"/>
                <w:rPrChange w:id="1607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제</w:delText>
            </w:r>
            <w:r w:rsidRPr="00E80AEF">
              <w:rPr>
                <w:sz w:val="18"/>
                <w:rPrChange w:id="1608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III </w:delText>
            </w:r>
            <w:r w:rsidRPr="00E80AEF">
              <w:rPr>
                <w:sz w:val="18"/>
                <w:rPrChange w:id="1609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부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610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611" w:author="이은정" w:date="2014-08-22T10:50:00Z">
            <w:del w:id="1612" w:author="박윤수" w:date="2014-08-22T20:47:00Z">
              <w:r w:rsidRPr="00E80AEF">
                <w:rPr>
                  <w:b w:val="0"/>
                  <w:bCs w:val="0"/>
                  <w:noProof/>
                  <w:webHidden/>
                  <w:sz w:val="18"/>
                  <w:rPrChange w:id="1613" w:author="박윤수" w:date="2014-08-22T20:49:00Z">
                    <w:rPr>
                      <w:b w:val="0"/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90</w:delText>
              </w:r>
            </w:del>
          </w:ins>
          <w:del w:id="1614" w:author="박윤수" w:date="2014-08-22T20:47:00Z">
            <w:r w:rsidRPr="00E80AEF">
              <w:rPr>
                <w:b w:val="0"/>
                <w:bCs w:val="0"/>
                <w:noProof/>
                <w:webHidden/>
                <w:sz w:val="18"/>
                <w:rPrChange w:id="1615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89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616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617" w:author="박윤수" w:date="2014-08-22T20:49:00Z">
                <w:rPr>
                  <w:del w:id="1618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619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620" w:author="박윤수" w:date="2014-08-22T20:47:00Z">
            <w:r w:rsidRPr="00E80AEF">
              <w:rPr>
                <w:sz w:val="18"/>
                <w:rPrChange w:id="1621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RUR-PLE</w:delText>
            </w:r>
          </w:del>
          <w:ins w:id="1622" w:author="이은정" w:date="2014-08-22T10:11:00Z">
            <w:del w:id="1623" w:author="박윤수" w:date="2014-08-22T20:47:00Z">
              <w:r w:rsidRPr="00E80AEF">
                <w:rPr>
                  <w:sz w:val="18"/>
                  <w:rPrChange w:id="1624" w:author="박윤수" w:date="2014-08-22T20:49:00Z">
                    <w:rPr>
                      <w:rStyle w:val="a6"/>
                      <w:rFonts w:asciiTheme="minorEastAsia" w:hAnsiTheme="minorEastAsia"/>
                      <w:b w:val="0"/>
                      <w:bCs w:val="0"/>
                      <w:noProof/>
                      <w:lang w:eastAsia="ko-KR"/>
                    </w:rPr>
                  </w:rPrChange>
                </w:rPr>
                <w:delText>러플</w:delText>
              </w:r>
              <w:r w:rsidRPr="00E80AEF">
                <w:rPr>
                  <w:sz w:val="18"/>
                  <w:rPrChange w:id="1625" w:author="박윤수" w:date="2014-08-22T20:49:00Z">
                    <w:rPr>
                      <w:rStyle w:val="a6"/>
                      <w:rFonts w:asciiTheme="minorEastAsia" w:hAnsiTheme="minorEastAsia"/>
                      <w:b w:val="0"/>
                      <w:bCs w:val="0"/>
                      <w:noProof/>
                      <w:lang w:eastAsia="ko-KR"/>
                    </w:rPr>
                  </w:rPrChange>
                </w:rPr>
                <w:delText>(RUR-PLE)</w:delText>
              </w:r>
            </w:del>
          </w:ins>
          <w:del w:id="1626" w:author="박윤수" w:date="2014-08-22T20:47:00Z">
            <w:r w:rsidRPr="00E80AEF">
              <w:rPr>
                <w:sz w:val="18"/>
                <w:rPrChange w:id="1627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628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사용법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629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630" w:author="이은정" w:date="2014-08-22T10:50:00Z">
            <w:del w:id="1631" w:author="박윤수" w:date="2014-08-22T20:47:00Z">
              <w:r w:rsidRPr="00E80AEF">
                <w:rPr>
                  <w:b w:val="0"/>
                  <w:bCs w:val="0"/>
                  <w:noProof/>
                  <w:webHidden/>
                  <w:sz w:val="18"/>
                  <w:rPrChange w:id="1632" w:author="박윤수" w:date="2014-08-22T20:49:00Z">
                    <w:rPr>
                      <w:b w:val="0"/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90</w:delText>
              </w:r>
            </w:del>
          </w:ins>
          <w:del w:id="1633" w:author="박윤수" w:date="2014-08-22T20:47:00Z">
            <w:r w:rsidRPr="00E80AEF">
              <w:rPr>
                <w:b w:val="0"/>
                <w:bCs w:val="0"/>
                <w:noProof/>
                <w:webHidden/>
                <w:sz w:val="18"/>
                <w:rPrChange w:id="1634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89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63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636" w:author="박윤수" w:date="2014-08-22T20:49:00Z">
                <w:rPr>
                  <w:del w:id="163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63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639" w:author="박윤수" w:date="2014-08-22T20:47:00Z">
            <w:r w:rsidRPr="00E80AEF">
              <w:rPr>
                <w:sz w:val="18"/>
                <w:rPrChange w:id="164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프로그램</w:delText>
            </w:r>
            <w:r w:rsidRPr="00E80AEF">
              <w:rPr>
                <w:sz w:val="18"/>
                <w:rPrChange w:id="164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64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및</w:delText>
            </w:r>
            <w:r w:rsidRPr="00E80AEF">
              <w:rPr>
                <w:sz w:val="18"/>
                <w:rPrChange w:id="164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64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화면</w:delText>
            </w:r>
            <w:r w:rsidRPr="00E80AEF">
              <w:rPr>
                <w:sz w:val="18"/>
                <w:rPrChange w:id="164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646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구성</w:delText>
            </w:r>
            <w:r w:rsidRPr="00E80AEF">
              <w:rPr>
                <w:bCs w:val="0"/>
                <w:noProof/>
                <w:webHidden/>
                <w:sz w:val="18"/>
                <w:rPrChange w:id="164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648" w:author="이은정" w:date="2014-08-22T10:50:00Z">
            <w:del w:id="1649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650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91</w:delText>
              </w:r>
            </w:del>
          </w:ins>
          <w:del w:id="1651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652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90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653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654" w:author="박윤수" w:date="2014-08-22T20:49:00Z">
                <w:rPr>
                  <w:del w:id="1655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656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657" w:author="박윤수" w:date="2014-08-22T20:47:00Z">
            <w:r w:rsidRPr="00E80AEF">
              <w:rPr>
                <w:sz w:val="18"/>
                <w:rPrChange w:id="1658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기본</w:delText>
            </w:r>
            <w:r w:rsidRPr="00E80AEF">
              <w:rPr>
                <w:sz w:val="18"/>
                <w:rPrChange w:id="165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</w:delText>
            </w:r>
            <w:r w:rsidRPr="00E80AEF">
              <w:rPr>
                <w:sz w:val="18"/>
                <w:rPrChange w:id="166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명령</w:delText>
            </w:r>
            <w:r w:rsidRPr="00E80AEF">
              <w:rPr>
                <w:bCs w:val="0"/>
                <w:noProof/>
                <w:webHidden/>
                <w:sz w:val="18"/>
                <w:rPrChange w:id="166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662" w:author="이은정" w:date="2014-08-22T10:50:00Z">
            <w:del w:id="1663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664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93</w:delText>
              </w:r>
            </w:del>
          </w:ins>
          <w:del w:id="1665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66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92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667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668" w:author="박윤수" w:date="2014-08-22T20:49:00Z">
                <w:rPr>
                  <w:del w:id="1669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670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671" w:author="박윤수" w:date="2014-08-22T20:47:00Z">
            <w:r w:rsidRPr="00E80AEF">
              <w:rPr>
                <w:sz w:val="18"/>
                <w:rPrChange w:id="167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월드</w:delText>
            </w:r>
          </w:del>
          <w:ins w:id="1673" w:author="이은정" w:date="2014-08-22T10:51:00Z">
            <w:del w:id="1674" w:author="박윤수" w:date="2014-08-22T20:47:00Z">
              <w:r w:rsidRPr="00E80AEF">
                <w:rPr>
                  <w:sz w:val="18"/>
                  <w:rPrChange w:id="1675" w:author="박윤수" w:date="2014-08-22T20:49:00Z">
                    <w:rPr>
                      <w:rStyle w:val="a6"/>
                      <w:rFonts w:asciiTheme="minorEastAsia" w:hAnsiTheme="minorEastAsia"/>
                      <w:bCs w:val="0"/>
                      <w:noProof/>
                      <w:lang w:eastAsia="ko-KR"/>
                    </w:rPr>
                  </w:rPrChange>
                </w:rPr>
                <w:delText xml:space="preserve"> </w:delText>
              </w:r>
            </w:del>
          </w:ins>
          <w:del w:id="1676" w:author="박윤수" w:date="2014-08-22T20:47:00Z">
            <w:r w:rsidRPr="00E80AEF">
              <w:rPr>
                <w:sz w:val="18"/>
                <w:rPrChange w:id="1677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(</w:delText>
            </w:r>
            <w:r w:rsidRPr="00E80AEF">
              <w:rPr>
                <w:sz w:val="18"/>
                <w:rPrChange w:id="1678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월드</w:delText>
            </w:r>
            <w:r w:rsidRPr="00E80AEF">
              <w:rPr>
                <w:sz w:val="18"/>
                <w:rPrChange w:id="167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) </w:delText>
            </w:r>
            <w:r w:rsidRPr="00E80AEF">
              <w:rPr>
                <w:sz w:val="18"/>
                <w:rPrChange w:id="168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꾸미기</w:delText>
            </w:r>
            <w:r w:rsidRPr="00E80AEF">
              <w:rPr>
                <w:bCs w:val="0"/>
                <w:noProof/>
                <w:webHidden/>
                <w:sz w:val="18"/>
                <w:rPrChange w:id="168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682" w:author="이은정" w:date="2014-08-22T10:50:00Z">
            <w:del w:id="1683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684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99</w:delText>
              </w:r>
            </w:del>
          </w:ins>
          <w:del w:id="1685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68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98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687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688" w:author="박윤수" w:date="2014-08-22T20:49:00Z">
                <w:rPr>
                  <w:del w:id="1689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690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691" w:author="박윤수" w:date="2014-08-22T20:47:00Z">
            <w:r w:rsidRPr="00E80AEF">
              <w:rPr>
                <w:sz w:val="18"/>
                <w:rPrChange w:id="1692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제</w:delText>
            </w:r>
            <w:r w:rsidRPr="00E80AEF">
              <w:rPr>
                <w:sz w:val="18"/>
                <w:rPrChange w:id="1693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 xml:space="preserve">IV </w:delText>
            </w:r>
            <w:r w:rsidRPr="00E80AEF">
              <w:rPr>
                <w:sz w:val="18"/>
                <w:rPrChange w:id="1694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부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695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696" w:author="이은정" w:date="2014-08-22T10:50:00Z">
            <w:del w:id="1697" w:author="박윤수" w:date="2014-08-22T20:47:00Z">
              <w:r w:rsidRPr="00E80AEF">
                <w:rPr>
                  <w:b w:val="0"/>
                  <w:bCs w:val="0"/>
                  <w:noProof/>
                  <w:webHidden/>
                  <w:sz w:val="18"/>
                  <w:rPrChange w:id="1698" w:author="박윤수" w:date="2014-08-22T20:49:00Z">
                    <w:rPr>
                      <w:b w:val="0"/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106</w:delText>
              </w:r>
            </w:del>
          </w:ins>
          <w:del w:id="1699" w:author="박윤수" w:date="2014-08-22T20:47:00Z">
            <w:r w:rsidRPr="00E80AEF">
              <w:rPr>
                <w:b w:val="0"/>
                <w:bCs w:val="0"/>
                <w:noProof/>
                <w:webHidden/>
                <w:sz w:val="18"/>
                <w:rPrChange w:id="1700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104</w:delText>
            </w:r>
          </w:del>
        </w:p>
        <w:p w:rsidR="00000000" w:rsidRDefault="00E80AEF">
          <w:pPr>
            <w:pStyle w:val="10"/>
            <w:tabs>
              <w:tab w:val="right" w:leader="dot" w:pos="8494"/>
            </w:tabs>
            <w:spacing w:line="260" w:lineRule="exact"/>
            <w:rPr>
              <w:del w:id="1701" w:author="박윤수" w:date="2014-08-22T20:47:00Z"/>
              <w:rFonts w:asciiTheme="minorHAnsi" w:hAnsiTheme="minorHAnsi" w:cstheme="minorBidi"/>
              <w:b w:val="0"/>
              <w:bCs w:val="0"/>
              <w:noProof/>
              <w:kern w:val="2"/>
              <w:sz w:val="16"/>
              <w:szCs w:val="22"/>
              <w:lang w:val="en-US" w:eastAsia="ko-KR"/>
              <w:rPrChange w:id="1702" w:author="박윤수" w:date="2014-08-22T20:49:00Z">
                <w:rPr>
                  <w:del w:id="1703" w:author="박윤수" w:date="2014-08-22T20:47:00Z"/>
                  <w:rFonts w:asciiTheme="minorHAnsi" w:hAnsiTheme="minorHAnsi" w:cstheme="minorBidi"/>
                  <w:b w:val="0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04" w:author="박윤수" w:date="2014-08-22T21:28:00Z">
              <w:pPr>
                <w:pStyle w:val="10"/>
                <w:tabs>
                  <w:tab w:val="right" w:leader="dot" w:pos="8494"/>
                </w:tabs>
                <w:spacing w:before="0"/>
              </w:pPr>
            </w:pPrChange>
          </w:pPr>
          <w:del w:id="1705" w:author="박윤수" w:date="2014-08-22T20:47:00Z">
            <w:r w:rsidRPr="00E80AEF">
              <w:rPr>
                <w:sz w:val="18"/>
                <w:rPrChange w:id="1706" w:author="박윤수" w:date="2014-08-22T20:49:00Z">
                  <w:rPr>
                    <w:rStyle w:val="a6"/>
                    <w:rFonts w:asciiTheme="minorEastAsia" w:hAnsiTheme="minorEastAsia"/>
                    <w:b w:val="0"/>
                    <w:bCs w:val="0"/>
                    <w:noProof/>
                    <w:lang w:eastAsia="ko-KR"/>
                  </w:rPr>
                </w:rPrChange>
              </w:rPr>
              <w:delText>연습문제</w:delText>
            </w:r>
            <w:r w:rsidRPr="00E80AEF">
              <w:rPr>
                <w:b w:val="0"/>
                <w:bCs w:val="0"/>
                <w:noProof/>
                <w:webHidden/>
                <w:sz w:val="18"/>
                <w:rPrChange w:id="1707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08" w:author="이은정" w:date="2014-08-22T10:50:00Z">
            <w:del w:id="1709" w:author="박윤수" w:date="2014-08-22T20:47:00Z">
              <w:r w:rsidRPr="00E80AEF">
                <w:rPr>
                  <w:b w:val="0"/>
                  <w:bCs w:val="0"/>
                  <w:noProof/>
                  <w:webHidden/>
                  <w:sz w:val="18"/>
                  <w:rPrChange w:id="1710" w:author="박윤수" w:date="2014-08-22T20:49:00Z">
                    <w:rPr>
                      <w:b w:val="0"/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106</w:delText>
              </w:r>
            </w:del>
          </w:ins>
          <w:del w:id="1711" w:author="박윤수" w:date="2014-08-22T20:47:00Z">
            <w:r w:rsidRPr="00E80AEF">
              <w:rPr>
                <w:b w:val="0"/>
                <w:bCs w:val="0"/>
                <w:noProof/>
                <w:webHidden/>
                <w:sz w:val="18"/>
                <w:rPrChange w:id="1712" w:author="박윤수" w:date="2014-08-22T20:49:00Z">
                  <w:rPr>
                    <w:b w:val="0"/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104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13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14" w:author="박윤수" w:date="2014-08-22T20:49:00Z">
                <w:rPr>
                  <w:del w:id="1715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16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17" w:author="박윤수" w:date="2014-08-22T20:47:00Z">
            <w:r w:rsidRPr="00E80AEF">
              <w:rPr>
                <w:sz w:val="18"/>
                <w:rPrChange w:id="1718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1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1</w:delText>
            </w:r>
            <w:r w:rsidRPr="00E80AEF">
              <w:rPr>
                <w:bCs w:val="0"/>
                <w:noProof/>
                <w:webHidden/>
                <w:sz w:val="18"/>
                <w:rPrChange w:id="172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21" w:author="이은정" w:date="2014-08-22T10:50:00Z">
            <w:del w:id="1722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723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107</w:delText>
              </w:r>
            </w:del>
          </w:ins>
          <w:del w:id="1724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72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105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26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27" w:author="박윤수" w:date="2014-08-22T20:49:00Z">
                <w:rPr>
                  <w:del w:id="1728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29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30" w:author="박윤수" w:date="2014-08-22T20:47:00Z">
            <w:r w:rsidRPr="00E80AEF">
              <w:rPr>
                <w:sz w:val="18"/>
                <w:rPrChange w:id="173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3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2</w:delText>
            </w:r>
            <w:r w:rsidRPr="00E80AEF">
              <w:rPr>
                <w:bCs w:val="0"/>
                <w:noProof/>
                <w:webHidden/>
                <w:sz w:val="18"/>
                <w:rPrChange w:id="1733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34" w:author="이은정" w:date="2014-08-22T10:50:00Z">
            <w:del w:id="1735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736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108</w:delText>
              </w:r>
            </w:del>
          </w:ins>
          <w:del w:id="1737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738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106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39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40" w:author="박윤수" w:date="2014-08-22T20:49:00Z">
                <w:rPr>
                  <w:del w:id="1741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42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43" w:author="박윤수" w:date="2014-08-22T20:47:00Z">
            <w:r w:rsidRPr="00E80AEF">
              <w:rPr>
                <w:sz w:val="18"/>
                <w:rPrChange w:id="174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45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3</w:delText>
            </w:r>
            <w:r w:rsidRPr="00E80AEF">
              <w:rPr>
                <w:bCs w:val="0"/>
                <w:noProof/>
                <w:webHidden/>
                <w:sz w:val="18"/>
                <w:rPrChange w:id="174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47" w:author="이은정" w:date="2014-08-22T10:50:00Z">
            <w:del w:id="1748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749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109</w:delText>
              </w:r>
            </w:del>
          </w:ins>
          <w:del w:id="1750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75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107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52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53" w:author="박윤수" w:date="2014-08-22T20:49:00Z">
                <w:rPr>
                  <w:del w:id="1754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55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56" w:author="박윤수" w:date="2014-08-22T20:47:00Z">
            <w:r w:rsidRPr="00E80AEF">
              <w:rPr>
                <w:sz w:val="18"/>
                <w:rPrChange w:id="1757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58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4</w:delText>
            </w:r>
            <w:r w:rsidRPr="00E80AEF">
              <w:rPr>
                <w:bCs w:val="0"/>
                <w:noProof/>
                <w:webHidden/>
                <w:sz w:val="18"/>
                <w:rPrChange w:id="1759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60" w:author="이은정" w:date="2014-08-22T10:50:00Z">
            <w:del w:id="1761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762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110</w:delText>
              </w:r>
            </w:del>
          </w:ins>
          <w:del w:id="1763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764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108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65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66" w:author="박윤수" w:date="2014-08-22T20:49:00Z">
                <w:rPr>
                  <w:del w:id="1767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68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69" w:author="박윤수" w:date="2014-08-22T20:47:00Z">
            <w:r w:rsidRPr="00E80AEF">
              <w:rPr>
                <w:sz w:val="18"/>
                <w:rPrChange w:id="177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71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5</w:delText>
            </w:r>
            <w:r w:rsidRPr="00E80AEF">
              <w:rPr>
                <w:bCs w:val="0"/>
                <w:noProof/>
                <w:webHidden/>
                <w:sz w:val="18"/>
                <w:rPrChange w:id="1772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73" w:author="이은정" w:date="2014-08-22T10:50:00Z">
            <w:del w:id="1774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775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111</w:delText>
              </w:r>
            </w:del>
          </w:ins>
          <w:del w:id="1776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777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109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78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79" w:author="박윤수" w:date="2014-08-22T20:49:00Z">
                <w:rPr>
                  <w:del w:id="1780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81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82" w:author="박윤수" w:date="2014-08-22T20:47:00Z">
            <w:r w:rsidRPr="00E80AEF">
              <w:rPr>
                <w:sz w:val="18"/>
                <w:rPrChange w:id="178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84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6</w:delText>
            </w:r>
            <w:r w:rsidRPr="00E80AEF">
              <w:rPr>
                <w:bCs w:val="0"/>
                <w:noProof/>
                <w:webHidden/>
                <w:sz w:val="18"/>
                <w:rPrChange w:id="1785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86" w:author="이은정" w:date="2014-08-22T10:50:00Z">
            <w:del w:id="1787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788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112</w:delText>
              </w:r>
            </w:del>
          </w:ins>
          <w:del w:id="1789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790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110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791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792" w:author="박윤수" w:date="2014-08-22T20:49:00Z">
                <w:rPr>
                  <w:del w:id="1793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794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795" w:author="박윤수" w:date="2014-08-22T20:47:00Z">
            <w:r w:rsidRPr="00E80AEF">
              <w:rPr>
                <w:sz w:val="18"/>
                <w:rPrChange w:id="1796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797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7</w:delText>
            </w:r>
            <w:r w:rsidRPr="00E80AEF">
              <w:rPr>
                <w:bCs w:val="0"/>
                <w:noProof/>
                <w:webHidden/>
                <w:sz w:val="18"/>
                <w:rPrChange w:id="1798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799" w:author="이은정" w:date="2014-08-22T10:50:00Z">
            <w:del w:id="1800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801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113</w:delText>
              </w:r>
            </w:del>
          </w:ins>
          <w:del w:id="1802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803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111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804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805" w:author="박윤수" w:date="2014-08-22T20:49:00Z">
                <w:rPr>
                  <w:del w:id="1806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807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808" w:author="박윤수" w:date="2014-08-22T20:47:00Z">
            <w:r w:rsidRPr="00E80AEF">
              <w:rPr>
                <w:sz w:val="18"/>
                <w:rPrChange w:id="1809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810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8</w:delText>
            </w:r>
            <w:r w:rsidRPr="00E80AEF">
              <w:rPr>
                <w:bCs w:val="0"/>
                <w:noProof/>
                <w:webHidden/>
                <w:sz w:val="18"/>
                <w:rPrChange w:id="1811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812" w:author="이은정" w:date="2014-08-22T10:50:00Z">
            <w:del w:id="1813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814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114</w:delText>
              </w:r>
            </w:del>
          </w:ins>
          <w:del w:id="1815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816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112</w:delText>
            </w:r>
          </w:del>
        </w:p>
        <w:p w:rsidR="00000000" w:rsidRDefault="00E80AEF">
          <w:pPr>
            <w:pStyle w:val="22"/>
            <w:tabs>
              <w:tab w:val="right" w:leader="dot" w:pos="8494"/>
            </w:tabs>
            <w:spacing w:line="260" w:lineRule="exact"/>
            <w:rPr>
              <w:del w:id="1817" w:author="박윤수" w:date="2014-08-22T20:47:00Z"/>
              <w:rFonts w:asciiTheme="minorHAnsi" w:hAnsiTheme="minorHAnsi" w:cstheme="minorBidi"/>
              <w:bCs w:val="0"/>
              <w:noProof/>
              <w:kern w:val="2"/>
              <w:sz w:val="16"/>
              <w:szCs w:val="22"/>
              <w:lang w:val="en-US" w:eastAsia="ko-KR"/>
              <w:rPrChange w:id="1818" w:author="박윤수" w:date="2014-08-22T20:49:00Z">
                <w:rPr>
                  <w:del w:id="1819" w:author="박윤수" w:date="2014-08-22T20:47:00Z"/>
                  <w:rFonts w:asciiTheme="minorHAnsi" w:hAnsiTheme="minorHAnsi" w:cstheme="minorBidi"/>
                  <w:bCs w:val="0"/>
                  <w:noProof/>
                  <w:kern w:val="2"/>
                  <w:sz w:val="20"/>
                  <w:szCs w:val="22"/>
                  <w:lang w:val="en-US" w:eastAsia="ko-KR"/>
                </w:rPr>
              </w:rPrChange>
            </w:rPr>
            <w:pPrChange w:id="1820" w:author="박윤수" w:date="2014-08-22T21:28:00Z">
              <w:pPr>
                <w:pStyle w:val="22"/>
                <w:tabs>
                  <w:tab w:val="right" w:leader="dot" w:pos="8494"/>
                </w:tabs>
                <w:spacing w:before="0"/>
              </w:pPr>
            </w:pPrChange>
          </w:pPr>
          <w:del w:id="1821" w:author="박윤수" w:date="2014-08-22T20:47:00Z">
            <w:r w:rsidRPr="00E80AEF">
              <w:rPr>
                <w:sz w:val="18"/>
                <w:rPrChange w:id="1822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>문제</w:delText>
            </w:r>
            <w:r w:rsidRPr="00E80AEF">
              <w:rPr>
                <w:sz w:val="18"/>
                <w:rPrChange w:id="1823" w:author="박윤수" w:date="2014-08-22T20:49:00Z">
                  <w:rPr>
                    <w:rStyle w:val="a6"/>
                    <w:rFonts w:asciiTheme="minorEastAsia" w:hAnsiTheme="minorEastAsia"/>
                    <w:bCs w:val="0"/>
                    <w:noProof/>
                    <w:lang w:eastAsia="ko-KR"/>
                  </w:rPr>
                </w:rPrChange>
              </w:rPr>
              <w:delText xml:space="preserve"> 9</w:delText>
            </w:r>
            <w:r w:rsidRPr="00E80AEF">
              <w:rPr>
                <w:bCs w:val="0"/>
                <w:noProof/>
                <w:webHidden/>
                <w:sz w:val="18"/>
                <w:rPrChange w:id="1824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tab/>
            </w:r>
          </w:del>
          <w:ins w:id="1825" w:author="이은정" w:date="2014-08-22T10:50:00Z">
            <w:del w:id="1826" w:author="박윤수" w:date="2014-08-22T20:47:00Z">
              <w:r w:rsidRPr="00E80AEF">
                <w:rPr>
                  <w:bCs w:val="0"/>
                  <w:noProof/>
                  <w:webHidden/>
                  <w:sz w:val="18"/>
                  <w:rPrChange w:id="1827" w:author="박윤수" w:date="2014-08-22T20:49:00Z">
                    <w:rPr>
                      <w:bCs w:val="0"/>
                      <w:noProof/>
                      <w:webHidden/>
                      <w:color w:val="0000FF"/>
                      <w:u w:val="single"/>
                    </w:rPr>
                  </w:rPrChange>
                </w:rPr>
                <w:delText>115</w:delText>
              </w:r>
            </w:del>
          </w:ins>
          <w:del w:id="1828" w:author="박윤수" w:date="2014-08-22T20:47:00Z">
            <w:r w:rsidRPr="00E80AEF">
              <w:rPr>
                <w:bCs w:val="0"/>
                <w:noProof/>
                <w:webHidden/>
                <w:sz w:val="18"/>
                <w:rPrChange w:id="1829" w:author="박윤수" w:date="2014-08-22T20:49:00Z">
                  <w:rPr>
                    <w:bCs w:val="0"/>
                    <w:noProof/>
                    <w:webHidden/>
                    <w:color w:val="0000FF"/>
                    <w:u w:val="single"/>
                  </w:rPr>
                </w:rPrChange>
              </w:rPr>
              <w:delText>113</w:delText>
            </w:r>
          </w:del>
        </w:p>
        <w:p w:rsidR="00000000" w:rsidRDefault="00E80AEF">
          <w:pPr>
            <w:spacing w:line="260" w:lineRule="exact"/>
            <w:rPr>
              <w:lang w:eastAsia="ko-KR"/>
            </w:rPr>
            <w:pPrChange w:id="1830" w:author="박윤수" w:date="2014-08-22T21:28:00Z">
              <w:pPr/>
            </w:pPrChange>
          </w:pPr>
          <w:r w:rsidRPr="00E80AEF">
            <w:rPr>
              <w:sz w:val="18"/>
              <w:lang w:eastAsia="ko-KR"/>
              <w:rPrChange w:id="1831" w:author="박윤수" w:date="2014-08-22T20:49:00Z">
                <w:rPr>
                  <w:color w:val="0000FF"/>
                  <w:u w:val="single"/>
                  <w:lang w:eastAsia="ko-KR"/>
                </w:rPr>
              </w:rPrChange>
            </w:rPr>
            <w:fldChar w:fldCharType="end"/>
          </w:r>
        </w:p>
      </w:sdtContent>
    </w:sdt>
    <w:p w:rsidR="00CF14BE" w:rsidRPr="00193803" w:rsidRDefault="00CF14BE">
      <w:pPr>
        <w:pStyle w:val="10"/>
        <w:rPr>
          <w:rFonts w:asciiTheme="minorEastAsia" w:hAnsiTheme="minorEastAsia"/>
          <w:lang w:eastAsia="ko-KR"/>
        </w:rPr>
        <w:sectPr w:rsidR="00CF14BE" w:rsidRPr="00193803">
          <w:pgSz w:w="11906" w:h="16838"/>
          <w:pgMar w:top="1418" w:right="1701" w:bottom="1985" w:left="1701" w:header="709" w:footer="1134" w:gutter="0"/>
          <w:pgNumType w:fmt="lowerRoman"/>
          <w:cols w:space="708"/>
          <w:docGrid w:linePitch="360"/>
        </w:sectPr>
      </w:pPr>
      <w:r w:rsidRPr="00193803">
        <w:rPr>
          <w:rFonts w:asciiTheme="minorEastAsia" w:hAnsiTheme="minorEastAsia"/>
          <w:lang w:eastAsia="ko-KR"/>
        </w:rPr>
        <w:br w:type="page"/>
      </w:r>
    </w:p>
    <w:p w:rsidR="00CF14BE" w:rsidRPr="00193803" w:rsidRDefault="00266073">
      <w:pPr>
        <w:pStyle w:val="a7"/>
        <w:rPr>
          <w:rFonts w:asciiTheme="minorEastAsia" w:hAnsiTheme="minorEastAsia"/>
          <w:lang w:eastAsia="ko-KR"/>
        </w:rPr>
      </w:pPr>
      <w:bookmarkStart w:id="1832" w:name="_Toc396517128"/>
      <w:r w:rsidRPr="00193803">
        <w:rPr>
          <w:rFonts w:asciiTheme="minorEastAsia" w:hAnsiTheme="minorEastAsia" w:hint="eastAsia"/>
          <w:lang w:eastAsia="ko-KR"/>
        </w:rPr>
        <w:lastRenderedPageBreak/>
        <w:t>제</w:t>
      </w:r>
      <w:r w:rsidR="00CF14BE" w:rsidRPr="00193803">
        <w:rPr>
          <w:rFonts w:asciiTheme="minorEastAsia" w:hAnsiTheme="minorEastAsia"/>
          <w:lang w:eastAsia="ko-KR"/>
        </w:rPr>
        <w:t>I</w:t>
      </w:r>
      <w:r w:rsidRPr="00193803">
        <w:rPr>
          <w:rFonts w:asciiTheme="minorEastAsia" w:hAnsiTheme="minorEastAsia" w:hint="eastAsia"/>
          <w:lang w:eastAsia="ko-KR"/>
        </w:rPr>
        <w:t xml:space="preserve"> 부</w:t>
      </w:r>
      <w:bookmarkEnd w:id="1832"/>
    </w:p>
    <w:p w:rsidR="00CF14BE" w:rsidRPr="00193803" w:rsidRDefault="00266073">
      <w:pPr>
        <w:pStyle w:val="1"/>
        <w:numPr>
          <w:ilvl w:val="0"/>
          <w:numId w:val="0"/>
        </w:numPr>
        <w:ind w:left="567"/>
        <w:rPr>
          <w:rFonts w:asciiTheme="minorEastAsia" w:hAnsiTheme="minorEastAsia"/>
          <w:lang w:eastAsia="ko-KR"/>
        </w:rPr>
        <w:sectPr w:rsidR="00CF14BE" w:rsidRPr="00193803">
          <w:pgSz w:w="11906" w:h="16838" w:code="9"/>
          <w:pgMar w:top="1418" w:right="1701" w:bottom="1985" w:left="1701" w:header="709" w:footer="1134" w:gutter="0"/>
          <w:pgNumType w:start="1"/>
          <w:cols w:space="708"/>
          <w:vAlign w:val="center"/>
          <w:titlePg/>
          <w:docGrid w:linePitch="360"/>
        </w:sectPr>
      </w:pPr>
      <w:bookmarkStart w:id="1833" w:name="_Toc473016851"/>
      <w:del w:id="1834" w:author="이은정" w:date="2014-08-22T10:11:00Z">
        <w:r w:rsidRPr="00193803" w:rsidDel="00E3226E">
          <w:rPr>
            <w:rFonts w:asciiTheme="minorEastAsia" w:hAnsiTheme="minorEastAsia" w:hint="eastAsia"/>
            <w:lang w:eastAsia="ko-KR"/>
          </w:rPr>
          <w:delText>RUR-PLE</w:delText>
        </w:r>
      </w:del>
      <w:bookmarkStart w:id="1835" w:name="_Toc396517129"/>
      <w:ins w:id="1836" w:author="이은정" w:date="2014-08-22T10:11:00Z">
        <w:r w:rsidR="00E3226E">
          <w:rPr>
            <w:rFonts w:asciiTheme="minorEastAsia" w:hAnsiTheme="minorEastAsia" w:hint="eastAsia"/>
            <w:lang w:eastAsia="ko-KR"/>
          </w:rPr>
          <w:t>러플(RUR-PLE)</w:t>
        </w:r>
      </w:ins>
      <w:r w:rsidRPr="00193803">
        <w:rPr>
          <w:rFonts w:asciiTheme="minorEastAsia" w:hAnsiTheme="minorEastAsia" w:hint="eastAsia"/>
          <w:lang w:eastAsia="ko-KR"/>
        </w:rPr>
        <w:t>소개 및 설치</w:t>
      </w:r>
      <w:bookmarkEnd w:id="1833"/>
      <w:bookmarkEnd w:id="1835"/>
    </w:p>
    <w:p w:rsidR="00CF14BE" w:rsidRPr="00193803" w:rsidRDefault="00266073">
      <w:pPr>
        <w:pStyle w:val="HiddenfromContents"/>
        <w:rPr>
          <w:rFonts w:asciiTheme="minorEastAsia" w:hAnsiTheme="minorEastAsia"/>
          <w:lang w:eastAsia="ko-KR"/>
        </w:rPr>
      </w:pPr>
      <w:del w:id="1837" w:author="이은정" w:date="2014-08-22T10:11:00Z">
        <w:r w:rsidRPr="00193803" w:rsidDel="00E3226E">
          <w:rPr>
            <w:rFonts w:asciiTheme="minorEastAsia" w:hAnsiTheme="minorEastAsia" w:hint="eastAsia"/>
            <w:lang w:eastAsia="ko-KR"/>
          </w:rPr>
          <w:lastRenderedPageBreak/>
          <w:delText>RUR-PLE</w:delText>
        </w:r>
      </w:del>
      <w:bookmarkStart w:id="1838" w:name="_Toc396517130"/>
      <w:ins w:id="1839" w:author="이은정" w:date="2014-08-22T10:11:00Z">
        <w:r w:rsidR="00E3226E">
          <w:rPr>
            <w:rFonts w:asciiTheme="minorEastAsia" w:hAnsiTheme="minorEastAsia" w:hint="eastAsia"/>
            <w:lang w:eastAsia="ko-KR"/>
          </w:rPr>
          <w:t>러플(RUR-PLE)</w:t>
        </w:r>
      </w:ins>
      <w:r w:rsidRPr="00193803">
        <w:rPr>
          <w:rFonts w:asciiTheme="minorEastAsia" w:hAnsiTheme="minorEastAsia" w:hint="eastAsia"/>
          <w:lang w:eastAsia="ko-KR"/>
        </w:rPr>
        <w:t xml:space="preserve"> 소개 및 설치</w:t>
      </w:r>
      <w:bookmarkEnd w:id="1838"/>
    </w:p>
    <w:p w:rsid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 w:hint="eastAsia"/>
        </w:rPr>
        <w:t xml:space="preserve">(1) </w:t>
      </w:r>
      <w:del w:id="1840" w:author="이은정" w:date="2014-08-22T10:11:00Z">
        <w:r w:rsidRPr="00193803" w:rsidDel="00E3226E">
          <w:rPr>
            <w:rFonts w:asciiTheme="minorEastAsia" w:eastAsiaTheme="minorEastAsia" w:hAnsiTheme="minorEastAsia" w:hint="eastAsia"/>
          </w:rPr>
          <w:delText>RUR-PLE</w:delText>
        </w:r>
      </w:del>
      <w:ins w:id="1841" w:author="이은정" w:date="2014-08-22T10:11:00Z">
        <w:r w:rsidR="00E3226E">
          <w:rPr>
            <w:rFonts w:asciiTheme="minorEastAsia" w:eastAsiaTheme="minorEastAsia" w:hAnsiTheme="minorEastAsia" w:hint="eastAsia"/>
          </w:rPr>
          <w:t>러플(RUR-PLE)</w:t>
        </w:r>
      </w:ins>
      <w:r w:rsidRPr="00193803">
        <w:rPr>
          <w:rFonts w:asciiTheme="minorEastAsia" w:eastAsiaTheme="minorEastAsia" w:hAnsiTheme="minorEastAsia"/>
        </w:rPr>
        <w:t>은</w:t>
      </w:r>
      <w:r w:rsidRPr="00193803">
        <w:rPr>
          <w:rFonts w:asciiTheme="minorEastAsia" w:eastAsiaTheme="minorEastAsia" w:hAnsiTheme="minorEastAsia" w:hint="eastAsia"/>
        </w:rPr>
        <w:t>?</w:t>
      </w:r>
    </w:p>
    <w:p w:rsidR="00266073" w:rsidRP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  <w:b w:val="0"/>
          <w:sz w:val="22"/>
          <w:szCs w:val="22"/>
        </w:rPr>
      </w:pPr>
      <w:del w:id="1842" w:author="이은정" w:date="2014-08-22T10:11:00Z">
        <w:r w:rsidRPr="00193803" w:rsidDel="00E3226E">
          <w:rPr>
            <w:rFonts w:asciiTheme="minorEastAsia" w:eastAsiaTheme="minorEastAsia" w:hAnsiTheme="minorEastAsia" w:hint="eastAsia"/>
            <w:b w:val="0"/>
            <w:spacing w:val="4"/>
            <w:sz w:val="22"/>
            <w:szCs w:val="22"/>
          </w:rPr>
          <w:delText>RUR-PLE</w:delText>
        </w:r>
      </w:del>
      <w:ins w:id="1843" w:author="이은정" w:date="2014-08-22T10:11:00Z">
        <w:r w:rsidR="00E3226E">
          <w:rPr>
            <w:rFonts w:asciiTheme="minorEastAsia" w:eastAsiaTheme="minorEastAsia" w:hAnsiTheme="minorEastAsia" w:hint="eastAsia"/>
            <w:b w:val="0"/>
            <w:spacing w:val="4"/>
            <w:sz w:val="22"/>
            <w:szCs w:val="22"/>
          </w:rPr>
          <w:t>러플(RUR-PLE)</w:t>
        </w:r>
      </w:ins>
      <w:r w:rsidRPr="00193803">
        <w:rPr>
          <w:rFonts w:asciiTheme="minorEastAsia" w:eastAsiaTheme="minorEastAsia" w:hAnsiTheme="minorEastAsia" w:hint="eastAsia"/>
          <w:b w:val="0"/>
          <w:spacing w:val="4"/>
          <w:sz w:val="22"/>
          <w:szCs w:val="22"/>
        </w:rPr>
        <w:t>(RUR-Python Learning Environment)</w:t>
      </w:r>
      <w:r w:rsidRPr="00193803">
        <w:rPr>
          <w:rFonts w:asciiTheme="minorEastAsia" w:eastAsiaTheme="minorEastAsia" w:hAnsiTheme="minorEastAsia"/>
          <w:b w:val="0"/>
          <w:spacing w:val="4"/>
          <w:sz w:val="22"/>
          <w:szCs w:val="22"/>
        </w:rPr>
        <w:t xml:space="preserve">는 </w:t>
      </w:r>
      <w:r w:rsidRPr="00193803">
        <w:rPr>
          <w:rFonts w:asciiTheme="minorEastAsia" w:eastAsiaTheme="minorEastAsia" w:hAnsiTheme="minorEastAsia" w:hint="eastAsia"/>
          <w:b w:val="0"/>
          <w:spacing w:val="4"/>
          <w:sz w:val="22"/>
          <w:szCs w:val="22"/>
        </w:rPr>
        <w:t>André Roberge</w:t>
      </w:r>
      <w:ins w:id="1844" w:author="이은정" w:date="2014-08-22T10:18:00Z">
        <w:r w:rsidR="00595B48">
          <w:rPr>
            <w:rFonts w:asciiTheme="minorEastAsia" w:eastAsiaTheme="minorEastAsia" w:hAnsiTheme="minorEastAsia" w:hint="eastAsia"/>
            <w:b w:val="0"/>
            <w:spacing w:val="4"/>
            <w:sz w:val="22"/>
            <w:szCs w:val="22"/>
          </w:rPr>
          <w:t>)</w:t>
        </w:r>
      </w:ins>
      <w:r w:rsidRPr="00193803">
        <w:rPr>
          <w:rFonts w:asciiTheme="minorEastAsia" w:eastAsiaTheme="minorEastAsia" w:hAnsiTheme="minorEastAsia"/>
          <w:b w:val="0"/>
          <w:spacing w:val="4"/>
          <w:sz w:val="22"/>
          <w:szCs w:val="22"/>
        </w:rPr>
        <w:t xml:space="preserve">가 개발한 </w:t>
      </w:r>
      <w:r w:rsidRPr="00193803">
        <w:rPr>
          <w:rFonts w:asciiTheme="minorEastAsia" w:eastAsiaTheme="minorEastAsia" w:hAnsiTheme="minorEastAsia"/>
          <w:b w:val="0"/>
          <w:sz w:val="22"/>
          <w:szCs w:val="22"/>
        </w:rPr>
        <w:t>파이썬 언어를 이용한 프로그래밍 학습 환경</w:t>
      </w:r>
      <w:r w:rsidR="008804E9">
        <w:rPr>
          <w:rFonts w:asciiTheme="minorEastAsia" w:eastAsiaTheme="minorEastAsia" w:hAnsiTheme="minorEastAsia"/>
          <w:b w:val="0"/>
          <w:sz w:val="22"/>
          <w:szCs w:val="22"/>
        </w:rPr>
        <w:t>입니다.</w:t>
      </w:r>
      <w:r w:rsidRPr="00193803">
        <w:rPr>
          <w:rFonts w:asciiTheme="minorEastAsia" w:eastAsiaTheme="minorEastAsia" w:hAnsiTheme="minorEastAsia" w:hint="eastAsia"/>
          <w:b w:val="0"/>
          <w:sz w:val="22"/>
          <w:szCs w:val="22"/>
        </w:rPr>
        <w:t xml:space="preserve"> </w:t>
      </w:r>
    </w:p>
    <w:p w:rsidR="00193803" w:rsidRPr="00193803" w:rsidRDefault="0019380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 w:hint="eastAsia"/>
        </w:rPr>
        <w:t xml:space="preserve">(2) </w:t>
      </w:r>
      <w:del w:id="1845" w:author="이은정" w:date="2014-08-22T10:11:00Z">
        <w:r w:rsidRPr="00193803" w:rsidDel="00E3226E">
          <w:rPr>
            <w:rFonts w:asciiTheme="minorEastAsia" w:eastAsiaTheme="minorEastAsia" w:hAnsiTheme="minorEastAsia" w:hint="eastAsia"/>
          </w:rPr>
          <w:delText>RUR-PLE</w:delText>
        </w:r>
      </w:del>
      <w:ins w:id="1846" w:author="이은정" w:date="2014-08-22T10:11:00Z">
        <w:r w:rsidR="00E3226E">
          <w:rPr>
            <w:rFonts w:asciiTheme="minorEastAsia" w:eastAsiaTheme="minorEastAsia" w:hAnsiTheme="minorEastAsia" w:hint="eastAsia"/>
          </w:rPr>
          <w:t>러플(RUR-PLE)</w:t>
        </w:r>
      </w:ins>
      <w:r w:rsidRPr="00193803">
        <w:rPr>
          <w:rFonts w:asciiTheme="minorEastAsia" w:eastAsiaTheme="minorEastAsia" w:hAnsiTheme="minorEastAsia"/>
        </w:rPr>
        <w:t>의 특징</w:t>
      </w:r>
    </w:p>
    <w:p w:rsidR="00266073" w:rsidRPr="00193803" w:rsidRDefault="00266073" w:rsidP="007F46DC">
      <w:pPr>
        <w:pStyle w:val="13"/>
        <w:numPr>
          <w:ilvl w:val="0"/>
          <w:numId w:val="14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로봇을 이용한 프로그래밍 학습</w:t>
      </w:r>
    </w:p>
    <w:p w:rsidR="00266073" w:rsidRDefault="00266073" w:rsidP="00193803">
      <w:pPr>
        <w:pStyle w:val="13"/>
        <w:spacing w:line="240" w:lineRule="auto"/>
        <w:ind w:left="900"/>
        <w:rPr>
          <w:ins w:id="1847" w:author="이은정" w:date="2014-08-22T10:51:00Z"/>
          <w:rFonts w:asciiTheme="minorEastAsia" w:eastAsiaTheme="minorEastAsia" w:hAnsiTheme="minorEastAsia"/>
          <w:sz w:val="20"/>
        </w:rPr>
      </w:pPr>
      <w:r w:rsidRPr="00193803">
        <w:rPr>
          <w:rFonts w:asciiTheme="minorEastAsia" w:eastAsiaTheme="minorEastAsia" w:hAnsiTheme="minorEastAsia"/>
          <w:sz w:val="20"/>
        </w:rPr>
        <w:t xml:space="preserve">프로그래밍을 처음 접하는 학생들에게 추상적인 수치를 다루는 내용보다는 간단한 명령의 조작을 통해 눈에 보이는 로봇을 조작함으로써 프로그래밍을 보다 쉽게 이해할 수 있도록 </w:t>
      </w:r>
      <w:r w:rsidR="008804E9">
        <w:rPr>
          <w:rFonts w:asciiTheme="minorEastAsia" w:eastAsiaTheme="minorEastAsia" w:hAnsiTheme="minorEastAsia"/>
          <w:sz w:val="20"/>
        </w:rPr>
        <w:t>합니다.</w:t>
      </w:r>
    </w:p>
    <w:p w:rsidR="00994B58" w:rsidRPr="00193803" w:rsidRDefault="00994B58" w:rsidP="00193803">
      <w:pPr>
        <w:pStyle w:val="13"/>
        <w:spacing w:line="240" w:lineRule="auto"/>
        <w:ind w:left="900"/>
        <w:rPr>
          <w:rFonts w:asciiTheme="minorEastAsia" w:eastAsiaTheme="minorEastAsia" w:hAnsiTheme="minorEastAsia"/>
        </w:rPr>
      </w:pPr>
    </w:p>
    <w:p w:rsidR="00266073" w:rsidRPr="00193803" w:rsidRDefault="00266073" w:rsidP="007F46DC">
      <w:pPr>
        <w:pStyle w:val="13"/>
        <w:numPr>
          <w:ilvl w:val="0"/>
          <w:numId w:val="14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파이썬 언어 사용</w:t>
      </w:r>
    </w:p>
    <w:p w:rsidR="00266073" w:rsidRDefault="00266073" w:rsidP="00193803">
      <w:pPr>
        <w:pStyle w:val="13"/>
        <w:spacing w:line="240" w:lineRule="auto"/>
        <w:ind w:left="900"/>
        <w:rPr>
          <w:ins w:id="1848" w:author="이은정" w:date="2014-08-22T10:51:00Z"/>
          <w:rFonts w:asciiTheme="minorEastAsia" w:eastAsiaTheme="minorEastAsia" w:hAnsiTheme="minorEastAsia"/>
          <w:sz w:val="20"/>
        </w:rPr>
      </w:pPr>
      <w:r w:rsidRPr="00193803">
        <w:rPr>
          <w:rFonts w:asciiTheme="minorEastAsia" w:eastAsiaTheme="minorEastAsia" w:hAnsiTheme="minorEastAsia"/>
          <w:sz w:val="20"/>
        </w:rPr>
        <w:t>문법은 간단하지만 강력한 기능을 지원하고 다양한 분야에 이용되는 파이썬 언어로 로봇을 제어</w:t>
      </w:r>
      <w:r w:rsidR="008804E9">
        <w:rPr>
          <w:rFonts w:asciiTheme="minorEastAsia" w:eastAsiaTheme="minorEastAsia" w:hAnsiTheme="minorEastAsia"/>
          <w:sz w:val="20"/>
        </w:rPr>
        <w:t>합니다.</w:t>
      </w:r>
    </w:p>
    <w:p w:rsidR="00994B58" w:rsidRPr="00193803" w:rsidRDefault="00994B58" w:rsidP="00193803">
      <w:pPr>
        <w:pStyle w:val="13"/>
        <w:spacing w:line="240" w:lineRule="auto"/>
        <w:ind w:left="900"/>
        <w:rPr>
          <w:rFonts w:asciiTheme="minorEastAsia" w:eastAsiaTheme="minorEastAsia" w:hAnsiTheme="minorEastAsia"/>
        </w:rPr>
      </w:pPr>
    </w:p>
    <w:p w:rsidR="00266073" w:rsidRPr="00193803" w:rsidRDefault="00266073" w:rsidP="007F46DC">
      <w:pPr>
        <w:pStyle w:val="13"/>
        <w:numPr>
          <w:ilvl w:val="0"/>
          <w:numId w:val="14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튜토리얼 제공</w:t>
      </w:r>
    </w:p>
    <w:p w:rsidR="00266073" w:rsidRDefault="00266073" w:rsidP="00193803">
      <w:pPr>
        <w:pStyle w:val="13"/>
        <w:spacing w:line="240" w:lineRule="auto"/>
        <w:ind w:left="900"/>
        <w:rPr>
          <w:ins w:id="1849" w:author="이은정" w:date="2014-08-22T10:51:00Z"/>
          <w:rFonts w:asciiTheme="minorEastAsia" w:eastAsiaTheme="minorEastAsia" w:hAnsiTheme="minorEastAsia"/>
          <w:sz w:val="20"/>
        </w:rPr>
      </w:pPr>
      <w:r w:rsidRPr="00193803">
        <w:rPr>
          <w:rFonts w:asciiTheme="minorEastAsia" w:eastAsiaTheme="minorEastAsia" w:hAnsiTheme="minorEastAsia"/>
          <w:sz w:val="20"/>
        </w:rPr>
        <w:t>혼자서 학습할 수 있는 튜토리얼</w:t>
      </w:r>
      <w:r w:rsidRPr="00193803">
        <w:rPr>
          <w:rFonts w:asciiTheme="minorEastAsia" w:eastAsiaTheme="minorEastAsia" w:hAnsiTheme="minorEastAsia" w:hint="eastAsia"/>
          <w:sz w:val="20"/>
        </w:rPr>
        <w:t>(</w:t>
      </w:r>
      <w:r w:rsidRPr="00193803">
        <w:rPr>
          <w:rFonts w:asciiTheme="minorEastAsia" w:eastAsiaTheme="minorEastAsia" w:hAnsiTheme="minorEastAsia"/>
          <w:sz w:val="20"/>
        </w:rPr>
        <w:t>영문</w:t>
      </w:r>
      <w:r w:rsidRPr="00193803">
        <w:rPr>
          <w:rFonts w:asciiTheme="minorEastAsia" w:eastAsiaTheme="minorEastAsia" w:hAnsiTheme="minorEastAsia" w:hint="eastAsia"/>
          <w:sz w:val="20"/>
        </w:rPr>
        <w:t>)</w:t>
      </w:r>
      <w:r w:rsidRPr="00193803">
        <w:rPr>
          <w:rFonts w:asciiTheme="minorEastAsia" w:eastAsiaTheme="minorEastAsia" w:hAnsiTheme="minorEastAsia"/>
          <w:sz w:val="20"/>
        </w:rPr>
        <w:t>을 제공</w:t>
      </w:r>
      <w:r w:rsidR="008804E9">
        <w:rPr>
          <w:rFonts w:asciiTheme="minorEastAsia" w:eastAsiaTheme="minorEastAsia" w:hAnsiTheme="minorEastAsia"/>
          <w:sz w:val="20"/>
        </w:rPr>
        <w:t>합니다.</w:t>
      </w:r>
    </w:p>
    <w:p w:rsidR="00994B58" w:rsidRPr="00193803" w:rsidRDefault="00994B58" w:rsidP="00193803">
      <w:pPr>
        <w:pStyle w:val="13"/>
        <w:spacing w:line="240" w:lineRule="auto"/>
        <w:ind w:left="900"/>
        <w:rPr>
          <w:rFonts w:asciiTheme="minorEastAsia" w:eastAsiaTheme="minorEastAsia" w:hAnsiTheme="minorEastAsia"/>
          <w:sz w:val="20"/>
        </w:rPr>
      </w:pPr>
    </w:p>
    <w:p w:rsidR="00266073" w:rsidRPr="00193803" w:rsidRDefault="00266073" w:rsidP="007F46DC">
      <w:pPr>
        <w:pStyle w:val="13"/>
        <w:numPr>
          <w:ilvl w:val="0"/>
          <w:numId w:val="14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파이썬 쉘과 에디터 제공</w:t>
      </w:r>
    </w:p>
    <w:p w:rsidR="00266073" w:rsidRDefault="00266073" w:rsidP="00193803">
      <w:pPr>
        <w:pStyle w:val="13"/>
        <w:spacing w:line="240" w:lineRule="auto"/>
        <w:ind w:left="900"/>
        <w:rPr>
          <w:ins w:id="1850" w:author="이은정" w:date="2014-08-22T10:51:00Z"/>
          <w:rFonts w:asciiTheme="minorEastAsia" w:eastAsiaTheme="minorEastAsia" w:hAnsiTheme="minorEastAsia"/>
          <w:sz w:val="20"/>
        </w:rPr>
      </w:pPr>
      <w:r w:rsidRPr="00193803">
        <w:rPr>
          <w:rFonts w:asciiTheme="minorEastAsia" w:eastAsiaTheme="minorEastAsia" w:hAnsiTheme="minorEastAsia"/>
          <w:sz w:val="20"/>
        </w:rPr>
        <w:t>파이썬를 설치하지 않아도 기본적으로 파이썬 쉘</w:t>
      </w:r>
      <w:r w:rsidRPr="00193803">
        <w:rPr>
          <w:rFonts w:asciiTheme="minorEastAsia" w:eastAsiaTheme="minorEastAsia" w:hAnsiTheme="minorEastAsia" w:hint="eastAsia"/>
          <w:sz w:val="20"/>
        </w:rPr>
        <w:t xml:space="preserve">(2.5.4 </w:t>
      </w:r>
      <w:r w:rsidRPr="00193803">
        <w:rPr>
          <w:rFonts w:asciiTheme="minorEastAsia" w:eastAsiaTheme="minorEastAsia" w:hAnsiTheme="minorEastAsia"/>
          <w:sz w:val="20"/>
        </w:rPr>
        <w:t>버전</w:t>
      </w:r>
      <w:r w:rsidRPr="00193803">
        <w:rPr>
          <w:rFonts w:asciiTheme="minorEastAsia" w:eastAsiaTheme="minorEastAsia" w:hAnsiTheme="minorEastAsia" w:hint="eastAsia"/>
          <w:sz w:val="20"/>
        </w:rPr>
        <w:t>)</w:t>
      </w:r>
      <w:r w:rsidRPr="00193803">
        <w:rPr>
          <w:rFonts w:asciiTheme="minorEastAsia" w:eastAsiaTheme="minorEastAsia" w:hAnsiTheme="minorEastAsia"/>
          <w:sz w:val="20"/>
        </w:rPr>
        <w:t>과 에디터를 제공</w:t>
      </w:r>
      <w:r w:rsidR="008804E9">
        <w:rPr>
          <w:rFonts w:asciiTheme="minorEastAsia" w:eastAsiaTheme="minorEastAsia" w:hAnsiTheme="minorEastAsia"/>
          <w:sz w:val="20"/>
        </w:rPr>
        <w:t>합니다.</w:t>
      </w:r>
    </w:p>
    <w:p w:rsidR="00994B58" w:rsidRPr="00193803" w:rsidRDefault="00994B58" w:rsidP="00193803">
      <w:pPr>
        <w:pStyle w:val="13"/>
        <w:spacing w:line="240" w:lineRule="auto"/>
        <w:ind w:left="900"/>
        <w:rPr>
          <w:rFonts w:asciiTheme="minorEastAsia" w:eastAsiaTheme="minorEastAsia" w:hAnsiTheme="minorEastAsia"/>
        </w:rPr>
      </w:pPr>
    </w:p>
    <w:p w:rsidR="00266073" w:rsidRPr="00193803" w:rsidRDefault="00266073" w:rsidP="007F46DC">
      <w:pPr>
        <w:pStyle w:val="13"/>
        <w:numPr>
          <w:ilvl w:val="0"/>
          <w:numId w:val="14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다양한 운영체제에서 지원</w:t>
      </w:r>
    </w:p>
    <w:p w:rsidR="00266073" w:rsidRPr="00193803" w:rsidRDefault="00266073" w:rsidP="00193803">
      <w:pPr>
        <w:pStyle w:val="13"/>
        <w:spacing w:line="240" w:lineRule="auto"/>
        <w:ind w:left="900"/>
        <w:rPr>
          <w:rFonts w:asciiTheme="minorEastAsia" w:eastAsiaTheme="minorEastAsia" w:hAnsiTheme="minorEastAsia"/>
          <w:sz w:val="20"/>
        </w:rPr>
      </w:pPr>
      <w:r w:rsidRPr="00193803">
        <w:rPr>
          <w:rFonts w:asciiTheme="minorEastAsia" w:eastAsiaTheme="minorEastAsia" w:hAnsiTheme="minorEastAsia" w:hint="eastAsia"/>
          <w:sz w:val="20"/>
        </w:rPr>
        <w:t>Windows, OSX, Linux</w:t>
      </w:r>
      <w:r w:rsidRPr="00193803">
        <w:rPr>
          <w:rFonts w:asciiTheme="minorEastAsia" w:eastAsiaTheme="minorEastAsia" w:hAnsiTheme="minorEastAsia"/>
          <w:sz w:val="20"/>
        </w:rPr>
        <w:t>에서 실행할 수 있는 배포판을 제공</w:t>
      </w:r>
      <w:r w:rsidR="008804E9">
        <w:rPr>
          <w:rFonts w:asciiTheme="minorEastAsia" w:eastAsiaTheme="minorEastAsia" w:hAnsiTheme="minorEastAsia"/>
          <w:sz w:val="20"/>
        </w:rPr>
        <w:t>합니다.</w:t>
      </w:r>
    </w:p>
    <w:p w:rsidR="00266073" w:rsidRPr="00193803" w:rsidRDefault="00266073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 w:hint="eastAsia"/>
        </w:rPr>
        <w:t xml:space="preserve">(3) </w:t>
      </w:r>
      <w:r w:rsidRPr="00193803">
        <w:rPr>
          <w:rFonts w:asciiTheme="minorEastAsia" w:eastAsiaTheme="minorEastAsia" w:hAnsiTheme="minorEastAsia"/>
        </w:rPr>
        <w:t>설치하기</w:t>
      </w:r>
    </w:p>
    <w:p w:rsidR="00266073" w:rsidRPr="00193803" w:rsidRDefault="00266073" w:rsidP="007F46DC">
      <w:pPr>
        <w:pStyle w:val="13"/>
        <w:numPr>
          <w:ilvl w:val="0"/>
          <w:numId w:val="15"/>
        </w:numPr>
        <w:spacing w:line="240" w:lineRule="auto"/>
        <w:rPr>
          <w:rFonts w:asciiTheme="minorEastAsia" w:eastAsiaTheme="minorEastAsia" w:hAnsiTheme="minorEastAsia"/>
        </w:rPr>
      </w:pPr>
      <w:del w:id="1851" w:author="이은정" w:date="2014-08-22T10:11:00Z">
        <w:r w:rsidRPr="00193803" w:rsidDel="00E3226E">
          <w:rPr>
            <w:rFonts w:asciiTheme="minorEastAsia" w:eastAsiaTheme="minorEastAsia" w:hAnsiTheme="minorEastAsia" w:hint="eastAsia"/>
          </w:rPr>
          <w:delText>RUR-PLE</w:delText>
        </w:r>
      </w:del>
      <w:ins w:id="1852" w:author="이은정" w:date="2014-08-22T10:11:00Z">
        <w:r w:rsidR="00E3226E">
          <w:rPr>
            <w:rFonts w:asciiTheme="minorEastAsia" w:eastAsiaTheme="minorEastAsia" w:hAnsiTheme="minorEastAsia" w:hint="eastAsia"/>
          </w:rPr>
          <w:t>러플(RUR-PLE)</w:t>
        </w:r>
      </w:ins>
      <w:r w:rsidRPr="00193803">
        <w:rPr>
          <w:rFonts w:asciiTheme="minorEastAsia" w:eastAsiaTheme="minorEastAsia" w:hAnsiTheme="minorEastAsia" w:hint="eastAsia"/>
        </w:rPr>
        <w:t xml:space="preserve"> </w:t>
      </w:r>
      <w:r w:rsidRPr="00193803">
        <w:rPr>
          <w:rFonts w:asciiTheme="minorEastAsia" w:eastAsiaTheme="minorEastAsia" w:hAnsiTheme="minorEastAsia"/>
        </w:rPr>
        <w:t>설치파일 다운로드</w:t>
      </w:r>
    </w:p>
    <w:p w:rsidR="00266073" w:rsidRPr="00193803" w:rsidRDefault="00266073" w:rsidP="00193803">
      <w:pPr>
        <w:pStyle w:val="13"/>
        <w:spacing w:line="240" w:lineRule="auto"/>
        <w:ind w:left="440" w:firstLine="6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 xml:space="preserve">① </w:t>
      </w:r>
      <w:hyperlink r:id="rId21" w:history="1">
        <w:r w:rsidRPr="00193803">
          <w:rPr>
            <w:rStyle w:val="a6"/>
            <w:rFonts w:asciiTheme="minorEastAsia" w:eastAsiaTheme="minorEastAsia" w:hAnsiTheme="minorEastAsia" w:hint="eastAsia"/>
            <w:u w:color="0000FF"/>
          </w:rPr>
          <w:t>http://rur-ple</w:t>
        </w:r>
        <w:r w:rsidRPr="00193803">
          <w:rPr>
            <w:rStyle w:val="a6"/>
            <w:rFonts w:asciiTheme="minorEastAsia" w:eastAsiaTheme="minorEastAsia" w:hAnsiTheme="minorEastAsia" w:hint="eastAsia"/>
          </w:rPr>
          <w:t>.sourceforge.net</w:t>
        </w:r>
      </w:hyperlink>
      <w:r w:rsidRPr="00193803">
        <w:rPr>
          <w:rFonts w:asciiTheme="minorEastAsia" w:eastAsiaTheme="minorEastAsia" w:hAnsiTheme="minorEastAsia" w:hint="eastAsia"/>
        </w:rPr>
        <w:t xml:space="preserve"> </w:t>
      </w:r>
      <w:r w:rsidRPr="00193803">
        <w:rPr>
          <w:rFonts w:asciiTheme="minorEastAsia" w:eastAsiaTheme="minorEastAsia" w:hAnsiTheme="minorEastAsia"/>
        </w:rPr>
        <w:t xml:space="preserve">에 접속하고 </w:t>
      </w:r>
      <w:r w:rsidR="008804E9">
        <w:rPr>
          <w:rFonts w:asciiTheme="minorEastAsia" w:eastAsiaTheme="minorEastAsia" w:hAnsiTheme="minorEastAsia"/>
        </w:rPr>
        <w:t>‘</w:t>
      </w:r>
      <w:r w:rsidRPr="00193803">
        <w:rPr>
          <w:rFonts w:asciiTheme="minorEastAsia" w:eastAsiaTheme="minorEastAsia" w:hAnsiTheme="minorEastAsia" w:hint="eastAsia"/>
        </w:rPr>
        <w:t>go to the download page</w:t>
      </w:r>
      <w:r w:rsidR="008804E9">
        <w:rPr>
          <w:rFonts w:asciiTheme="minorEastAsia" w:eastAsiaTheme="minorEastAsia" w:hAnsiTheme="minorEastAsia"/>
        </w:rPr>
        <w:t>’</w:t>
      </w:r>
      <w:r w:rsidRPr="00193803">
        <w:rPr>
          <w:rFonts w:asciiTheme="minorEastAsia" w:eastAsiaTheme="minorEastAsia" w:hAnsiTheme="minorEastAsia"/>
        </w:rPr>
        <w:t>를 클릭</w:t>
      </w:r>
      <w:r w:rsidR="008804E9">
        <w:rPr>
          <w:rFonts w:asciiTheme="minorEastAsia" w:eastAsiaTheme="minorEastAsia" w:hAnsiTheme="minorEastAsia"/>
        </w:rPr>
        <w:t>합니다.</w:t>
      </w:r>
    </w:p>
    <w:p w:rsidR="00266073" w:rsidRPr="00193803" w:rsidRDefault="00266073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A02876">
      <w:pPr>
        <w:pStyle w:val="13"/>
        <w:spacing w:line="240" w:lineRule="auto"/>
        <w:jc w:val="center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4157331" cy="1837408"/>
            <wp:effectExtent l="19050" t="0" r="0" b="0"/>
            <wp:docPr id="134" name="_x160562040" descr="EMB000005d87b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562040" descr="EMB000005d87b4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85" cy="18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73" w:rsidRPr="00193803" w:rsidRDefault="00266073" w:rsidP="00193803">
      <w:pPr>
        <w:pStyle w:val="13"/>
        <w:spacing w:line="240" w:lineRule="auto"/>
        <w:ind w:left="440" w:hanging="240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3"/>
        <w:spacing w:line="240" w:lineRule="auto"/>
        <w:ind w:left="440" w:firstLine="28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 xml:space="preserve">② </w:t>
      </w:r>
      <w:r w:rsidR="008804E9">
        <w:rPr>
          <w:rFonts w:asciiTheme="minorEastAsia" w:eastAsiaTheme="minorEastAsia" w:hAnsiTheme="minorEastAsia"/>
        </w:rPr>
        <w:t>‘</w:t>
      </w:r>
      <w:r w:rsidRPr="00193803">
        <w:rPr>
          <w:rFonts w:asciiTheme="minorEastAsia" w:eastAsiaTheme="minorEastAsia" w:hAnsiTheme="minorEastAsia" w:hint="eastAsia"/>
        </w:rPr>
        <w:t>Download windows-setup-rurple1.Orc3.exe (5.</w:t>
      </w:r>
      <w:ins w:id="1853" w:author="이은정" w:date="2014-08-22T10:53:00Z">
        <w:r w:rsidR="00994B58">
          <w:rPr>
            <w:rFonts w:asciiTheme="minorEastAsia" w:eastAsiaTheme="minorEastAsia" w:hAnsiTheme="minorEastAsia" w:hint="eastAsia"/>
          </w:rPr>
          <w:t xml:space="preserve"> </w:t>
        </w:r>
      </w:ins>
      <w:r w:rsidRPr="00193803">
        <w:rPr>
          <w:rFonts w:asciiTheme="minorEastAsia" w:eastAsiaTheme="minorEastAsia" w:hAnsiTheme="minorEastAsia" w:hint="eastAsia"/>
        </w:rPr>
        <w:t>1</w:t>
      </w:r>
      <w:ins w:id="1854" w:author="이은정" w:date="2014-08-22T10:53:00Z">
        <w:r w:rsidR="00994B58">
          <w:rPr>
            <w:rFonts w:asciiTheme="minorEastAsia" w:eastAsiaTheme="minorEastAsia" w:hAnsiTheme="minorEastAsia" w:hint="eastAsia"/>
          </w:rPr>
          <w:t xml:space="preserve"> </w:t>
        </w:r>
      </w:ins>
      <w:r w:rsidRPr="00193803">
        <w:rPr>
          <w:rFonts w:asciiTheme="minorEastAsia" w:eastAsiaTheme="minorEastAsia" w:hAnsiTheme="minorEastAsia" w:hint="eastAsia"/>
        </w:rPr>
        <w:t>MB)</w:t>
      </w:r>
      <w:r w:rsidR="008804E9">
        <w:rPr>
          <w:rFonts w:asciiTheme="minorEastAsia" w:eastAsiaTheme="minorEastAsia" w:hAnsiTheme="minorEastAsia"/>
        </w:rPr>
        <w:t>’</w:t>
      </w:r>
      <w:r w:rsidRPr="00193803">
        <w:rPr>
          <w:rFonts w:asciiTheme="minorEastAsia" w:eastAsiaTheme="minorEastAsia" w:hAnsiTheme="minorEastAsia"/>
        </w:rPr>
        <w:t xml:space="preserve">를 클릭하여 파일을 다운로드 </w:t>
      </w:r>
      <w:r w:rsidR="008804E9">
        <w:rPr>
          <w:rFonts w:asciiTheme="minorEastAsia" w:eastAsiaTheme="minorEastAsia" w:hAnsiTheme="minorEastAsia"/>
        </w:rPr>
        <w:t>받습니다.</w:t>
      </w:r>
    </w:p>
    <w:p w:rsidR="00266073" w:rsidRPr="00193803" w:rsidRDefault="00266073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3"/>
        <w:spacing w:line="240" w:lineRule="auto"/>
        <w:jc w:val="center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697605" cy="2480945"/>
            <wp:effectExtent l="19050" t="0" r="0" b="0"/>
            <wp:docPr id="133" name="_x160089128" descr="EMB000005d87b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089128" descr="EMB000005d87b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73" w:rsidRPr="00193803" w:rsidRDefault="00266073" w:rsidP="007F46DC">
      <w:pPr>
        <w:pStyle w:val="13"/>
        <w:numPr>
          <w:ilvl w:val="0"/>
          <w:numId w:val="15"/>
        </w:numPr>
        <w:spacing w:line="240" w:lineRule="auto"/>
        <w:rPr>
          <w:rFonts w:asciiTheme="minorEastAsia" w:eastAsiaTheme="minorEastAsia" w:hAnsiTheme="minorEastAsia"/>
        </w:rPr>
      </w:pPr>
      <w:del w:id="1855" w:author="이은정" w:date="2014-08-22T10:11:00Z">
        <w:r w:rsidRPr="00193803" w:rsidDel="00E3226E">
          <w:rPr>
            <w:rFonts w:asciiTheme="minorEastAsia" w:eastAsiaTheme="minorEastAsia" w:hAnsiTheme="minorEastAsia" w:hint="eastAsia"/>
          </w:rPr>
          <w:delText>RUR-PLE</w:delText>
        </w:r>
      </w:del>
      <w:ins w:id="1856" w:author="이은정" w:date="2014-08-22T10:11:00Z">
        <w:r w:rsidR="00E3226E">
          <w:rPr>
            <w:rFonts w:asciiTheme="minorEastAsia" w:eastAsiaTheme="minorEastAsia" w:hAnsiTheme="minorEastAsia" w:hint="eastAsia"/>
          </w:rPr>
          <w:t>러플(RUR-PLE)</w:t>
        </w:r>
      </w:ins>
      <w:r w:rsidRPr="00193803">
        <w:rPr>
          <w:rFonts w:asciiTheme="minorEastAsia" w:eastAsiaTheme="minorEastAsia" w:hAnsiTheme="minorEastAsia" w:hint="eastAsia"/>
        </w:rPr>
        <w:t xml:space="preserve"> </w:t>
      </w:r>
      <w:r w:rsidRPr="00193803">
        <w:rPr>
          <w:rFonts w:asciiTheme="minorEastAsia" w:eastAsiaTheme="minorEastAsia" w:hAnsiTheme="minorEastAsia"/>
        </w:rPr>
        <w:t>설치</w:t>
      </w:r>
    </w:p>
    <w:p w:rsidR="00266073" w:rsidRPr="00193803" w:rsidRDefault="00266073" w:rsidP="00193803">
      <w:pPr>
        <w:pStyle w:val="13"/>
        <w:spacing w:line="240" w:lineRule="auto"/>
        <w:ind w:left="44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① 다운 받은 파일을 실행하고</w:t>
      </w:r>
      <w:r w:rsidRPr="00193803">
        <w:rPr>
          <w:rFonts w:asciiTheme="minorEastAsia" w:eastAsiaTheme="minorEastAsia" w:hAnsiTheme="minorEastAsia" w:hint="eastAsia"/>
        </w:rPr>
        <w:t xml:space="preserve">, </w:t>
      </w:r>
      <w:ins w:id="1857" w:author="이은정" w:date="2014-08-22T10:57:00Z">
        <w:r w:rsidR="00994B58">
          <w:rPr>
            <w:rFonts w:asciiTheme="minorEastAsia" w:eastAsiaTheme="minorEastAsia" w:hAnsiTheme="minorEastAsia" w:hint="eastAsia"/>
          </w:rPr>
          <w:t>설치</w:t>
        </w:r>
      </w:ins>
      <w:r w:rsidRPr="00193803">
        <w:rPr>
          <w:rFonts w:asciiTheme="minorEastAsia" w:eastAsiaTheme="minorEastAsia" w:hAnsiTheme="minorEastAsia"/>
        </w:rPr>
        <w:t>언어는 영어</w:t>
      </w:r>
      <w:r w:rsidR="00AE2082">
        <w:rPr>
          <w:rFonts w:asciiTheme="minorEastAsia" w:eastAsiaTheme="minorEastAsia" w:hAnsiTheme="minorEastAsia" w:hint="eastAsia"/>
        </w:rPr>
        <w:t>(</w:t>
      </w:r>
      <w:r w:rsidR="00AE2082">
        <w:rPr>
          <w:rFonts w:asciiTheme="minorEastAsia" w:eastAsiaTheme="minorEastAsia" w:hAnsiTheme="minorEastAsia"/>
        </w:rPr>
        <w:t>English</w:t>
      </w:r>
      <w:r w:rsidR="00AE2082">
        <w:rPr>
          <w:rFonts w:asciiTheme="minorEastAsia" w:eastAsiaTheme="minorEastAsia" w:hAnsiTheme="minorEastAsia" w:hint="eastAsia"/>
        </w:rPr>
        <w:t>)</w:t>
      </w:r>
      <w:r w:rsidRPr="00193803">
        <w:rPr>
          <w:rFonts w:asciiTheme="minorEastAsia" w:eastAsiaTheme="minorEastAsia" w:hAnsiTheme="minorEastAsia"/>
        </w:rPr>
        <w:t xml:space="preserve">를 </w:t>
      </w:r>
      <w:r w:rsidR="008804E9">
        <w:rPr>
          <w:rFonts w:asciiTheme="minorEastAsia" w:eastAsiaTheme="minorEastAsia" w:hAnsiTheme="minorEastAsia"/>
        </w:rPr>
        <w:t>선택합니다.</w:t>
      </w:r>
    </w:p>
    <w:p w:rsidR="00266073" w:rsidRPr="00487EF6" w:rsidRDefault="00266073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3"/>
        <w:wordWrap/>
        <w:spacing w:line="240" w:lineRule="auto"/>
        <w:jc w:val="center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305685" cy="1176655"/>
            <wp:effectExtent l="19050" t="0" r="0" b="0"/>
            <wp:docPr id="132" name="_x160098152" descr="EMB000005d87b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098152" descr="EMB000005d87b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73" w:rsidRPr="00193803" w:rsidRDefault="00266073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D23461" w:rsidRDefault="00D23461">
      <w:pPr>
        <w:spacing w:after="0"/>
        <w:ind w:left="0"/>
        <w:rPr>
          <w:ins w:id="1858" w:author="이은정" w:date="2014-08-22T11:10:00Z"/>
          <w:rFonts w:asciiTheme="minorEastAsia" w:hAnsiTheme="minorEastAsia" w:cs="굴림"/>
          <w:color w:val="000000"/>
          <w:szCs w:val="22"/>
          <w:lang w:val="en-US" w:eastAsia="ko-KR"/>
        </w:rPr>
      </w:pPr>
      <w:ins w:id="1859" w:author="이은정" w:date="2014-08-22T11:10:00Z">
        <w:r>
          <w:rPr>
            <w:rFonts w:asciiTheme="minorEastAsia" w:hAnsiTheme="minorEastAsia"/>
          </w:rPr>
          <w:br w:type="page"/>
        </w:r>
      </w:ins>
    </w:p>
    <w:p w:rsidR="00266073" w:rsidRPr="00193803" w:rsidRDefault="00266073" w:rsidP="00193803">
      <w:pPr>
        <w:pStyle w:val="13"/>
        <w:spacing w:line="240" w:lineRule="auto"/>
        <w:ind w:left="44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lastRenderedPageBreak/>
        <w:t xml:space="preserve">② </w:t>
      </w:r>
      <w:ins w:id="1860" w:author="이은정" w:date="2014-08-22T10:54:00Z">
        <w:r w:rsidR="00994B58">
          <w:rPr>
            <w:rFonts w:asciiTheme="minorEastAsia" w:eastAsiaTheme="minorEastAsia" w:hAnsiTheme="minorEastAsia" w:hint="eastAsia"/>
          </w:rPr>
          <w:t>러플 설치화면이 표시되면 [Next] 버튼을 클릭합니다.</w:t>
        </w:r>
      </w:ins>
      <w:del w:id="1861" w:author="이은정" w:date="2014-08-22T10:54:00Z">
        <w:r w:rsidRPr="00193803" w:rsidDel="00994B58">
          <w:rPr>
            <w:rFonts w:asciiTheme="minorEastAsia" w:eastAsiaTheme="minorEastAsia" w:hAnsiTheme="minorEastAsia"/>
          </w:rPr>
          <w:delText>순서에 따라 설치</w:delText>
        </w:r>
        <w:r w:rsidR="008804E9" w:rsidDel="00994B58">
          <w:rPr>
            <w:rFonts w:asciiTheme="minorEastAsia" w:eastAsiaTheme="minorEastAsia" w:hAnsiTheme="minorEastAsia"/>
          </w:rPr>
          <w:delText>합니다.</w:delText>
        </w:r>
      </w:del>
    </w:p>
    <w:p w:rsidR="00994B58" w:rsidRDefault="00266073" w:rsidP="00487EF6">
      <w:pPr>
        <w:pStyle w:val="13"/>
        <w:spacing w:line="240" w:lineRule="auto"/>
        <w:jc w:val="center"/>
        <w:rPr>
          <w:ins w:id="1862" w:author="이은정" w:date="2014-08-22T10:57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6215" cy="1998000"/>
            <wp:effectExtent l="0" t="0" r="0" b="0"/>
            <wp:docPr id="131" name="_x160104056" descr="EMB000005d87b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04056" descr="EMB000005d87b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15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B58" w:rsidRDefault="00994B58" w:rsidP="00487EF6">
      <w:pPr>
        <w:pStyle w:val="13"/>
        <w:spacing w:line="240" w:lineRule="auto"/>
        <w:jc w:val="center"/>
        <w:rPr>
          <w:ins w:id="1863" w:author="이은정" w:date="2014-08-22T10:57:00Z"/>
          <w:rFonts w:asciiTheme="minorEastAsia" w:eastAsiaTheme="minorEastAsia" w:hAnsiTheme="minorEastAsia"/>
        </w:rPr>
      </w:pPr>
    </w:p>
    <w:p w:rsidR="00000000" w:rsidRDefault="00994B58">
      <w:pPr>
        <w:pStyle w:val="13"/>
        <w:spacing w:line="240" w:lineRule="auto"/>
        <w:ind w:left="440"/>
        <w:rPr>
          <w:ins w:id="1864" w:author="이은정" w:date="2014-08-22T10:53:00Z"/>
          <w:rFonts w:asciiTheme="minorEastAsia" w:eastAsiaTheme="minorEastAsia" w:hAnsiTheme="minorEastAsia"/>
        </w:rPr>
        <w:pPrChange w:id="1865" w:author="이은정" w:date="2014-08-22T10:57:00Z">
          <w:pPr>
            <w:pStyle w:val="13"/>
            <w:spacing w:line="240" w:lineRule="auto"/>
            <w:jc w:val="center"/>
          </w:pPr>
        </w:pPrChange>
      </w:pPr>
      <w:ins w:id="1866" w:author="이은정" w:date="2014-08-22T10:54:00Z">
        <w:r>
          <w:rPr>
            <w:rFonts w:asciiTheme="minorEastAsia" w:eastAsiaTheme="minorEastAsia" w:hAnsiTheme="minorEastAsia" w:hint="eastAsia"/>
          </w:rPr>
          <w:t>③</w:t>
        </w:r>
      </w:ins>
      <w:ins w:id="1867" w:author="이은정" w:date="2014-08-22T10:55:00Z">
        <w:r>
          <w:rPr>
            <w:rFonts w:asciiTheme="minorEastAsia" w:eastAsiaTheme="minorEastAsia" w:hAnsiTheme="minorEastAsia" w:hint="eastAsia"/>
          </w:rPr>
          <w:t xml:space="preserve"> 설치를 동의하는 대화상자에서 </w:t>
        </w:r>
        <w:r>
          <w:rPr>
            <w:rFonts w:asciiTheme="minorEastAsia" w:eastAsiaTheme="minorEastAsia" w:hAnsiTheme="minorEastAsia"/>
          </w:rPr>
          <w:t>‘</w:t>
        </w:r>
        <w:r>
          <w:rPr>
            <w:rFonts w:asciiTheme="minorEastAsia" w:eastAsiaTheme="minorEastAsia" w:hAnsiTheme="minorEastAsia" w:hint="eastAsia"/>
          </w:rPr>
          <w:t>I accept the agreement</w:t>
        </w:r>
        <w:r>
          <w:rPr>
            <w:rFonts w:asciiTheme="minorEastAsia" w:eastAsiaTheme="minorEastAsia" w:hAnsiTheme="minorEastAsia"/>
          </w:rPr>
          <w:t>’</w:t>
        </w:r>
        <w:r>
          <w:rPr>
            <w:rFonts w:asciiTheme="minorEastAsia" w:eastAsiaTheme="minorEastAsia" w:hAnsiTheme="minorEastAsia" w:hint="eastAsia"/>
          </w:rPr>
          <w:t>를 클릭하고, [Next</w:t>
        </w:r>
      </w:ins>
      <w:ins w:id="1868" w:author="이은정" w:date="2014-08-22T16:23:00Z">
        <w:r w:rsidR="00B85D9B">
          <w:rPr>
            <w:rFonts w:asciiTheme="minorEastAsia" w:eastAsiaTheme="minorEastAsia" w:hAnsiTheme="minorEastAsia" w:hint="eastAsia"/>
          </w:rPr>
          <w:t xml:space="preserve"> &gt;</w:t>
        </w:r>
      </w:ins>
      <w:ins w:id="1869" w:author="이은정" w:date="2014-08-22T10:55:00Z">
        <w:r>
          <w:rPr>
            <w:rFonts w:asciiTheme="minorEastAsia" w:eastAsiaTheme="minorEastAsia" w:hAnsiTheme="minorEastAsia" w:hint="eastAsia"/>
          </w:rPr>
          <w:t>]버튼을 클릭합니다.</w:t>
        </w:r>
      </w:ins>
    </w:p>
    <w:p w:rsidR="00266073" w:rsidRDefault="00266073" w:rsidP="00193803">
      <w:pPr>
        <w:pStyle w:val="13"/>
        <w:spacing w:line="240" w:lineRule="auto"/>
        <w:jc w:val="center"/>
        <w:rPr>
          <w:ins w:id="1870" w:author="이은정" w:date="2014-08-22T10:58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2389" cy="1998000"/>
            <wp:effectExtent l="0" t="0" r="0" b="0"/>
            <wp:docPr id="130" name="_x160106920" descr="EMB000005d87b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06920" descr="EMB000005d87b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89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B58" w:rsidRDefault="00994B58" w:rsidP="00193803">
      <w:pPr>
        <w:pStyle w:val="13"/>
        <w:spacing w:line="240" w:lineRule="auto"/>
        <w:jc w:val="center"/>
        <w:rPr>
          <w:ins w:id="1871" w:author="이은정" w:date="2014-08-22T10:58:00Z"/>
          <w:rFonts w:asciiTheme="minorEastAsia" w:eastAsiaTheme="minorEastAsia" w:hAnsiTheme="minorEastAsia"/>
        </w:rPr>
      </w:pPr>
    </w:p>
    <w:p w:rsidR="00000000" w:rsidRDefault="00994B58">
      <w:pPr>
        <w:pStyle w:val="13"/>
        <w:spacing w:line="240" w:lineRule="auto"/>
        <w:ind w:left="440"/>
        <w:rPr>
          <w:rFonts w:asciiTheme="minorEastAsia" w:eastAsiaTheme="minorEastAsia" w:hAnsiTheme="minorEastAsia"/>
        </w:rPr>
        <w:pPrChange w:id="1872" w:author="이은정" w:date="2014-08-22T10:59:00Z">
          <w:pPr>
            <w:pStyle w:val="13"/>
            <w:spacing w:line="240" w:lineRule="auto"/>
            <w:jc w:val="center"/>
          </w:pPr>
        </w:pPrChange>
      </w:pPr>
      <w:ins w:id="1873" w:author="이은정" w:date="2014-08-22T10:58:00Z">
        <w:r>
          <w:rPr>
            <w:rFonts w:asciiTheme="minorEastAsia" w:eastAsiaTheme="minorEastAsia" w:hAnsiTheme="minorEastAsia" w:hint="eastAsia"/>
          </w:rPr>
          <w:t>④ 설치</w:t>
        </w:r>
      </w:ins>
      <w:ins w:id="1874" w:author="이은정" w:date="2014-08-22T11:01:00Z">
        <w:r w:rsidR="00362AE0">
          <w:rPr>
            <w:rFonts w:asciiTheme="minorEastAsia" w:eastAsiaTheme="minorEastAsia" w:hAnsiTheme="minorEastAsia" w:hint="eastAsia"/>
          </w:rPr>
          <w:t>폴더</w:t>
        </w:r>
      </w:ins>
      <w:ins w:id="1875" w:author="이은정" w:date="2014-08-22T10:58:00Z">
        <w:r>
          <w:rPr>
            <w:rFonts w:asciiTheme="minorEastAsia" w:eastAsiaTheme="minorEastAsia" w:hAnsiTheme="minorEastAsia" w:hint="eastAsia"/>
          </w:rPr>
          <w:t>를 선택하는 대화상자에서 [Next</w:t>
        </w:r>
      </w:ins>
      <w:ins w:id="1876" w:author="이은정" w:date="2014-08-22T16:23:00Z">
        <w:r w:rsidR="00B85D9B">
          <w:rPr>
            <w:rFonts w:asciiTheme="minorEastAsia" w:eastAsiaTheme="minorEastAsia" w:hAnsiTheme="minorEastAsia" w:hint="eastAsia"/>
          </w:rPr>
          <w:t xml:space="preserve"> &gt;</w:t>
        </w:r>
      </w:ins>
      <w:ins w:id="1877" w:author="이은정" w:date="2014-08-22T10:58:00Z">
        <w:r>
          <w:rPr>
            <w:rFonts w:asciiTheme="minorEastAsia" w:eastAsiaTheme="minorEastAsia" w:hAnsiTheme="minorEastAsia" w:hint="eastAsia"/>
          </w:rPr>
          <w:t>]</w:t>
        </w:r>
      </w:ins>
      <w:ins w:id="1878" w:author="이은정" w:date="2014-08-22T10:59:00Z">
        <w:r w:rsidR="009A1B3B">
          <w:rPr>
            <w:rFonts w:asciiTheme="minorEastAsia" w:eastAsiaTheme="minorEastAsia" w:hAnsiTheme="minorEastAsia" w:hint="eastAsia"/>
          </w:rPr>
          <w:t>버튼을</w:t>
        </w:r>
      </w:ins>
      <w:ins w:id="1879" w:author="이은정" w:date="2014-08-22T10:58:00Z">
        <w:r>
          <w:rPr>
            <w:rFonts w:asciiTheme="minorEastAsia" w:eastAsiaTheme="minorEastAsia" w:hAnsiTheme="minorEastAsia" w:hint="eastAsia"/>
          </w:rPr>
          <w:t xml:space="preserve"> 클릭합니다.</w:t>
        </w:r>
      </w:ins>
    </w:p>
    <w:p w:rsidR="009A1B3B" w:rsidRDefault="00266073" w:rsidP="00193803">
      <w:pPr>
        <w:pStyle w:val="13"/>
        <w:spacing w:line="240" w:lineRule="auto"/>
        <w:jc w:val="center"/>
        <w:rPr>
          <w:ins w:id="1880" w:author="이은정" w:date="2014-08-22T10:58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6217" cy="1998000"/>
            <wp:effectExtent l="0" t="0" r="0" b="0"/>
            <wp:docPr id="129" name="_x160110376" descr="EMB000005d87b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10376" descr="EMB000005d87b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17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461" w:rsidRDefault="00D23461">
      <w:pPr>
        <w:spacing w:after="0"/>
        <w:ind w:left="0"/>
        <w:rPr>
          <w:ins w:id="1881" w:author="이은정" w:date="2014-08-22T11:10:00Z"/>
          <w:rFonts w:asciiTheme="minorEastAsia" w:hAnsiTheme="minorEastAsia" w:cs="굴림"/>
          <w:color w:val="000000"/>
          <w:szCs w:val="22"/>
          <w:lang w:val="en-US" w:eastAsia="ko-KR"/>
        </w:rPr>
      </w:pPr>
      <w:ins w:id="1882" w:author="이은정" w:date="2014-08-22T11:10:00Z">
        <w:r>
          <w:rPr>
            <w:rFonts w:asciiTheme="minorEastAsia" w:hAnsiTheme="minorEastAsia"/>
          </w:rPr>
          <w:br w:type="page"/>
        </w:r>
      </w:ins>
    </w:p>
    <w:p w:rsidR="00362AE0" w:rsidRPr="00193803" w:rsidRDefault="00362AE0" w:rsidP="00362AE0">
      <w:pPr>
        <w:pStyle w:val="13"/>
        <w:spacing w:line="240" w:lineRule="auto"/>
        <w:ind w:left="440"/>
        <w:rPr>
          <w:ins w:id="1883" w:author="이은정" w:date="2014-08-22T11:02:00Z"/>
          <w:rFonts w:asciiTheme="minorEastAsia" w:eastAsiaTheme="minorEastAsia" w:hAnsiTheme="minorEastAsia"/>
        </w:rPr>
      </w:pPr>
      <w:ins w:id="1884" w:author="이은정" w:date="2014-08-22T11:02:00Z">
        <w:r>
          <w:rPr>
            <w:rFonts w:asciiTheme="minorEastAsia" w:eastAsiaTheme="minorEastAsia" w:hAnsiTheme="minorEastAsia" w:hint="eastAsia"/>
          </w:rPr>
          <w:lastRenderedPageBreak/>
          <w:t>⑤ 시작메뉴폴더를 선택하는 대화상자에서 [Next</w:t>
        </w:r>
      </w:ins>
      <w:ins w:id="1885" w:author="이은정" w:date="2014-08-22T16:23:00Z">
        <w:r w:rsidR="00B85D9B">
          <w:rPr>
            <w:rFonts w:asciiTheme="minorEastAsia" w:eastAsiaTheme="minorEastAsia" w:hAnsiTheme="minorEastAsia" w:hint="eastAsia"/>
          </w:rPr>
          <w:t xml:space="preserve"> &gt;</w:t>
        </w:r>
      </w:ins>
      <w:ins w:id="1886" w:author="이은정" w:date="2014-08-22T11:02:00Z">
        <w:r>
          <w:rPr>
            <w:rFonts w:asciiTheme="minorEastAsia" w:eastAsiaTheme="minorEastAsia" w:hAnsiTheme="minorEastAsia" w:hint="eastAsia"/>
          </w:rPr>
          <w:t>]버튼을 클릭합니다.</w:t>
        </w:r>
      </w:ins>
    </w:p>
    <w:p w:rsidR="00266073" w:rsidRDefault="00266073" w:rsidP="00193803">
      <w:pPr>
        <w:pStyle w:val="13"/>
        <w:spacing w:line="240" w:lineRule="auto"/>
        <w:jc w:val="center"/>
        <w:rPr>
          <w:ins w:id="1887" w:author="이은정" w:date="2014-08-22T11:00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1200" cy="1998000"/>
            <wp:effectExtent l="0" t="0" r="0" b="0"/>
            <wp:docPr id="128" name="_x160113208" descr="EMB000005d87b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13208" descr="EMB000005d87b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3B" w:rsidRDefault="009A1B3B" w:rsidP="00193803">
      <w:pPr>
        <w:pStyle w:val="13"/>
        <w:spacing w:line="240" w:lineRule="auto"/>
        <w:jc w:val="center"/>
        <w:rPr>
          <w:ins w:id="1888" w:author="이은정" w:date="2014-08-22T11:00:00Z"/>
          <w:rFonts w:asciiTheme="minorEastAsia" w:eastAsiaTheme="minorEastAsia" w:hAnsiTheme="minorEastAsia"/>
        </w:rPr>
      </w:pPr>
    </w:p>
    <w:p w:rsidR="00362AE0" w:rsidRPr="00193803" w:rsidRDefault="00362AE0" w:rsidP="00362AE0">
      <w:pPr>
        <w:pStyle w:val="13"/>
        <w:spacing w:line="240" w:lineRule="auto"/>
        <w:ind w:left="440"/>
        <w:rPr>
          <w:ins w:id="1889" w:author="이은정" w:date="2014-08-22T11:02:00Z"/>
          <w:rFonts w:asciiTheme="minorEastAsia" w:eastAsiaTheme="minorEastAsia" w:hAnsiTheme="minorEastAsia"/>
        </w:rPr>
      </w:pPr>
      <w:ins w:id="1890" w:author="이은정" w:date="2014-08-22T11:02:00Z">
        <w:r>
          <w:rPr>
            <w:rFonts w:asciiTheme="minorEastAsia" w:eastAsiaTheme="minorEastAsia" w:hAnsiTheme="minorEastAsia" w:hint="eastAsia"/>
          </w:rPr>
          <w:t xml:space="preserve">⑥ </w:t>
        </w:r>
      </w:ins>
      <w:ins w:id="1891" w:author="이은정" w:date="2014-08-22T11:03:00Z">
        <w:r>
          <w:rPr>
            <w:rFonts w:asciiTheme="minorEastAsia" w:eastAsiaTheme="minorEastAsia" w:hAnsiTheme="minorEastAsia" w:hint="eastAsia"/>
          </w:rPr>
          <w:t>바탕화면에 아이콘을 추가여부를</w:t>
        </w:r>
      </w:ins>
      <w:ins w:id="1892" w:author="이은정" w:date="2014-08-22T11:02:00Z">
        <w:r>
          <w:rPr>
            <w:rFonts w:asciiTheme="minorEastAsia" w:eastAsiaTheme="minorEastAsia" w:hAnsiTheme="minorEastAsia" w:hint="eastAsia"/>
          </w:rPr>
          <w:t xml:space="preserve"> 선택하는 대화상자에서 </w:t>
        </w:r>
      </w:ins>
      <w:ins w:id="1893" w:author="이은정" w:date="2014-08-22T11:03:00Z">
        <w:r>
          <w:rPr>
            <w:rFonts w:asciiTheme="minorEastAsia" w:eastAsiaTheme="minorEastAsia" w:hAnsiTheme="minorEastAsia"/>
          </w:rPr>
          <w:t>‘</w:t>
        </w:r>
        <w:r>
          <w:rPr>
            <w:rFonts w:asciiTheme="minorEastAsia" w:eastAsiaTheme="minorEastAsia" w:hAnsiTheme="minorEastAsia" w:hint="eastAsia"/>
          </w:rPr>
          <w:t>Create a desktop icon</w:t>
        </w:r>
      </w:ins>
      <w:ins w:id="1894" w:author="이은정" w:date="2014-08-22T11:04:00Z">
        <w:r>
          <w:rPr>
            <w:rFonts w:asciiTheme="minorEastAsia" w:eastAsiaTheme="minorEastAsia" w:hAnsiTheme="minorEastAsia"/>
          </w:rPr>
          <w:t>’</w:t>
        </w:r>
        <w:r>
          <w:rPr>
            <w:rFonts w:asciiTheme="minorEastAsia" w:eastAsiaTheme="minorEastAsia" w:hAnsiTheme="minorEastAsia" w:hint="eastAsia"/>
          </w:rPr>
          <w:t>를 체크하고</w:t>
        </w:r>
      </w:ins>
      <w:ins w:id="1895" w:author="이은정" w:date="2014-08-22T11:07:00Z">
        <w:r w:rsidR="00A56CE4">
          <w:rPr>
            <w:rFonts w:asciiTheme="minorEastAsia" w:eastAsiaTheme="minorEastAsia" w:hAnsiTheme="minorEastAsia" w:hint="eastAsia"/>
          </w:rPr>
          <w:t xml:space="preserve"> </w:t>
        </w:r>
        <w:r w:rsidR="00A56CE4">
          <w:rPr>
            <w:rFonts w:asciiTheme="minorEastAsia" w:eastAsiaTheme="minorEastAsia" w:hAnsiTheme="minorEastAsia"/>
          </w:rPr>
          <w:t>‘</w:t>
        </w:r>
        <w:r w:rsidR="00A56CE4">
          <w:rPr>
            <w:rFonts w:asciiTheme="minorEastAsia" w:eastAsiaTheme="minorEastAsia" w:hAnsiTheme="minorEastAsia" w:hint="eastAsia"/>
          </w:rPr>
          <w:t>Create a Quick Lanch</w:t>
        </w:r>
      </w:ins>
      <w:ins w:id="1896" w:author="이은정" w:date="2014-08-22T11:08:00Z">
        <w:r w:rsidR="00A56CE4">
          <w:rPr>
            <w:rFonts w:asciiTheme="minorEastAsia" w:eastAsiaTheme="minorEastAsia" w:hAnsiTheme="minorEastAsia" w:hint="eastAsia"/>
          </w:rPr>
          <w:t xml:space="preserve"> icon</w:t>
        </w:r>
        <w:r w:rsidR="00A56CE4">
          <w:rPr>
            <w:rFonts w:asciiTheme="minorEastAsia" w:eastAsiaTheme="minorEastAsia" w:hAnsiTheme="minorEastAsia"/>
          </w:rPr>
          <w:t>’</w:t>
        </w:r>
        <w:r w:rsidR="00A56CE4">
          <w:rPr>
            <w:rFonts w:asciiTheme="minorEastAsia" w:eastAsiaTheme="minorEastAsia" w:hAnsiTheme="minorEastAsia" w:hint="eastAsia"/>
          </w:rPr>
          <w:t>를 체크합니다.</w:t>
        </w:r>
      </w:ins>
      <w:ins w:id="1897" w:author="이은정" w:date="2014-08-22T11:07:00Z">
        <w:r w:rsidR="00A56CE4">
          <w:rPr>
            <w:rFonts w:asciiTheme="minorEastAsia" w:eastAsiaTheme="minorEastAsia" w:hAnsiTheme="minorEastAsia" w:hint="eastAsia"/>
          </w:rPr>
          <w:t xml:space="preserve"> </w:t>
        </w:r>
      </w:ins>
      <w:ins w:id="1898" w:author="이은정" w:date="2014-08-22T11:04:00Z">
        <w:r>
          <w:rPr>
            <w:rFonts w:asciiTheme="minorEastAsia" w:eastAsiaTheme="minorEastAsia" w:hAnsiTheme="minorEastAsia" w:hint="eastAsia"/>
          </w:rPr>
          <w:t xml:space="preserve"> </w:t>
        </w:r>
      </w:ins>
      <w:ins w:id="1899" w:author="이은정" w:date="2014-08-22T11:02:00Z">
        <w:r>
          <w:rPr>
            <w:rFonts w:asciiTheme="minorEastAsia" w:eastAsiaTheme="minorEastAsia" w:hAnsiTheme="minorEastAsia" w:hint="eastAsia"/>
          </w:rPr>
          <w:t>[Next</w:t>
        </w:r>
      </w:ins>
      <w:ins w:id="1900" w:author="이은정" w:date="2014-08-22T16:23:00Z">
        <w:r w:rsidR="00B85D9B">
          <w:rPr>
            <w:rFonts w:asciiTheme="minorEastAsia" w:eastAsiaTheme="minorEastAsia" w:hAnsiTheme="minorEastAsia" w:hint="eastAsia"/>
          </w:rPr>
          <w:t xml:space="preserve"> &gt;</w:t>
        </w:r>
      </w:ins>
      <w:ins w:id="1901" w:author="이은정" w:date="2014-08-22T11:02:00Z">
        <w:r>
          <w:rPr>
            <w:rFonts w:asciiTheme="minorEastAsia" w:eastAsiaTheme="minorEastAsia" w:hAnsiTheme="minorEastAsia" w:hint="eastAsia"/>
          </w:rPr>
          <w:t>]버튼을 클릭합니다.</w:t>
        </w:r>
      </w:ins>
    </w:p>
    <w:p w:rsidR="00000000" w:rsidRDefault="00AF7365">
      <w:pPr>
        <w:pStyle w:val="13"/>
        <w:spacing w:line="240" w:lineRule="auto"/>
        <w:ind w:left="0"/>
        <w:rPr>
          <w:del w:id="1902" w:author="이은정" w:date="2014-08-22T11:10:00Z"/>
          <w:rFonts w:asciiTheme="minorEastAsia" w:eastAsiaTheme="minorEastAsia" w:hAnsiTheme="minorEastAsia"/>
        </w:rPr>
        <w:pPrChange w:id="1903" w:author="이은정" w:date="2014-08-22T11:10:00Z">
          <w:pPr>
            <w:pStyle w:val="13"/>
            <w:spacing w:line="240" w:lineRule="auto"/>
            <w:jc w:val="center"/>
          </w:pPr>
        </w:pPrChange>
      </w:pPr>
    </w:p>
    <w:p w:rsidR="009A1B3B" w:rsidRDefault="00266073" w:rsidP="00193803">
      <w:pPr>
        <w:pStyle w:val="13"/>
        <w:wordWrap/>
        <w:spacing w:line="240" w:lineRule="auto"/>
        <w:jc w:val="center"/>
        <w:rPr>
          <w:ins w:id="1904" w:author="이은정" w:date="2014-08-22T11:00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3211" cy="1998000"/>
            <wp:effectExtent l="0" t="0" r="0" b="0"/>
            <wp:docPr id="127" name="_x160116040" descr="EMB000005d87b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16040" descr="EMB000005d87b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211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3B" w:rsidRDefault="009A1B3B" w:rsidP="00193803">
      <w:pPr>
        <w:pStyle w:val="13"/>
        <w:wordWrap/>
        <w:spacing w:line="240" w:lineRule="auto"/>
        <w:jc w:val="center"/>
        <w:rPr>
          <w:ins w:id="1905" w:author="이은정" w:date="2014-08-22T11:00:00Z"/>
          <w:rFonts w:asciiTheme="minorEastAsia" w:eastAsiaTheme="minorEastAsia" w:hAnsiTheme="minorEastAsia"/>
        </w:rPr>
      </w:pPr>
    </w:p>
    <w:p w:rsidR="00000000" w:rsidRDefault="00A56CE4">
      <w:pPr>
        <w:pStyle w:val="13"/>
        <w:spacing w:line="240" w:lineRule="auto"/>
        <w:ind w:left="440"/>
        <w:rPr>
          <w:ins w:id="1906" w:author="이은정" w:date="2014-08-22T11:00:00Z"/>
          <w:rFonts w:asciiTheme="minorEastAsia" w:eastAsiaTheme="minorEastAsia" w:hAnsiTheme="minorEastAsia"/>
        </w:rPr>
        <w:pPrChange w:id="1907" w:author="이은정" w:date="2014-08-22T11:09:00Z">
          <w:pPr>
            <w:pStyle w:val="13"/>
            <w:wordWrap/>
            <w:spacing w:line="240" w:lineRule="auto"/>
            <w:jc w:val="center"/>
          </w:pPr>
        </w:pPrChange>
      </w:pPr>
      <w:ins w:id="1908" w:author="이은정" w:date="2014-08-22T11:09:00Z">
        <w:r>
          <w:rPr>
            <w:rFonts w:asciiTheme="minorEastAsia" w:eastAsiaTheme="minorEastAsia" w:hAnsiTheme="minorEastAsia" w:hint="eastAsia"/>
          </w:rPr>
          <w:t>⑦</w:t>
        </w:r>
      </w:ins>
      <w:ins w:id="1909" w:author="이은정" w:date="2014-08-22T11:08:00Z">
        <w:r>
          <w:rPr>
            <w:rFonts w:asciiTheme="minorEastAsia" w:eastAsiaTheme="minorEastAsia" w:hAnsiTheme="minorEastAsia" w:hint="eastAsia"/>
          </w:rPr>
          <w:t xml:space="preserve"> </w:t>
        </w:r>
      </w:ins>
      <w:ins w:id="1910" w:author="이은정" w:date="2014-08-22T11:09:00Z">
        <w:r w:rsidR="00D23461">
          <w:rPr>
            <w:rFonts w:asciiTheme="minorEastAsia" w:eastAsiaTheme="minorEastAsia" w:hAnsiTheme="minorEastAsia" w:hint="eastAsia"/>
          </w:rPr>
          <w:t>설치한 내용이 표시되면 [Install]버튼을 클릭합니다.</w:t>
        </w:r>
      </w:ins>
    </w:p>
    <w:p w:rsidR="00266073" w:rsidRDefault="00266073" w:rsidP="00193803">
      <w:pPr>
        <w:pStyle w:val="13"/>
        <w:wordWrap/>
        <w:spacing w:line="240" w:lineRule="auto"/>
        <w:jc w:val="center"/>
        <w:rPr>
          <w:ins w:id="1911" w:author="이은정" w:date="2014-08-22T11:00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3210" cy="1998000"/>
            <wp:effectExtent l="0" t="0" r="0" b="0"/>
            <wp:docPr id="126" name="_x160118872" descr="EMB000005d87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18872" descr="EMB000005d87b5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210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3B" w:rsidRDefault="009A1B3B" w:rsidP="00193803">
      <w:pPr>
        <w:pStyle w:val="13"/>
        <w:wordWrap/>
        <w:spacing w:line="240" w:lineRule="auto"/>
        <w:jc w:val="center"/>
        <w:rPr>
          <w:ins w:id="1912" w:author="이은정" w:date="2014-08-22T11:00:00Z"/>
          <w:rFonts w:asciiTheme="minorEastAsia" w:eastAsiaTheme="minorEastAsia" w:hAnsiTheme="minorEastAsia"/>
        </w:rPr>
      </w:pPr>
    </w:p>
    <w:p w:rsidR="00F3520A" w:rsidRDefault="00F3520A">
      <w:pPr>
        <w:spacing w:after="0"/>
        <w:ind w:left="0"/>
        <w:rPr>
          <w:ins w:id="1913" w:author="이은정" w:date="2014-08-22T11:20:00Z"/>
          <w:rFonts w:asciiTheme="minorEastAsia" w:hAnsiTheme="minorEastAsia" w:cs="굴림"/>
          <w:color w:val="000000"/>
          <w:szCs w:val="22"/>
          <w:lang w:val="en-US" w:eastAsia="ko-KR"/>
        </w:rPr>
      </w:pPr>
      <w:ins w:id="1914" w:author="이은정" w:date="2014-08-22T11:20:00Z">
        <w:r>
          <w:rPr>
            <w:rFonts w:asciiTheme="minorEastAsia" w:hAnsiTheme="minorEastAsia"/>
          </w:rPr>
          <w:br w:type="page"/>
        </w:r>
      </w:ins>
    </w:p>
    <w:p w:rsidR="00000000" w:rsidRDefault="00D23461">
      <w:pPr>
        <w:pStyle w:val="13"/>
        <w:spacing w:line="240" w:lineRule="auto"/>
        <w:ind w:left="440"/>
        <w:rPr>
          <w:ins w:id="1915" w:author="이은정" w:date="2014-08-22T16:16:00Z"/>
          <w:rFonts w:asciiTheme="minorEastAsia" w:eastAsiaTheme="minorEastAsia" w:hAnsiTheme="minorEastAsia"/>
        </w:rPr>
        <w:pPrChange w:id="1916" w:author="이은정" w:date="2014-08-22T16:16:00Z">
          <w:pPr>
            <w:pStyle w:val="13"/>
            <w:wordWrap/>
            <w:spacing w:line="240" w:lineRule="auto"/>
            <w:jc w:val="center"/>
          </w:pPr>
        </w:pPrChange>
      </w:pPr>
      <w:ins w:id="1917" w:author="이은정" w:date="2014-08-22T11:10:00Z">
        <w:r>
          <w:rPr>
            <w:rFonts w:asciiTheme="minorEastAsia" w:eastAsiaTheme="minorEastAsia" w:hAnsiTheme="minorEastAsia" w:hint="eastAsia"/>
          </w:rPr>
          <w:lastRenderedPageBreak/>
          <w:t xml:space="preserve">⑧ </w:t>
        </w:r>
      </w:ins>
      <w:ins w:id="1918" w:author="이은정" w:date="2014-08-22T11:11:00Z">
        <w:r>
          <w:rPr>
            <w:rFonts w:asciiTheme="minorEastAsia" w:eastAsiaTheme="minorEastAsia" w:hAnsiTheme="minorEastAsia" w:hint="eastAsia"/>
          </w:rPr>
          <w:t xml:space="preserve">설치가 완료되었다는 메시지가 </w:t>
        </w:r>
      </w:ins>
      <w:ins w:id="1919" w:author="이은정" w:date="2014-08-22T11:10:00Z">
        <w:r>
          <w:rPr>
            <w:rFonts w:asciiTheme="minorEastAsia" w:eastAsiaTheme="minorEastAsia" w:hAnsiTheme="minorEastAsia" w:hint="eastAsia"/>
          </w:rPr>
          <w:t>표시되면</w:t>
        </w:r>
        <w:r w:rsidR="00B85D9B">
          <w:rPr>
            <w:rFonts w:asciiTheme="minorEastAsia" w:eastAsiaTheme="minorEastAsia" w:hAnsiTheme="minorEastAsia" w:hint="eastAsia"/>
          </w:rPr>
          <w:t xml:space="preserve"> [</w:t>
        </w:r>
      </w:ins>
      <w:ins w:id="1920" w:author="이은정" w:date="2014-08-22T16:23:00Z">
        <w:r w:rsidR="00B85D9B">
          <w:rPr>
            <w:rFonts w:asciiTheme="minorEastAsia" w:eastAsiaTheme="minorEastAsia" w:hAnsiTheme="minorEastAsia" w:hint="eastAsia"/>
          </w:rPr>
          <w:t>Finish</w:t>
        </w:r>
      </w:ins>
      <w:ins w:id="1921" w:author="이은정" w:date="2014-08-22T11:10:00Z">
        <w:r>
          <w:rPr>
            <w:rFonts w:asciiTheme="minorEastAsia" w:eastAsiaTheme="minorEastAsia" w:hAnsiTheme="minorEastAsia" w:hint="eastAsia"/>
          </w:rPr>
          <w:t>]버튼을 클릭합니다.</w:t>
        </w:r>
      </w:ins>
    </w:p>
    <w:p w:rsidR="00000000" w:rsidRDefault="00AF7365">
      <w:pPr>
        <w:pStyle w:val="13"/>
        <w:spacing w:line="240" w:lineRule="auto"/>
        <w:ind w:left="440"/>
        <w:rPr>
          <w:rFonts w:asciiTheme="minorEastAsia" w:eastAsiaTheme="minorEastAsia" w:hAnsiTheme="minorEastAsia"/>
        </w:rPr>
        <w:pPrChange w:id="1922" w:author="이은정" w:date="2014-08-22T16:16:00Z">
          <w:pPr>
            <w:pStyle w:val="13"/>
            <w:wordWrap/>
            <w:spacing w:line="240" w:lineRule="auto"/>
            <w:jc w:val="center"/>
          </w:pPr>
        </w:pPrChange>
      </w:pPr>
    </w:p>
    <w:p w:rsidR="00266073" w:rsidRPr="00193803" w:rsidRDefault="00266073" w:rsidP="00193803">
      <w:pPr>
        <w:pStyle w:val="13"/>
        <w:wordWrap/>
        <w:spacing w:line="240" w:lineRule="auto"/>
        <w:jc w:val="center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588400" cy="1998000"/>
            <wp:effectExtent l="0" t="0" r="0" b="0"/>
            <wp:docPr id="125" name="_x160121752" descr="EMB000005d87b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21752" descr="EMB000005d87b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19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73" w:rsidRP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 w:hint="eastAsia"/>
        </w:rPr>
        <w:t xml:space="preserve">(4) </w:t>
      </w:r>
      <w:r w:rsidRPr="00193803">
        <w:rPr>
          <w:rFonts w:asciiTheme="minorEastAsia" w:eastAsiaTheme="minorEastAsia" w:hAnsiTheme="minorEastAsia"/>
        </w:rPr>
        <w:t>프로그램</w:t>
      </w:r>
      <w:ins w:id="1923" w:author="박윤수" w:date="2014-08-22T21:24:00Z">
        <w:r w:rsidR="00902608">
          <w:rPr>
            <w:rFonts w:asciiTheme="minorEastAsia" w:eastAsiaTheme="minorEastAsia" w:hAnsiTheme="minorEastAsia" w:hint="eastAsia"/>
          </w:rPr>
          <w:t xml:space="preserve"> 설치 후 주요 화면</w:t>
        </w:r>
      </w:ins>
      <w:r w:rsidRPr="00193803">
        <w:rPr>
          <w:rFonts w:asciiTheme="minorEastAsia" w:eastAsiaTheme="minorEastAsia" w:hAnsiTheme="minorEastAsia"/>
        </w:rPr>
        <w:t xml:space="preserve"> 구성</w:t>
      </w:r>
    </w:p>
    <w:p w:rsidR="00266073" w:rsidRDefault="00266073" w:rsidP="00193803">
      <w:pPr>
        <w:pStyle w:val="13"/>
        <w:spacing w:line="240" w:lineRule="auto"/>
        <w:rPr>
          <w:ins w:id="1924" w:author="박윤수" w:date="2014-08-22T21:27:00Z"/>
          <w:rFonts w:asciiTheme="minorEastAsia" w:eastAsiaTheme="minorEastAsia" w:hAnsiTheme="minorEastAsia"/>
        </w:rPr>
      </w:pPr>
      <w:del w:id="1925" w:author="이은정" w:date="2014-08-22T10:11:00Z">
        <w:r w:rsidRPr="00193803" w:rsidDel="00E3226E">
          <w:rPr>
            <w:rFonts w:asciiTheme="minorEastAsia" w:eastAsiaTheme="minorEastAsia" w:hAnsiTheme="minorEastAsia" w:hint="eastAsia"/>
          </w:rPr>
          <w:delText>RUR-PLE</w:delText>
        </w:r>
      </w:del>
      <w:ins w:id="1926" w:author="이은정" w:date="2014-08-22T10:11:00Z">
        <w:r w:rsidR="00E3226E">
          <w:rPr>
            <w:rFonts w:asciiTheme="minorEastAsia" w:eastAsiaTheme="minorEastAsia" w:hAnsiTheme="minorEastAsia" w:hint="eastAsia"/>
          </w:rPr>
          <w:t>러플(RUR-PLE)</w:t>
        </w:r>
      </w:ins>
      <w:ins w:id="1927" w:author="박윤수" w:date="2014-08-22T21:27:00Z">
        <w:r w:rsidR="00902608">
          <w:rPr>
            <w:rFonts w:asciiTheme="minorEastAsia" w:eastAsiaTheme="minorEastAsia" w:hAnsiTheme="minorEastAsia" w:hint="eastAsia"/>
          </w:rPr>
          <w:t xml:space="preserve"> 설치 후 </w:t>
        </w:r>
      </w:ins>
      <w:del w:id="1928" w:author="박윤수" w:date="2014-08-22T21:27:00Z">
        <w:r w:rsidRPr="00193803" w:rsidDel="00902608">
          <w:rPr>
            <w:rFonts w:asciiTheme="minorEastAsia" w:eastAsiaTheme="minorEastAsia" w:hAnsiTheme="minorEastAsia"/>
          </w:rPr>
          <w:delText xml:space="preserve">은 </w:delText>
        </w:r>
      </w:del>
      <w:r w:rsidRPr="00193803">
        <w:rPr>
          <w:rFonts w:asciiTheme="minorEastAsia" w:eastAsiaTheme="minorEastAsia" w:hAnsiTheme="minorEastAsia" w:hint="eastAsia"/>
        </w:rPr>
        <w:t>4</w:t>
      </w:r>
      <w:r w:rsidRPr="00193803">
        <w:rPr>
          <w:rFonts w:asciiTheme="minorEastAsia" w:eastAsiaTheme="minorEastAsia" w:hAnsiTheme="minorEastAsia"/>
        </w:rPr>
        <w:t>개의 탭으로</w:t>
      </w:r>
      <w:ins w:id="1929" w:author="박윤수" w:date="2014-08-22T21:27:00Z">
        <w:r w:rsidR="00902608">
          <w:rPr>
            <w:rFonts w:asciiTheme="minorEastAsia" w:eastAsiaTheme="minorEastAsia" w:hAnsiTheme="minorEastAsia" w:hint="eastAsia"/>
          </w:rPr>
          <w:t xml:space="preserve"> 구분되고 각 탭 내부에 주요 화면이</w:t>
        </w:r>
      </w:ins>
      <w:r w:rsidRPr="00193803">
        <w:rPr>
          <w:rFonts w:asciiTheme="minorEastAsia" w:eastAsiaTheme="minorEastAsia" w:hAnsiTheme="minorEastAsia"/>
        </w:rPr>
        <w:t xml:space="preserve"> 구성되어 </w:t>
      </w:r>
      <w:del w:id="1930" w:author="박윤수" w:date="2014-08-22T21:27:00Z">
        <w:r w:rsidRPr="00193803" w:rsidDel="00902608">
          <w:rPr>
            <w:rFonts w:asciiTheme="minorEastAsia" w:eastAsiaTheme="minorEastAsia" w:hAnsiTheme="minorEastAsia" w:hint="eastAsia"/>
          </w:rPr>
          <w:delText xml:space="preserve">있으며 각각의 </w:delText>
        </w:r>
        <w:r w:rsidR="008804E9" w:rsidDel="00902608">
          <w:rPr>
            <w:rFonts w:asciiTheme="minorEastAsia" w:eastAsiaTheme="minorEastAsia" w:hAnsiTheme="minorEastAsia" w:hint="eastAsia"/>
          </w:rPr>
          <w:delText>탭</w:delText>
        </w:r>
        <w:r w:rsidRPr="00193803" w:rsidDel="00902608">
          <w:rPr>
            <w:rFonts w:asciiTheme="minorEastAsia" w:eastAsiaTheme="minorEastAsia" w:hAnsiTheme="minorEastAsia" w:hint="eastAsia"/>
          </w:rPr>
          <w:delText xml:space="preserve">은 다음과 </w:delText>
        </w:r>
        <w:r w:rsidR="008804E9" w:rsidDel="00902608">
          <w:rPr>
            <w:rFonts w:asciiTheme="minorEastAsia" w:eastAsiaTheme="minorEastAsia" w:hAnsiTheme="minorEastAsia" w:hint="eastAsia"/>
          </w:rPr>
          <w:delText>같습니다.</w:delText>
        </w:r>
      </w:del>
      <w:ins w:id="1931" w:author="박윤수" w:date="2014-08-22T21:27:00Z">
        <w:r w:rsidR="00902608">
          <w:rPr>
            <w:rFonts w:asciiTheme="minorEastAsia" w:eastAsiaTheme="minorEastAsia" w:hAnsiTheme="minorEastAsia" w:hint="eastAsia"/>
          </w:rPr>
          <w:t>있습니다.</w:t>
        </w:r>
      </w:ins>
    </w:p>
    <w:p w:rsidR="00902608" w:rsidRPr="00193803" w:rsidRDefault="00902608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AF7365" w:rsidP="00193803">
      <w:pPr>
        <w:pStyle w:val="13"/>
        <w:spacing w:line="240" w:lineRule="auto"/>
        <w:jc w:val="center"/>
        <w:rPr>
          <w:rFonts w:asciiTheme="minorEastAsia" w:eastAsiaTheme="minorEastAsia" w:hAnsiTheme="minorEastAsia"/>
        </w:rPr>
      </w:pPr>
      <w:ins w:id="1932" w:author="박윤수" w:date="2014-08-22T21:24:00Z">
        <w:r>
          <w:rPr>
            <w:rFonts w:asciiTheme="minorEastAsia" w:eastAsiaTheme="minorEastAsia" w:hAnsiTheme="minorEastAsia"/>
            <w:noProof/>
            <w:rPrChange w:id="193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68278" cy="3129937"/>
              <wp:effectExtent l="19050" t="0" r="0" b="0"/>
              <wp:docPr id="53" name="그림 52" descr="Launch_RUR-PL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aunch_RUR-PLE.PNG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71269" cy="3132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934" w:author="박윤수" w:date="2014-08-22T21:24:00Z">
        <w:r>
          <w:rPr>
            <w:rFonts w:asciiTheme="minorEastAsia" w:eastAsiaTheme="minorEastAsia" w:hAnsiTheme="minorEastAsia"/>
            <w:noProof/>
            <w:rPrChange w:id="1935">
              <w:rPr>
                <w:noProof/>
                <w:color w:val="0000FF"/>
                <w:u w:val="single"/>
              </w:rPr>
            </w:rPrChange>
          </w:rPr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232410</wp:posOffset>
              </wp:positionH>
              <wp:positionV relativeFrom="line">
                <wp:posOffset>14605</wp:posOffset>
              </wp:positionV>
              <wp:extent cx="4928235" cy="810260"/>
              <wp:effectExtent l="19050" t="0" r="5715" b="0"/>
              <wp:wrapTopAndBottom/>
              <wp:docPr id="244" name="_x160131520" descr="EMB000005d87b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31520" descr="EMB000005d87b59"/>
                      <pic:cNvPicPr>
                        <a:picLocks noChangeAspect="1" noChangeArrowheads="1"/>
                      </pic:cNvPicPr>
                    </pic:nvPicPr>
                    <pic:blipFill>
                      <a:blip r:embed="rId33"/>
                      <a:srcRect t="156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28235" cy="81026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del>
    </w:p>
    <w:p w:rsidR="00902608" w:rsidRDefault="00902608" w:rsidP="00193803">
      <w:pPr>
        <w:pStyle w:val="13"/>
        <w:spacing w:line="240" w:lineRule="auto"/>
        <w:rPr>
          <w:ins w:id="1936" w:author="박윤수" w:date="2014-08-22T21:27:00Z"/>
          <w:rFonts w:asciiTheme="minorEastAsia" w:eastAsiaTheme="minorEastAsia" w:hAnsiTheme="minorEastAsia"/>
        </w:rPr>
      </w:pPr>
    </w:p>
    <w:p w:rsidR="00266073" w:rsidRPr="00193803" w:rsidRDefault="00902608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  <w:ins w:id="1937" w:author="박윤수" w:date="2014-08-22T21:25:00Z">
        <w:r w:rsidRPr="00902608">
          <w:rPr>
            <w:rFonts w:asciiTheme="minorEastAsia" w:eastAsiaTheme="minorEastAsia" w:hAnsiTheme="minorEastAsia" w:hint="eastAsia"/>
          </w:rPr>
          <w:t xml:space="preserve">본 </w:t>
        </w:r>
        <w:r>
          <w:rPr>
            <w:rFonts w:asciiTheme="minorEastAsia" w:eastAsiaTheme="minorEastAsia" w:hAnsiTheme="minorEastAsia" w:hint="eastAsia"/>
          </w:rPr>
          <w:t>학습에서</w:t>
        </w:r>
        <w:r w:rsidRPr="00902608">
          <w:rPr>
            <w:rFonts w:asciiTheme="minorEastAsia" w:eastAsiaTheme="minorEastAsia" w:hAnsiTheme="minorEastAsia" w:hint="eastAsia"/>
          </w:rPr>
          <w:t>는 4가지 탭에서 2번째 탭(</w:t>
        </w:r>
        <w:r w:rsidR="00E80AEF" w:rsidRPr="00E80AEF">
          <w:rPr>
            <w:rFonts w:asciiTheme="minorEastAsia" w:eastAsiaTheme="minorEastAsia" w:hAnsiTheme="minorEastAsia" w:hint="eastAsia"/>
            <w:b/>
            <w:rPrChange w:id="1938" w:author="박윤수" w:date="2014-08-22T21:25:00Z">
              <w:rPr>
                <w:rFonts w:asciiTheme="minorEastAsia" w:eastAsiaTheme="minorEastAsia" w:hAnsiTheme="minorEastAsia" w:hint="eastAsia"/>
                <w:color w:val="0000FF"/>
                <w:u w:val="single"/>
              </w:rPr>
            </w:rPrChange>
          </w:rPr>
          <w:t>로봇을</w:t>
        </w:r>
        <w:r w:rsidR="00E80AEF" w:rsidRPr="00E80AEF">
          <w:rPr>
            <w:rFonts w:asciiTheme="minorEastAsia" w:eastAsiaTheme="minorEastAsia" w:hAnsiTheme="minorEastAsia"/>
            <w:b/>
            <w:rPrChange w:id="1939" w:author="박윤수" w:date="2014-08-22T21:25:00Z">
              <w:rPr>
                <w:rFonts w:asciiTheme="minorEastAsia" w:eastAsiaTheme="minorEastAsia" w:hAnsiTheme="minorEastAsia"/>
                <w:color w:val="0000FF"/>
                <w:u w:val="single"/>
              </w:rPr>
            </w:rPrChange>
          </w:rPr>
          <w:t xml:space="preserve"> </w:t>
        </w:r>
        <w:r w:rsidR="00E80AEF" w:rsidRPr="00E80AEF">
          <w:rPr>
            <w:rFonts w:asciiTheme="minorEastAsia" w:eastAsiaTheme="minorEastAsia" w:hAnsiTheme="minorEastAsia" w:hint="eastAsia"/>
            <w:b/>
            <w:rPrChange w:id="1940" w:author="박윤수" w:date="2014-08-22T21:25:00Z">
              <w:rPr>
                <w:rFonts w:asciiTheme="minorEastAsia" w:eastAsiaTheme="minorEastAsia" w:hAnsiTheme="minorEastAsia" w:hint="eastAsia"/>
                <w:color w:val="0000FF"/>
                <w:u w:val="single"/>
              </w:rPr>
            </w:rPrChange>
          </w:rPr>
          <w:t>이용한</w:t>
        </w:r>
        <w:r w:rsidR="00E80AEF" w:rsidRPr="00E80AEF">
          <w:rPr>
            <w:rFonts w:asciiTheme="minorEastAsia" w:eastAsiaTheme="minorEastAsia" w:hAnsiTheme="minorEastAsia"/>
            <w:b/>
            <w:rPrChange w:id="1941" w:author="박윤수" w:date="2014-08-22T21:25:00Z">
              <w:rPr>
                <w:rFonts w:asciiTheme="minorEastAsia" w:eastAsiaTheme="minorEastAsia" w:hAnsiTheme="minorEastAsia"/>
                <w:color w:val="0000FF"/>
                <w:u w:val="single"/>
              </w:rPr>
            </w:rPrChange>
          </w:rPr>
          <w:t xml:space="preserve"> </w:t>
        </w:r>
        <w:r w:rsidR="00E80AEF" w:rsidRPr="00E80AEF">
          <w:rPr>
            <w:rFonts w:asciiTheme="minorEastAsia" w:eastAsiaTheme="minorEastAsia" w:hAnsiTheme="minorEastAsia" w:hint="eastAsia"/>
            <w:b/>
            <w:rPrChange w:id="1942" w:author="박윤수" w:date="2014-08-22T21:25:00Z">
              <w:rPr>
                <w:rFonts w:asciiTheme="minorEastAsia" w:eastAsiaTheme="minorEastAsia" w:hAnsiTheme="minorEastAsia" w:hint="eastAsia"/>
                <w:color w:val="0000FF"/>
                <w:u w:val="single"/>
              </w:rPr>
            </w:rPrChange>
          </w:rPr>
          <w:t>프로그래밍</w:t>
        </w:r>
        <w:r w:rsidR="00E80AEF" w:rsidRPr="00E80AEF">
          <w:rPr>
            <w:rFonts w:asciiTheme="minorEastAsia" w:eastAsiaTheme="minorEastAsia" w:hAnsiTheme="minorEastAsia"/>
            <w:b/>
            <w:rPrChange w:id="1943" w:author="박윤수" w:date="2014-08-22T21:25:00Z">
              <w:rPr>
                <w:rFonts w:asciiTheme="minorEastAsia" w:eastAsiaTheme="minorEastAsia" w:hAnsiTheme="minorEastAsia"/>
                <w:color w:val="0000FF"/>
                <w:u w:val="single"/>
              </w:rPr>
            </w:rPrChange>
          </w:rPr>
          <w:t>[Robot: Code and Learn]</w:t>
        </w:r>
        <w:r w:rsidRPr="00902608">
          <w:rPr>
            <w:rFonts w:asciiTheme="minorEastAsia" w:eastAsiaTheme="minorEastAsia" w:hAnsiTheme="minorEastAsia" w:hint="eastAsia"/>
          </w:rPr>
          <w:t>)</w:t>
        </w:r>
      </w:ins>
      <w:ins w:id="1944" w:author="박윤수" w:date="2014-08-22T21:27:00Z">
        <w:r>
          <w:rPr>
            <w:rFonts w:asciiTheme="minorEastAsia" w:eastAsiaTheme="minorEastAsia" w:hAnsiTheme="minorEastAsia" w:hint="eastAsia"/>
          </w:rPr>
          <w:t>에</w:t>
        </w:r>
      </w:ins>
      <w:ins w:id="1945" w:author="박윤수" w:date="2014-08-22T21:25:00Z">
        <w:r w:rsidRPr="00902608">
          <w:rPr>
            <w:rFonts w:asciiTheme="minorEastAsia" w:eastAsiaTheme="minorEastAsia" w:hAnsiTheme="minorEastAsia" w:hint="eastAsia"/>
          </w:rPr>
          <w:t xml:space="preserve"> 중점을 둡니다.</w:t>
        </w:r>
      </w:ins>
    </w:p>
    <w:p w:rsidR="00266073" w:rsidRPr="00193803" w:rsidDel="00902608" w:rsidRDefault="00266073" w:rsidP="00193803">
      <w:pPr>
        <w:pStyle w:val="13"/>
        <w:spacing w:line="240" w:lineRule="auto"/>
        <w:rPr>
          <w:del w:id="1946" w:author="박윤수" w:date="2014-08-22T21:25:00Z"/>
          <w:rFonts w:asciiTheme="minorEastAsia" w:eastAsiaTheme="minorEastAsia" w:hAnsiTheme="minorEastAsia"/>
        </w:rPr>
      </w:pPr>
      <w:del w:id="1947" w:author="박윤수" w:date="2014-08-22T21:25:00Z">
        <w:r w:rsidRPr="00193803" w:rsidDel="00902608">
          <w:rPr>
            <w:rFonts w:asciiTheme="minorEastAsia" w:eastAsiaTheme="minorEastAsia" w:hAnsiTheme="minorEastAsia"/>
          </w:rPr>
          <w:delText xml:space="preserve">• </w:delText>
        </w:r>
        <w:r w:rsidRPr="00193803" w:rsidDel="00902608">
          <w:rPr>
            <w:rFonts w:asciiTheme="minorEastAsia" w:eastAsiaTheme="minorEastAsia" w:hAnsiTheme="minorEastAsia" w:hint="eastAsia"/>
          </w:rPr>
          <w:delText>RUR: Read and Learn(</w:delText>
        </w:r>
        <w:r w:rsidRPr="00193803" w:rsidDel="00902608">
          <w:rPr>
            <w:rFonts w:asciiTheme="minorEastAsia" w:eastAsiaTheme="minorEastAsia" w:hAnsiTheme="minorEastAsia"/>
          </w:rPr>
          <w:delText>튜토리얼</w:delText>
        </w:r>
        <w:r w:rsidRPr="00193803" w:rsidDel="00902608">
          <w:rPr>
            <w:rFonts w:asciiTheme="minorEastAsia" w:eastAsiaTheme="minorEastAsia" w:hAnsiTheme="minorEastAsia" w:hint="eastAsia"/>
          </w:rPr>
          <w:delText>)</w:delText>
        </w:r>
      </w:del>
    </w:p>
    <w:p w:rsidR="00266073" w:rsidRPr="00193803" w:rsidDel="00902608" w:rsidRDefault="00266073" w:rsidP="00193803">
      <w:pPr>
        <w:pStyle w:val="13"/>
        <w:spacing w:line="240" w:lineRule="auto"/>
        <w:rPr>
          <w:del w:id="1948" w:author="박윤수" w:date="2014-08-22T21:25:00Z"/>
          <w:rFonts w:asciiTheme="minorEastAsia" w:eastAsiaTheme="minorEastAsia" w:hAnsiTheme="minorEastAsia"/>
        </w:rPr>
      </w:pPr>
      <w:del w:id="1949" w:author="박윤수" w:date="2014-08-22T21:25:00Z">
        <w:r w:rsidRPr="00193803" w:rsidDel="00902608">
          <w:rPr>
            <w:rFonts w:asciiTheme="minorEastAsia" w:eastAsiaTheme="minorEastAsia" w:hAnsiTheme="minorEastAsia"/>
          </w:rPr>
          <w:delText xml:space="preserve">• </w:delText>
        </w:r>
        <w:r w:rsidRPr="00193803" w:rsidDel="00902608">
          <w:rPr>
            <w:rFonts w:asciiTheme="minorEastAsia" w:eastAsiaTheme="minorEastAsia" w:hAnsiTheme="minorEastAsia" w:hint="eastAsia"/>
            <w:b/>
            <w:bCs/>
          </w:rPr>
          <w:delText>Robot: Code and Learn(</w:delText>
        </w:r>
        <w:r w:rsidRPr="00193803" w:rsidDel="00902608">
          <w:rPr>
            <w:rFonts w:asciiTheme="minorEastAsia" w:eastAsiaTheme="minorEastAsia" w:hAnsiTheme="minorEastAsia"/>
            <w:b/>
            <w:bCs/>
          </w:rPr>
          <w:delText>로봇을 이용한 프로그래밍 학습 환경</w:delText>
        </w:r>
        <w:r w:rsidRPr="00193803" w:rsidDel="00902608">
          <w:rPr>
            <w:rFonts w:asciiTheme="minorEastAsia" w:eastAsiaTheme="minorEastAsia" w:hAnsiTheme="minorEastAsia" w:hint="eastAsia"/>
            <w:b/>
            <w:bCs/>
          </w:rPr>
          <w:delText>)</w:delText>
        </w:r>
      </w:del>
    </w:p>
    <w:p w:rsidR="00266073" w:rsidRPr="00193803" w:rsidDel="00902608" w:rsidRDefault="00266073" w:rsidP="00193803">
      <w:pPr>
        <w:pStyle w:val="13"/>
        <w:spacing w:line="240" w:lineRule="auto"/>
        <w:rPr>
          <w:del w:id="1950" w:author="박윤수" w:date="2014-08-22T21:25:00Z"/>
          <w:rFonts w:asciiTheme="minorEastAsia" w:eastAsiaTheme="minorEastAsia" w:hAnsiTheme="minorEastAsia"/>
        </w:rPr>
      </w:pPr>
      <w:del w:id="1951" w:author="박윤수" w:date="2014-08-22T21:25:00Z">
        <w:r w:rsidRPr="00193803" w:rsidDel="00902608">
          <w:rPr>
            <w:rFonts w:asciiTheme="minorEastAsia" w:eastAsiaTheme="minorEastAsia" w:hAnsiTheme="minorEastAsia"/>
          </w:rPr>
          <w:delText xml:space="preserve">• </w:delText>
        </w:r>
        <w:r w:rsidRPr="00193803" w:rsidDel="00902608">
          <w:rPr>
            <w:rFonts w:asciiTheme="minorEastAsia" w:eastAsiaTheme="minorEastAsia" w:hAnsiTheme="minorEastAsia" w:hint="eastAsia"/>
          </w:rPr>
          <w:delText>Python: Code and Learn(</w:delText>
        </w:r>
        <w:r w:rsidRPr="00193803" w:rsidDel="00902608">
          <w:rPr>
            <w:rFonts w:asciiTheme="minorEastAsia" w:eastAsiaTheme="minorEastAsia" w:hAnsiTheme="minorEastAsia"/>
          </w:rPr>
          <w:delText>파이썬 쉘</w:delText>
        </w:r>
        <w:r w:rsidRPr="00193803" w:rsidDel="00902608">
          <w:rPr>
            <w:rFonts w:asciiTheme="minorEastAsia" w:eastAsiaTheme="minorEastAsia" w:hAnsiTheme="minorEastAsia" w:hint="eastAsia"/>
          </w:rPr>
          <w:delText>)</w:delText>
        </w:r>
      </w:del>
    </w:p>
    <w:p w:rsidR="00266073" w:rsidRPr="00193803" w:rsidDel="00902608" w:rsidRDefault="00266073" w:rsidP="00193803">
      <w:pPr>
        <w:pStyle w:val="13"/>
        <w:spacing w:line="240" w:lineRule="auto"/>
        <w:rPr>
          <w:del w:id="1952" w:author="박윤수" w:date="2014-08-22T21:27:00Z"/>
          <w:rFonts w:asciiTheme="minorEastAsia" w:eastAsiaTheme="minorEastAsia" w:hAnsiTheme="minorEastAsia"/>
        </w:rPr>
      </w:pPr>
      <w:del w:id="1953" w:author="박윤수" w:date="2014-08-22T21:25:00Z">
        <w:r w:rsidRPr="00193803" w:rsidDel="00902608">
          <w:rPr>
            <w:rFonts w:asciiTheme="minorEastAsia" w:eastAsiaTheme="minorEastAsia" w:hAnsiTheme="minorEastAsia"/>
          </w:rPr>
          <w:delText xml:space="preserve">• </w:delText>
        </w:r>
        <w:r w:rsidRPr="00193803" w:rsidDel="00902608">
          <w:rPr>
            <w:rFonts w:asciiTheme="minorEastAsia" w:eastAsiaTheme="minorEastAsia" w:hAnsiTheme="minorEastAsia" w:hint="eastAsia"/>
          </w:rPr>
          <w:delText>Python: Simple editor(</w:delText>
        </w:r>
        <w:r w:rsidRPr="00193803" w:rsidDel="00902608">
          <w:rPr>
            <w:rFonts w:asciiTheme="minorEastAsia" w:eastAsiaTheme="minorEastAsia" w:hAnsiTheme="minorEastAsia"/>
          </w:rPr>
          <w:delText>파이썬 에디터</w:delText>
        </w:r>
        <w:r w:rsidRPr="00193803" w:rsidDel="00902608">
          <w:rPr>
            <w:rFonts w:asciiTheme="minorEastAsia" w:eastAsiaTheme="minorEastAsia" w:hAnsiTheme="minorEastAsia" w:hint="eastAsia"/>
          </w:rPr>
          <w:delText>)</w:delText>
        </w:r>
      </w:del>
    </w:p>
    <w:p w:rsidR="00266073" w:rsidRPr="00193803" w:rsidDel="00902608" w:rsidRDefault="00266073" w:rsidP="00193803">
      <w:pPr>
        <w:pStyle w:val="13"/>
        <w:spacing w:line="240" w:lineRule="auto"/>
        <w:rPr>
          <w:del w:id="1954" w:author="박윤수" w:date="2014-08-22T21:27:00Z"/>
          <w:rFonts w:asciiTheme="minorEastAsia" w:eastAsiaTheme="minorEastAsia" w:hAnsiTheme="minorEastAsia"/>
        </w:rPr>
      </w:pPr>
    </w:p>
    <w:p w:rsidR="00266073" w:rsidDel="00902608" w:rsidRDefault="00266073" w:rsidP="00193803">
      <w:pPr>
        <w:pStyle w:val="13"/>
        <w:spacing w:line="240" w:lineRule="auto"/>
        <w:rPr>
          <w:del w:id="1955" w:author="박윤수" w:date="2014-08-22T21:27:00Z"/>
          <w:rFonts w:asciiTheme="minorEastAsia" w:eastAsiaTheme="minorEastAsia" w:hAnsiTheme="minorEastAsia"/>
        </w:rPr>
      </w:pPr>
      <w:del w:id="1956" w:author="박윤수" w:date="2014-08-22T21:25:00Z">
        <w:r w:rsidRPr="00193803" w:rsidDel="00902608">
          <w:rPr>
            <w:rFonts w:asciiTheme="minorEastAsia" w:eastAsiaTheme="minorEastAsia" w:hAnsiTheme="minorEastAsia"/>
          </w:rPr>
          <w:delText xml:space="preserve">본 교재는 </w:delText>
        </w:r>
        <w:r w:rsidRPr="00193803" w:rsidDel="00902608">
          <w:rPr>
            <w:rFonts w:asciiTheme="minorEastAsia" w:eastAsiaTheme="minorEastAsia" w:hAnsiTheme="minorEastAsia" w:hint="eastAsia"/>
          </w:rPr>
          <w:delText>4</w:delText>
        </w:r>
        <w:r w:rsidRPr="00193803" w:rsidDel="00902608">
          <w:rPr>
            <w:rFonts w:asciiTheme="minorEastAsia" w:eastAsiaTheme="minorEastAsia" w:hAnsiTheme="minorEastAsia"/>
          </w:rPr>
          <w:delText xml:space="preserve">가지 탭에서 </w:delText>
        </w:r>
        <w:r w:rsidRPr="00193803" w:rsidDel="00902608">
          <w:rPr>
            <w:rFonts w:asciiTheme="minorEastAsia" w:eastAsiaTheme="minorEastAsia" w:hAnsiTheme="minorEastAsia" w:hint="eastAsia"/>
          </w:rPr>
          <w:delText>2</w:delText>
        </w:r>
        <w:r w:rsidRPr="00193803" w:rsidDel="00902608">
          <w:rPr>
            <w:rFonts w:asciiTheme="minorEastAsia" w:eastAsiaTheme="minorEastAsia" w:hAnsiTheme="minorEastAsia"/>
          </w:rPr>
          <w:delText xml:space="preserve">번째 탭인 </w:delText>
        </w:r>
      </w:del>
      <w:ins w:id="1957" w:author="이은정" w:date="2014-08-22T11:25:00Z">
        <w:del w:id="1958" w:author="박윤수" w:date="2014-08-22T21:25:00Z">
          <w:r w:rsidR="00F3520A" w:rsidDel="00902608">
            <w:rPr>
              <w:rFonts w:asciiTheme="minorEastAsia" w:eastAsiaTheme="minorEastAsia" w:hAnsiTheme="minorEastAsia" w:hint="eastAsia"/>
            </w:rPr>
            <w:delText xml:space="preserve"> (로봇을 이용한 프로그래밍</w:delText>
          </w:r>
        </w:del>
      </w:ins>
      <w:ins w:id="1959" w:author="이은정" w:date="2014-08-22T11:24:00Z">
        <w:del w:id="1960" w:author="박윤수" w:date="2014-08-22T21:25:00Z">
          <w:r w:rsidR="00F3520A" w:rsidDel="00902608">
            <w:rPr>
              <w:rFonts w:asciiTheme="minorEastAsia" w:eastAsiaTheme="minorEastAsia" w:hAnsiTheme="minorEastAsia" w:hint="eastAsia"/>
            </w:rPr>
            <w:delText>[Robot: Code and Learn]</w:delText>
          </w:r>
        </w:del>
      </w:ins>
      <w:ins w:id="1961" w:author="이은정" w:date="2014-08-22T11:25:00Z">
        <w:del w:id="1962" w:author="박윤수" w:date="2014-08-22T21:25:00Z">
          <w:r w:rsidR="00F3520A" w:rsidDel="00902608">
            <w:rPr>
              <w:rFonts w:asciiTheme="minorEastAsia" w:eastAsiaTheme="minorEastAsia" w:hAnsiTheme="minorEastAsia" w:hint="eastAsia"/>
            </w:rPr>
            <w:delText>)</w:delText>
          </w:r>
        </w:del>
      </w:ins>
      <w:del w:id="1963" w:author="박윤수" w:date="2014-08-22T21:25:00Z">
        <w:r w:rsidRPr="00193803" w:rsidDel="00902608">
          <w:rPr>
            <w:rFonts w:asciiTheme="minorEastAsia" w:eastAsiaTheme="minorEastAsia" w:hAnsiTheme="minorEastAsia" w:hint="eastAsia"/>
          </w:rPr>
          <w:delText>Robot</w:delText>
        </w:r>
        <w:r w:rsidRPr="00193803" w:rsidDel="00902608">
          <w:rPr>
            <w:rFonts w:asciiTheme="minorEastAsia" w:eastAsiaTheme="minorEastAsia" w:hAnsiTheme="minorEastAsia"/>
          </w:rPr>
          <w:delText xml:space="preserve">을 이용한 프로그래밍 </w:delText>
        </w:r>
      </w:del>
      <w:ins w:id="1964" w:author="이은정" w:date="2014-08-22T11:25:00Z">
        <w:del w:id="1965" w:author="박윤수" w:date="2014-08-22T21:25:00Z">
          <w:r w:rsidR="00F3520A" w:rsidDel="00902608">
            <w:rPr>
              <w:rFonts w:asciiTheme="minorEastAsia" w:eastAsiaTheme="minorEastAsia" w:hAnsiTheme="minorEastAsia" w:hint="eastAsia"/>
            </w:rPr>
            <w:delText xml:space="preserve"> </w:delText>
          </w:r>
        </w:del>
      </w:ins>
      <w:del w:id="1966" w:author="박윤수" w:date="2014-08-22T21:25:00Z">
        <w:r w:rsidRPr="00193803" w:rsidDel="00902608">
          <w:rPr>
            <w:rFonts w:asciiTheme="minorEastAsia" w:eastAsiaTheme="minorEastAsia" w:hAnsiTheme="minorEastAsia"/>
          </w:rPr>
          <w:delText xml:space="preserve">학습에 중점을 </w:delText>
        </w:r>
        <w:r w:rsidR="008804E9" w:rsidDel="00902608">
          <w:rPr>
            <w:rFonts w:asciiTheme="minorEastAsia" w:eastAsiaTheme="minorEastAsia" w:hAnsiTheme="minorEastAsia" w:hint="eastAsia"/>
          </w:rPr>
          <w:delText>둡니다.</w:delText>
        </w:r>
      </w:del>
      <w:del w:id="1967" w:author="이은정" w:date="2014-08-22T11:25:00Z">
        <w:r w:rsidRPr="00193803" w:rsidDel="00F3520A">
          <w:rPr>
            <w:rFonts w:asciiTheme="minorEastAsia" w:eastAsiaTheme="minorEastAsia" w:hAnsiTheme="minorEastAsia" w:hint="eastAsia"/>
          </w:rPr>
          <w:delText>.</w:delText>
        </w:r>
      </w:del>
    </w:p>
    <w:p w:rsidR="00193803" w:rsidRPr="00193803" w:rsidRDefault="00193803" w:rsidP="00193803">
      <w:pPr>
        <w:pStyle w:val="13"/>
        <w:spacing w:line="240" w:lineRule="auto"/>
        <w:rPr>
          <w:rFonts w:asciiTheme="minorEastAsia" w:eastAsiaTheme="minorEastAsia" w:hAnsiTheme="minorEastAsia"/>
        </w:rPr>
      </w:pPr>
    </w:p>
    <w:p w:rsidR="00F3520A" w:rsidRDefault="00F3520A">
      <w:pPr>
        <w:spacing w:after="0"/>
        <w:ind w:left="0"/>
        <w:rPr>
          <w:ins w:id="1968" w:author="이은정" w:date="2014-08-22T11:26:00Z"/>
          <w:rFonts w:asciiTheme="minorEastAsia" w:hAnsiTheme="minorEastAsia" w:cs="굴림"/>
          <w:b/>
          <w:bCs/>
          <w:color w:val="000000"/>
          <w:sz w:val="24"/>
          <w:lang w:val="en-US" w:eastAsia="ko-KR"/>
        </w:rPr>
      </w:pPr>
      <w:ins w:id="1969" w:author="이은정" w:date="2014-08-22T11:26:00Z">
        <w:r>
          <w:rPr>
            <w:rFonts w:asciiTheme="minorEastAsia" w:hAnsiTheme="minorEastAsia"/>
            <w:lang w:eastAsia="ko-KR"/>
          </w:rPr>
          <w:br w:type="page"/>
        </w:r>
      </w:ins>
    </w:p>
    <w:p w:rsidR="00266073" w:rsidRDefault="00266073" w:rsidP="00193803">
      <w:pPr>
        <w:pStyle w:val="12"/>
        <w:spacing w:line="240" w:lineRule="auto"/>
        <w:rPr>
          <w:ins w:id="1970" w:author="이은정" w:date="2014-08-22T11:27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 w:hint="eastAsia"/>
        </w:rPr>
        <w:lastRenderedPageBreak/>
        <w:t xml:space="preserve">(5) </w:t>
      </w:r>
      <w:ins w:id="1971" w:author="이은정" w:date="2014-08-22T11:26:00Z">
        <w:r w:rsidR="00F3520A">
          <w:rPr>
            <w:rFonts w:asciiTheme="minorEastAsia" w:eastAsiaTheme="minorEastAsia" w:hAnsiTheme="minorEastAsia" w:hint="eastAsia"/>
          </w:rPr>
          <w:t>[</w:t>
        </w:r>
      </w:ins>
      <w:r w:rsidRPr="00193803">
        <w:rPr>
          <w:rFonts w:asciiTheme="minorEastAsia" w:eastAsiaTheme="minorEastAsia" w:hAnsiTheme="minorEastAsia" w:hint="eastAsia"/>
        </w:rPr>
        <w:t>Robot</w:t>
      </w:r>
      <w:ins w:id="1972" w:author="이은정" w:date="2014-08-22T11:26:00Z">
        <w:r w:rsidR="00F3520A">
          <w:rPr>
            <w:rFonts w:asciiTheme="minorEastAsia" w:eastAsiaTheme="minorEastAsia" w:hAnsiTheme="minorEastAsia" w:hint="eastAsia"/>
          </w:rPr>
          <w:t>: Code and Learn]탭</w:t>
        </w:r>
      </w:ins>
      <w:ins w:id="1973" w:author="이은정" w:date="2014-08-22T11:27:00Z">
        <w:r w:rsidR="00F3520A">
          <w:rPr>
            <w:rFonts w:asciiTheme="minorEastAsia" w:eastAsiaTheme="minorEastAsia" w:hAnsiTheme="minorEastAsia" w:hint="eastAsia"/>
          </w:rPr>
          <w:t>의</w:t>
        </w:r>
      </w:ins>
      <w:r w:rsidRPr="00193803">
        <w:rPr>
          <w:rFonts w:asciiTheme="minorEastAsia" w:eastAsiaTheme="minorEastAsia" w:hAnsiTheme="minorEastAsia" w:hint="eastAsia"/>
        </w:rPr>
        <w:t xml:space="preserve"> </w:t>
      </w:r>
      <w:r w:rsidRPr="00193803">
        <w:rPr>
          <w:rFonts w:asciiTheme="minorEastAsia" w:eastAsiaTheme="minorEastAsia" w:hAnsiTheme="minorEastAsia"/>
        </w:rPr>
        <w:t>화면</w:t>
      </w:r>
      <w:del w:id="1974" w:author="이은정" w:date="2014-08-22T11:27:00Z">
        <w:r w:rsidRPr="00193803" w:rsidDel="00F3520A">
          <w:rPr>
            <w:rFonts w:asciiTheme="minorEastAsia" w:eastAsiaTheme="minorEastAsia" w:hAnsiTheme="minorEastAsia"/>
          </w:rPr>
          <w:delText xml:space="preserve"> </w:delText>
        </w:r>
      </w:del>
      <w:r w:rsidRPr="00193803">
        <w:rPr>
          <w:rFonts w:asciiTheme="minorEastAsia" w:eastAsiaTheme="minorEastAsia" w:hAnsiTheme="minorEastAsia"/>
        </w:rPr>
        <w:t>구성</w:t>
      </w:r>
    </w:p>
    <w:p w:rsidR="00F3520A" w:rsidRPr="00193803" w:rsidRDefault="00F3520A" w:rsidP="00193803">
      <w:pPr>
        <w:pStyle w:val="12"/>
        <w:spacing w:line="240" w:lineRule="auto"/>
        <w:rPr>
          <w:rFonts w:asciiTheme="minorEastAsia" w:eastAsiaTheme="minorEastAsia" w:hAnsiTheme="minorEastAsia"/>
        </w:rPr>
      </w:pPr>
    </w:p>
    <w:p w:rsidR="00266073" w:rsidRPr="00193803" w:rsidRDefault="00266073" w:rsidP="007F46DC">
      <w:pPr>
        <w:pStyle w:val="13"/>
        <w:numPr>
          <w:ilvl w:val="0"/>
          <w:numId w:val="16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화면구성</w:t>
      </w:r>
    </w:p>
    <w:p w:rsidR="00266073" w:rsidRDefault="00266073" w:rsidP="00193803">
      <w:pPr>
        <w:pStyle w:val="13"/>
        <w:spacing w:line="240" w:lineRule="auto"/>
        <w:jc w:val="center"/>
        <w:rPr>
          <w:ins w:id="1975" w:author="이은정" w:date="2014-08-22T14:44:00Z"/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929505" cy="4182110"/>
            <wp:effectExtent l="19050" t="0" r="4445" b="0"/>
            <wp:docPr id="124" name="_x160159448" descr="EMB000005d87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59448" descr="EMB000005d87b5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A53" w:rsidRPr="00193803" w:rsidRDefault="00BC6A53" w:rsidP="00193803">
      <w:pPr>
        <w:pStyle w:val="13"/>
        <w:spacing w:line="240" w:lineRule="auto"/>
        <w:jc w:val="center"/>
        <w:rPr>
          <w:rFonts w:asciiTheme="minorEastAsia" w:eastAsiaTheme="minorEastAsia" w:hAnsiTheme="minorEastAsia"/>
        </w:rPr>
      </w:pPr>
    </w:p>
    <w:p w:rsidR="00266073" w:rsidRPr="00193803" w:rsidRDefault="00266073" w:rsidP="00193803">
      <w:pPr>
        <w:pStyle w:val="1-"/>
        <w:spacing w:line="240" w:lineRule="auto"/>
        <w:ind w:left="10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sz w:val="22"/>
          <w:szCs w:val="22"/>
        </w:rPr>
        <w:t xml:space="preserve">① </w:t>
      </w:r>
      <w:r w:rsidRPr="00193803">
        <w:rPr>
          <w:rFonts w:asciiTheme="minorEastAsia" w:eastAsiaTheme="minorEastAsia" w:hAnsiTheme="minorEastAsia" w:hint="eastAsia"/>
          <w:sz w:val="22"/>
          <w:szCs w:val="22"/>
        </w:rPr>
        <w:t xml:space="preserve">Menu : </w:t>
      </w:r>
      <w:r w:rsidRPr="00193803">
        <w:rPr>
          <w:rFonts w:asciiTheme="minorEastAsia" w:eastAsiaTheme="minorEastAsia" w:hAnsiTheme="minorEastAsia"/>
          <w:sz w:val="22"/>
          <w:szCs w:val="22"/>
        </w:rPr>
        <w:t>코드파일 및 월드파일 열기</w:t>
      </w:r>
      <w:r w:rsidRPr="00193803">
        <w:rPr>
          <w:rFonts w:asciiTheme="minorEastAsia" w:eastAsiaTheme="minorEastAsia" w:hAnsiTheme="minorEastAsia" w:hint="eastAsia"/>
          <w:sz w:val="22"/>
          <w:szCs w:val="22"/>
        </w:rPr>
        <w:t xml:space="preserve">, </w:t>
      </w:r>
      <w:r w:rsidRPr="00193803">
        <w:rPr>
          <w:rFonts w:asciiTheme="minorEastAsia" w:eastAsiaTheme="minorEastAsia" w:hAnsiTheme="minorEastAsia"/>
          <w:sz w:val="22"/>
          <w:szCs w:val="22"/>
        </w:rPr>
        <w:t>저장</w:t>
      </w:r>
      <w:r w:rsidRPr="00193803">
        <w:rPr>
          <w:rFonts w:asciiTheme="minorEastAsia" w:eastAsiaTheme="minorEastAsia" w:hAnsiTheme="minorEastAsia" w:hint="eastAsia"/>
          <w:sz w:val="22"/>
          <w:szCs w:val="22"/>
        </w:rPr>
        <w:t xml:space="preserve">, </w:t>
      </w:r>
      <w:r w:rsidRPr="00193803">
        <w:rPr>
          <w:rFonts w:asciiTheme="minorEastAsia" w:eastAsiaTheme="minorEastAsia" w:hAnsiTheme="minorEastAsia"/>
          <w:sz w:val="22"/>
          <w:szCs w:val="22"/>
        </w:rPr>
        <w:t>실행 등의 메뉴버튼</w:t>
      </w:r>
    </w:p>
    <w:p w:rsidR="00266073" w:rsidRPr="00193803" w:rsidRDefault="00266073" w:rsidP="00193803">
      <w:pPr>
        <w:pStyle w:val="1-"/>
        <w:spacing w:line="240" w:lineRule="auto"/>
        <w:ind w:left="10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sz w:val="22"/>
          <w:szCs w:val="22"/>
        </w:rPr>
        <w:t xml:space="preserve">② </w:t>
      </w:r>
      <w:r w:rsidRPr="00193803">
        <w:rPr>
          <w:rFonts w:asciiTheme="minorEastAsia" w:eastAsiaTheme="minorEastAsia" w:hAnsiTheme="minorEastAsia" w:hint="eastAsia"/>
          <w:sz w:val="22"/>
          <w:szCs w:val="22"/>
        </w:rPr>
        <w:t xml:space="preserve">Code : </w:t>
      </w:r>
      <w:del w:id="1976" w:author="이은정" w:date="2014-08-22T10:38:00Z">
        <w:r w:rsidRPr="00193803" w:rsidDel="005A42A0">
          <w:rPr>
            <w:rFonts w:asciiTheme="minorEastAsia" w:eastAsiaTheme="minorEastAsia" w:hAnsiTheme="minorEastAsia"/>
            <w:sz w:val="22"/>
            <w:szCs w:val="22"/>
          </w:rPr>
          <w:delText>리봇이</w:delText>
        </w:r>
      </w:del>
      <w:ins w:id="1977" w:author="이은정" w:date="2014-08-22T10:38:00Z">
        <w:r w:rsidR="005A42A0">
          <w:rPr>
            <w:rFonts w:asciiTheme="minorEastAsia" w:eastAsiaTheme="minorEastAsia" w:hAnsiTheme="minorEastAsia"/>
            <w:sz w:val="22"/>
            <w:szCs w:val="22"/>
          </w:rPr>
          <w:t>리보그가</w:t>
        </w:r>
      </w:ins>
      <w:r w:rsidRPr="00193803">
        <w:rPr>
          <w:rFonts w:asciiTheme="minorEastAsia" w:eastAsiaTheme="minorEastAsia" w:hAnsiTheme="minorEastAsia"/>
          <w:sz w:val="22"/>
          <w:szCs w:val="22"/>
        </w:rPr>
        <w:t xml:space="preserve"> 동작할 명령을 입력하는 부분</w:t>
      </w:r>
    </w:p>
    <w:p w:rsidR="00266073" w:rsidRPr="00193803" w:rsidRDefault="00266073" w:rsidP="00193803">
      <w:pPr>
        <w:pStyle w:val="1-"/>
        <w:spacing w:line="240" w:lineRule="auto"/>
        <w:ind w:left="10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sz w:val="22"/>
          <w:szCs w:val="22"/>
        </w:rPr>
        <w:t xml:space="preserve">③ </w:t>
      </w:r>
      <w:r w:rsidRPr="00193803">
        <w:rPr>
          <w:rFonts w:asciiTheme="minorEastAsia" w:eastAsiaTheme="minorEastAsia" w:hAnsiTheme="minorEastAsia" w:hint="eastAsia"/>
          <w:sz w:val="22"/>
          <w:szCs w:val="22"/>
        </w:rPr>
        <w:t xml:space="preserve">World : </w:t>
      </w:r>
      <w:del w:id="1978" w:author="이은정" w:date="2014-08-22T10:38:00Z">
        <w:r w:rsidRPr="00193803" w:rsidDel="005A42A0">
          <w:rPr>
            <w:rFonts w:asciiTheme="minorEastAsia" w:eastAsiaTheme="minorEastAsia" w:hAnsiTheme="minorEastAsia"/>
            <w:sz w:val="22"/>
            <w:szCs w:val="22"/>
          </w:rPr>
          <w:delText>리봇이</w:delText>
        </w:r>
      </w:del>
      <w:ins w:id="1979" w:author="이은정" w:date="2014-08-22T10:38:00Z">
        <w:r w:rsidR="005A42A0">
          <w:rPr>
            <w:rFonts w:asciiTheme="minorEastAsia" w:eastAsiaTheme="minorEastAsia" w:hAnsiTheme="minorEastAsia"/>
            <w:sz w:val="22"/>
            <w:szCs w:val="22"/>
          </w:rPr>
          <w:t>리보그가</w:t>
        </w:r>
      </w:ins>
      <w:r w:rsidRPr="00193803">
        <w:rPr>
          <w:rFonts w:asciiTheme="minorEastAsia" w:eastAsiaTheme="minorEastAsia" w:hAnsiTheme="minorEastAsia"/>
          <w:sz w:val="22"/>
          <w:szCs w:val="22"/>
        </w:rPr>
        <w:t xml:space="preserve"> 움직일 가상의 공간</w:t>
      </w:r>
    </w:p>
    <w:p w:rsidR="00266073" w:rsidRPr="00193803" w:rsidRDefault="00266073" w:rsidP="00193803">
      <w:pPr>
        <w:pStyle w:val="1-"/>
        <w:spacing w:line="240" w:lineRule="auto"/>
        <w:ind w:left="100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sz w:val="22"/>
          <w:szCs w:val="22"/>
        </w:rPr>
        <w:t xml:space="preserve">④ </w:t>
      </w:r>
      <w:r w:rsidRPr="00193803">
        <w:rPr>
          <w:rFonts w:asciiTheme="minorEastAsia" w:eastAsiaTheme="minorEastAsia" w:hAnsiTheme="minorEastAsia" w:hint="eastAsia"/>
          <w:sz w:val="22"/>
          <w:szCs w:val="22"/>
        </w:rPr>
        <w:t xml:space="preserve">Output: </w:t>
      </w:r>
      <w:r w:rsidRPr="00193803">
        <w:rPr>
          <w:rFonts w:asciiTheme="minorEastAsia" w:eastAsiaTheme="minorEastAsia" w:hAnsiTheme="minorEastAsia"/>
          <w:sz w:val="22"/>
          <w:szCs w:val="22"/>
        </w:rPr>
        <w:t>데이터를 출력할 수 있는 부분</w:t>
      </w:r>
    </w:p>
    <w:p w:rsidR="00266073" w:rsidRPr="00193803" w:rsidRDefault="00266073" w:rsidP="00193803">
      <w:pPr>
        <w:pStyle w:val="1-"/>
        <w:spacing w:line="240" w:lineRule="auto"/>
        <w:ind w:left="100"/>
        <w:rPr>
          <w:rFonts w:asciiTheme="minorEastAsia" w:eastAsiaTheme="minorEastAsia" w:hAnsiTheme="minorEastAsia"/>
        </w:rPr>
      </w:pPr>
    </w:p>
    <w:p w:rsidR="00266073" w:rsidRPr="00193803" w:rsidRDefault="00266073" w:rsidP="007F46DC">
      <w:pPr>
        <w:pStyle w:val="13"/>
        <w:numPr>
          <w:ilvl w:val="0"/>
          <w:numId w:val="16"/>
        </w:numPr>
        <w:spacing w:line="240" w:lineRule="auto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</w:rPr>
        <w:t>메뉴구성</w:t>
      </w:r>
    </w:p>
    <w:p w:rsidR="00266073" w:rsidRPr="00193803" w:rsidRDefault="00266073" w:rsidP="00193803">
      <w:pPr>
        <w:pStyle w:val="1-"/>
        <w:spacing w:line="240" w:lineRule="auto"/>
        <w:jc w:val="center"/>
        <w:rPr>
          <w:rFonts w:asciiTheme="minorEastAsia" w:eastAsiaTheme="minorEastAsia" w:hAnsiTheme="minorEastAsia"/>
        </w:rPr>
      </w:pPr>
      <w:r w:rsidRPr="0019380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929505" cy="1002030"/>
            <wp:effectExtent l="19050" t="0" r="4445" b="0"/>
            <wp:docPr id="123" name="_x160181224" descr="EMB000005d87b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0181224" descr="EMB000005d87b5b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7332" b="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4BE" w:rsidRPr="00193803" w:rsidRDefault="00CF14BE" w:rsidP="00193803">
      <w:pPr>
        <w:rPr>
          <w:rFonts w:asciiTheme="minorEastAsia" w:hAnsiTheme="minorEastAsia"/>
          <w:lang w:eastAsia="ko-KR"/>
        </w:rPr>
      </w:pPr>
    </w:p>
    <w:p w:rsidR="00AF2823" w:rsidRPr="00193803" w:rsidRDefault="00AF2823" w:rsidP="00AF2823">
      <w:pPr>
        <w:pStyle w:val="a7"/>
        <w:rPr>
          <w:ins w:id="1980" w:author="박윤수" w:date="2014-08-23T00:19:00Z"/>
          <w:rFonts w:asciiTheme="minorEastAsia" w:hAnsiTheme="minorEastAsia"/>
          <w:lang w:eastAsia="ko-KR"/>
        </w:rPr>
      </w:pPr>
      <w:bookmarkStart w:id="1981" w:name="_Toc396517131"/>
      <w:ins w:id="1982" w:author="박윤수" w:date="2014-08-23T00:19:00Z">
        <w:r>
          <w:rPr>
            <w:rFonts w:asciiTheme="minorEastAsia" w:hAnsiTheme="minorEastAsia" w:hint="eastAsia"/>
            <w:lang w:eastAsia="ko-KR"/>
          </w:rPr>
          <w:lastRenderedPageBreak/>
          <w:t>제</w:t>
        </w:r>
        <w:r w:rsidRPr="00193803">
          <w:rPr>
            <w:rFonts w:asciiTheme="minorEastAsia" w:hAnsiTheme="minorEastAsia"/>
            <w:lang w:eastAsia="ko-KR"/>
          </w:rPr>
          <w:t>II</w:t>
        </w:r>
        <w:r>
          <w:rPr>
            <w:rFonts w:asciiTheme="minorEastAsia" w:hAnsiTheme="minorEastAsia" w:hint="eastAsia"/>
            <w:lang w:eastAsia="ko-KR"/>
          </w:rPr>
          <w:t xml:space="preserve"> 부</w:t>
        </w:r>
        <w:bookmarkEnd w:id="1981"/>
      </w:ins>
    </w:p>
    <w:p w:rsidR="00AF2823" w:rsidRPr="00193803" w:rsidRDefault="00AF2823" w:rsidP="00AF2823">
      <w:pPr>
        <w:pStyle w:val="1"/>
        <w:numPr>
          <w:ilvl w:val="0"/>
          <w:numId w:val="0"/>
        </w:numPr>
        <w:ind w:left="567"/>
        <w:rPr>
          <w:ins w:id="1983" w:author="박윤수" w:date="2014-08-23T00:19:00Z"/>
          <w:rFonts w:asciiTheme="minorEastAsia" w:hAnsiTheme="minorEastAsia"/>
          <w:lang w:eastAsia="ko-KR"/>
        </w:rPr>
        <w:sectPr w:rsidR="00AF2823" w:rsidRPr="00193803">
          <w:pgSz w:w="11906" w:h="16838" w:code="9"/>
          <w:pgMar w:top="1418" w:right="1701" w:bottom="1985" w:left="1701" w:header="709" w:footer="1134" w:gutter="0"/>
          <w:cols w:space="708"/>
          <w:vAlign w:val="center"/>
          <w:titlePg/>
          <w:docGrid w:linePitch="360"/>
        </w:sectPr>
      </w:pPr>
      <w:bookmarkStart w:id="1984" w:name="_Toc396517132"/>
      <w:ins w:id="1985" w:author="박윤수" w:date="2014-08-23T00:19:00Z">
        <w:r>
          <w:rPr>
            <w:rFonts w:asciiTheme="minorEastAsia" w:hAnsiTheme="minorEastAsia" w:hint="eastAsia"/>
            <w:lang w:eastAsia="ko-KR"/>
          </w:rPr>
          <w:t>학습 목록</w:t>
        </w:r>
        <w:bookmarkEnd w:id="1984"/>
      </w:ins>
    </w:p>
    <w:p w:rsidR="00AF2823" w:rsidRPr="00193803" w:rsidRDefault="00AF2823" w:rsidP="00AF2823">
      <w:pPr>
        <w:pStyle w:val="HiddenfromContents"/>
        <w:rPr>
          <w:ins w:id="1986" w:author="박윤수" w:date="2014-08-23T00:19:00Z"/>
          <w:rFonts w:asciiTheme="minorEastAsia" w:hAnsiTheme="minorEastAsia"/>
          <w:lang w:eastAsia="ko-KR"/>
        </w:rPr>
      </w:pPr>
      <w:bookmarkStart w:id="1987" w:name="_Toc396517133"/>
      <w:ins w:id="1988" w:author="박윤수" w:date="2014-08-23T00:19:00Z">
        <w:r>
          <w:rPr>
            <w:rFonts w:asciiTheme="minorEastAsia" w:hAnsiTheme="minorEastAsia" w:hint="eastAsia"/>
            <w:lang w:eastAsia="ko-KR"/>
          </w:rPr>
          <w:lastRenderedPageBreak/>
          <w:t>브라우저(About the Browser) 소개</w:t>
        </w:r>
        <w:bookmarkEnd w:id="1987"/>
      </w:ins>
    </w:p>
    <w:p w:rsidR="00AF2823" w:rsidRDefault="00AF2823" w:rsidP="00AF2823">
      <w:pPr>
        <w:rPr>
          <w:ins w:id="1989" w:author="박윤수" w:date="2014-08-23T00:19:00Z"/>
          <w:rFonts w:asciiTheme="minorEastAsia" w:hAnsiTheme="minorEastAsia"/>
          <w:lang w:eastAsia="ko-KR"/>
        </w:rPr>
      </w:pPr>
      <w:ins w:id="1990" w:author="박윤수" w:date="2014-08-23T00:19:00Z">
        <w:r>
          <w:rPr>
            <w:rFonts w:asciiTheme="minorEastAsia" w:hAnsiTheme="minorEastAsia" w:hint="eastAsia"/>
            <w:lang w:eastAsia="ko-KR"/>
          </w:rPr>
          <w:t>러플(RUR-PLE)은 노트북으로 구성되어 있습니다. 첫 페이지(RUR : Read and Learn)는 지금 러플(RUR-PLE) 웹페이지와 동일한 페이지입니다. 이 페이지는 간단한 웹브라우저입니다. 사용하기는 간단하지만, 기능은 다소 제약이 있습니다.</w:t>
        </w:r>
      </w:ins>
    </w:p>
    <w:p w:rsidR="00AF2823" w:rsidRDefault="00AF2823" w:rsidP="00AF2823">
      <w:pPr>
        <w:rPr>
          <w:ins w:id="1991" w:author="박윤수" w:date="2014-08-23T00:19:00Z"/>
          <w:rFonts w:asciiTheme="minorEastAsia" w:hAnsiTheme="minorEastAsia"/>
          <w:lang w:eastAsia="ko-KR"/>
        </w:rPr>
      </w:pPr>
      <w:ins w:id="1992" w:author="박윤수" w:date="2014-08-23T00:19:00Z">
        <w:r>
          <w:rPr>
            <w:rFonts w:asciiTheme="minorEastAsia" w:hAnsiTheme="minorEastAsia" w:hint="eastAsia"/>
            <w:lang w:eastAsia="ko-KR"/>
          </w:rPr>
          <w:t>이 브라우저는 여러분이 정보를 탐색하는데 도움이 되도록 다음 5개 버튼을 제공합니다. 유용한 기준으로 위에서부터 순서가 되고 역할은 다음과 같습니다.</w:t>
        </w:r>
      </w:ins>
    </w:p>
    <w:p w:rsidR="00AF2823" w:rsidRDefault="00AF7365" w:rsidP="00AF2823">
      <w:pPr>
        <w:pStyle w:val="affc"/>
        <w:numPr>
          <w:ilvl w:val="0"/>
          <w:numId w:val="17"/>
        </w:numPr>
        <w:ind w:leftChars="0"/>
        <w:rPr>
          <w:ins w:id="1993" w:author="박윤수" w:date="2014-08-23T00:19:00Z"/>
          <w:rFonts w:asciiTheme="minorEastAsia" w:hAnsiTheme="minorEastAsia"/>
          <w:lang w:eastAsia="ko-KR"/>
        </w:rPr>
      </w:pPr>
      <w:ins w:id="1994" w:author="박윤수" w:date="2014-08-23T00:19:00Z">
        <w:r>
          <w:rPr>
            <w:rFonts w:asciiTheme="minorEastAsia" w:hAnsiTheme="minorEastAsia"/>
            <w:noProof/>
            <w:lang w:val="en-US" w:eastAsia="ko-KR"/>
            <w:rPrChange w:id="199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75" name="그림 0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asciiTheme="minorEastAsia" w:hAnsiTheme="minorEastAsia" w:hint="eastAsia"/>
            <w:lang w:eastAsia="ko-KR"/>
          </w:rPr>
          <w:t xml:space="preserve">  : 항상 처음 시작 페이지로 돌아갈 수 있게 합니다.</w:t>
        </w:r>
      </w:ins>
    </w:p>
    <w:p w:rsidR="00AF2823" w:rsidRDefault="00AF7365" w:rsidP="00AF2823">
      <w:pPr>
        <w:pStyle w:val="affc"/>
        <w:numPr>
          <w:ilvl w:val="0"/>
          <w:numId w:val="17"/>
        </w:numPr>
        <w:ind w:leftChars="0"/>
        <w:rPr>
          <w:ins w:id="1996" w:author="박윤수" w:date="2014-08-23T00:19:00Z"/>
          <w:rFonts w:asciiTheme="minorEastAsia" w:hAnsiTheme="minorEastAsia"/>
          <w:lang w:eastAsia="ko-KR"/>
        </w:rPr>
      </w:pPr>
      <w:ins w:id="1997" w:author="박윤수" w:date="2014-08-23T00:19:00Z">
        <w:r>
          <w:rPr>
            <w:rFonts w:asciiTheme="minorEastAsia" w:hAnsiTheme="minorEastAsia"/>
            <w:noProof/>
            <w:lang w:val="en-US" w:eastAsia="ko-KR"/>
            <w:rPrChange w:id="19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77" name="그림 1" descr="back_bt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btn.png"/>
                      <pic:cNvPicPr/>
                    </pic:nvPicPr>
                    <pic:blipFill>
                      <a:blip r:embed="rId3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 w:rsidRPr="009D5A4B">
          <w:rPr>
            <w:rFonts w:asciiTheme="minorEastAsia" w:hAnsiTheme="minorEastAsia" w:hint="eastAsia"/>
            <w:lang w:eastAsia="ko-KR"/>
          </w:rPr>
          <w:t xml:space="preserve"> </w:t>
        </w:r>
        <w:r w:rsidR="00AF2823">
          <w:rPr>
            <w:rFonts w:asciiTheme="minorEastAsia" w:hAnsiTheme="minorEastAsia" w:hint="eastAsia"/>
            <w:lang w:eastAsia="ko-KR"/>
          </w:rPr>
          <w:t xml:space="preserve"> : 앞에서 본 페이지가 있다면, 뒷쪽 페이지로 갈 수 있게 합니다.</w:t>
        </w:r>
      </w:ins>
    </w:p>
    <w:p w:rsidR="00AF2823" w:rsidRDefault="00AF7365" w:rsidP="00AF2823">
      <w:pPr>
        <w:pStyle w:val="affc"/>
        <w:numPr>
          <w:ilvl w:val="0"/>
          <w:numId w:val="17"/>
        </w:numPr>
        <w:ind w:leftChars="0"/>
        <w:rPr>
          <w:ins w:id="1999" w:author="박윤수" w:date="2014-08-23T00:19:00Z"/>
          <w:rFonts w:asciiTheme="minorEastAsia" w:hAnsiTheme="minorEastAsia"/>
          <w:lang w:eastAsia="ko-KR"/>
        </w:rPr>
      </w:pPr>
      <w:ins w:id="2000" w:author="박윤수" w:date="2014-08-23T00:19:00Z">
        <w:r>
          <w:rPr>
            <w:rFonts w:asciiTheme="minorEastAsia" w:hAnsiTheme="minorEastAsia"/>
            <w:noProof/>
            <w:lang w:val="en-US" w:eastAsia="ko-KR"/>
            <w:rPrChange w:id="20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78" name="그림 4" descr="forward_bt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rward_btn.png"/>
                      <pic:cNvPicPr/>
                    </pic:nvPicPr>
                    <pic:blipFill>
                      <a:blip r:embed="rId3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asciiTheme="minorEastAsia" w:hAnsiTheme="minorEastAsia" w:hint="eastAsia"/>
            <w:lang w:eastAsia="ko-KR"/>
          </w:rPr>
          <w:t xml:space="preserve"> : 앞쪽 페이지로 볼 수 있게 이동합니다. (뒤로 돌아가는 버튼 동작의 반대)</w:t>
        </w:r>
      </w:ins>
    </w:p>
    <w:p w:rsidR="00AF2823" w:rsidRDefault="00AF7365" w:rsidP="00AF2823">
      <w:pPr>
        <w:pStyle w:val="affc"/>
        <w:numPr>
          <w:ilvl w:val="0"/>
          <w:numId w:val="17"/>
        </w:numPr>
        <w:ind w:leftChars="0"/>
        <w:rPr>
          <w:ins w:id="2002" w:author="박윤수" w:date="2014-08-23T00:19:00Z"/>
          <w:rFonts w:asciiTheme="minorEastAsia" w:hAnsiTheme="minorEastAsia"/>
          <w:lang w:eastAsia="ko-KR"/>
        </w:rPr>
      </w:pPr>
      <w:ins w:id="2003" w:author="박윤수" w:date="2014-08-23T00:19:00Z">
        <w:r>
          <w:rPr>
            <w:rFonts w:asciiTheme="minorEastAsia" w:hAnsiTheme="minorEastAsia"/>
            <w:noProof/>
            <w:lang w:val="en-US" w:eastAsia="ko-KR"/>
            <w:rPrChange w:id="200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79" name="그림 3" descr="folder_htm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lder_html.png"/>
                      <pic:cNvPicPr/>
                    </pic:nvPicPr>
                    <pic:blipFill>
                      <a:blip r:embed="rId3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asciiTheme="minorEastAsia" w:hAnsiTheme="minorEastAsia" w:hint="eastAsia"/>
            <w:lang w:eastAsia="ko-KR"/>
          </w:rPr>
          <w:t xml:space="preserve">  : 브라우저 창에서 로컬파일(하드디스크, USB등)</w:t>
        </w:r>
        <w:r w:rsidR="00AF2823">
          <w:rPr>
            <w:rFonts w:asciiTheme="minorEastAsia" w:hAnsiTheme="minorEastAsia"/>
            <w:lang w:eastAsia="ko-KR"/>
          </w:rPr>
          <w:t>에</w:t>
        </w:r>
        <w:r w:rsidR="00AF2823">
          <w:rPr>
            <w:rFonts w:asciiTheme="minorEastAsia" w:hAnsiTheme="minorEastAsia" w:hint="eastAsia"/>
            <w:lang w:eastAsia="ko-KR"/>
          </w:rPr>
          <w:t xml:space="preserve"> 저장된 것을 열게 합니다.</w:t>
        </w:r>
      </w:ins>
    </w:p>
    <w:p w:rsidR="00AF2823" w:rsidRDefault="00AF7365" w:rsidP="00AF2823">
      <w:pPr>
        <w:pStyle w:val="affc"/>
        <w:numPr>
          <w:ilvl w:val="0"/>
          <w:numId w:val="17"/>
        </w:numPr>
        <w:ind w:leftChars="0"/>
        <w:rPr>
          <w:ins w:id="2005" w:author="박윤수" w:date="2014-08-23T00:19:00Z"/>
          <w:rFonts w:asciiTheme="minorEastAsia" w:hAnsiTheme="minorEastAsia"/>
          <w:lang w:eastAsia="ko-KR"/>
        </w:rPr>
      </w:pPr>
      <w:ins w:id="2006" w:author="박윤수" w:date="2014-08-23T00:19:00Z">
        <w:r>
          <w:rPr>
            <w:rFonts w:asciiTheme="minorEastAsia" w:hAnsiTheme="minorEastAsia"/>
            <w:noProof/>
            <w:lang w:val="en-US" w:eastAsia="ko-KR"/>
            <w:rPrChange w:id="20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80" name="그림 6" descr="folder_ur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lder_url.png"/>
                      <pic:cNvPicPr/>
                    </pic:nvPicPr>
                    <pic:blipFill>
                      <a:blip r:embed="rId4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asciiTheme="minorEastAsia" w:hAnsiTheme="minorEastAsia" w:hint="eastAsia"/>
            <w:lang w:eastAsia="ko-KR"/>
          </w:rPr>
          <w:t xml:space="preserve"> : 웹 정보 (URL, 예로 </w:t>
        </w:r>
        <w:r w:rsidR="00E80AEF">
          <w:fldChar w:fldCharType="begin"/>
        </w:r>
        <w:r w:rsidR="00AF2823">
          <w:rPr>
            <w:lang w:eastAsia="ko-KR"/>
          </w:rPr>
          <w:instrText>HYPERLINK "http://www.python.org"</w:instrText>
        </w:r>
        <w:r w:rsidR="00E80AEF">
          <w:fldChar w:fldCharType="separate"/>
        </w:r>
        <w:r w:rsidR="00AF2823" w:rsidRPr="00A01FEC">
          <w:rPr>
            <w:rStyle w:val="a6"/>
            <w:rFonts w:asciiTheme="minorEastAsia" w:hAnsiTheme="minorEastAsia" w:hint="eastAsia"/>
            <w:lang w:eastAsia="ko-KR"/>
          </w:rPr>
          <w:t>http://www.python.org</w:t>
        </w:r>
        <w:r w:rsidR="00E80AEF">
          <w:fldChar w:fldCharType="end"/>
        </w:r>
        <w:r w:rsidR="00AF2823">
          <w:rPr>
            <w:rFonts w:asciiTheme="minorEastAsia" w:hAnsiTheme="minorEastAsia" w:hint="eastAsia"/>
            <w:lang w:eastAsia="ko-KR"/>
          </w:rPr>
          <w:t>) 열어서 브라우저에 정보를 보여줍니다.</w:t>
        </w:r>
      </w:ins>
    </w:p>
    <w:p w:rsidR="00AF2823" w:rsidRDefault="00AF7365" w:rsidP="00AF2823">
      <w:pPr>
        <w:pStyle w:val="affc"/>
        <w:numPr>
          <w:ilvl w:val="0"/>
          <w:numId w:val="17"/>
        </w:numPr>
        <w:ind w:leftChars="0"/>
        <w:rPr>
          <w:ins w:id="2008" w:author="박윤수" w:date="2014-08-23T00:19:00Z"/>
          <w:rFonts w:asciiTheme="minorEastAsia" w:hAnsiTheme="minorEastAsia"/>
          <w:lang w:eastAsia="ko-KR"/>
        </w:rPr>
      </w:pPr>
      <w:ins w:id="2009" w:author="박윤수" w:date="2014-08-23T00:19:00Z">
        <w:r>
          <w:rPr>
            <w:rFonts w:asciiTheme="minorEastAsia" w:hAnsiTheme="minorEastAsia"/>
            <w:noProof/>
            <w:lang w:val="en-US" w:eastAsia="ko-KR"/>
            <w:rPrChange w:id="20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736508" cy="431746"/>
              <wp:effectExtent l="19050" t="0" r="6442" b="0"/>
              <wp:docPr id="81" name="그림 7" descr="language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anguages.png"/>
                      <pic:cNvPicPr/>
                    </pic:nvPicPr>
                    <pic:blipFill>
                      <a:blip r:embed="rId4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508" cy="4317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asciiTheme="minorEastAsia" w:hAnsiTheme="minorEastAsia" w:hint="eastAsia"/>
            <w:lang w:eastAsia="ko-KR"/>
          </w:rPr>
          <w:t xml:space="preserve"> 러플(RUR-PLE) 번역 언어를 선택합니다. 현재 영어와 불어만 제공되고, 불어 제공은 현재까지 완벽하지는 않습니다.</w:t>
        </w:r>
      </w:ins>
    </w:p>
    <w:p w:rsidR="00AF2823" w:rsidRDefault="00AF2823" w:rsidP="00AF2823">
      <w:pPr>
        <w:rPr>
          <w:ins w:id="2011" w:author="박윤수" w:date="2014-08-23T00:19:00Z"/>
          <w:rFonts w:asciiTheme="minorEastAsia" w:hAnsiTheme="minorEastAsia"/>
          <w:lang w:eastAsia="ko-KR"/>
        </w:rPr>
      </w:pPr>
      <w:ins w:id="2012" w:author="박윤수" w:date="2014-08-23T00:19:00Z">
        <w:r>
          <w:rPr>
            <w:rFonts w:asciiTheme="minorEastAsia" w:hAnsiTheme="minorEastAsia" w:hint="eastAsia"/>
            <w:lang w:eastAsia="ko-KR"/>
          </w:rPr>
          <w:t xml:space="preserve">현재 페이지 하단에 두 개의 링크가 있습니다. 준비가 되었으면, </w:t>
        </w:r>
        <w:r>
          <w:rPr>
            <w:rFonts w:asciiTheme="minorEastAsia" w:hAnsiTheme="minorEastAsia"/>
            <w:lang w:eastAsia="ko-KR"/>
          </w:rPr>
          <w:t>“</w:t>
        </w:r>
      </w:ins>
      <w:ins w:id="2013" w:author="admin" w:date="2014-08-25T15:18:00Z">
        <w:r w:rsidR="009A4B59" w:rsidRPr="009A4B59">
          <w:rPr>
            <w:rFonts w:asciiTheme="minorEastAsia" w:hAnsiTheme="minorEastAsia" w:hint="eastAsia"/>
            <w:lang w:eastAsia="ko-KR"/>
          </w:rPr>
          <w:t>월드를 탐색하는 리보그</w:t>
        </w:r>
      </w:ins>
      <w:ins w:id="2014" w:author="박윤수" w:date="2014-08-23T00:19:00Z">
        <w:del w:id="2015" w:author="admin" w:date="2014-08-25T15:18:00Z">
          <w:r w:rsidDel="009A4B59">
            <w:rPr>
              <w:rFonts w:asciiTheme="minorEastAsia" w:hAnsiTheme="minorEastAsia" w:hint="eastAsia"/>
              <w:lang w:eastAsia="ko-KR"/>
            </w:rPr>
            <w:delText>리보그 명령하기</w:delText>
          </w:r>
        </w:del>
        <w:r>
          <w:rPr>
            <w:rFonts w:asciiTheme="minorEastAsia" w:hAnsiTheme="minorEastAsia"/>
            <w:lang w:eastAsia="ko-KR"/>
          </w:rPr>
          <w:t>”</w:t>
        </w:r>
        <w:r>
          <w:rPr>
            <w:rFonts w:asciiTheme="minorEastAsia" w:hAnsiTheme="minorEastAsia" w:hint="eastAsia"/>
            <w:lang w:eastAsia="ko-KR"/>
          </w:rPr>
          <w:t xml:space="preserve"> 링크를 클릭하여 다음 학습을 진행하세요.</w:t>
        </w:r>
      </w:ins>
    </w:p>
    <w:p w:rsidR="00AF2823" w:rsidRPr="00FB7600" w:rsidRDefault="00AF2823" w:rsidP="00AF2823">
      <w:pPr>
        <w:jc w:val="center"/>
        <w:rPr>
          <w:ins w:id="2016" w:author="박윤수" w:date="2014-08-23T00:19:00Z"/>
          <w:rFonts w:asciiTheme="minorEastAsia" w:hAnsiTheme="minorEastAsia"/>
          <w:lang w:eastAsia="ko-KR"/>
        </w:rPr>
      </w:pPr>
      <w:ins w:id="2017" w:author="박윤수" w:date="2014-08-23T00:19:00Z">
        <w:r>
          <w:rPr>
            <w:rFonts w:asciiTheme="minorEastAsia" w:hAnsiTheme="minorEastAsia" w:hint="eastAsia"/>
            <w:lang w:eastAsia="ko-KR"/>
          </w:rPr>
          <w:t>--</w:t>
        </w:r>
        <w:r w:rsidR="00AF7365">
          <w:rPr>
            <w:rFonts w:asciiTheme="minorEastAsia" w:hAnsiTheme="minorEastAsia"/>
            <w:noProof/>
            <w:lang w:val="en-US" w:eastAsia="ko-KR"/>
            <w:rPrChange w:id="201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82" name="그림 0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eastAsia="ko-KR"/>
          </w:rPr>
          <w:t>-</w:t>
        </w:r>
        <w:r>
          <w:rPr>
            <w:rFonts w:asciiTheme="minorEastAsia" w:hAnsiTheme="minorEastAsia"/>
            <w:lang w:eastAsia="ko-KR"/>
          </w:rPr>
          <w:t>“</w:t>
        </w:r>
      </w:ins>
      <w:ins w:id="2019" w:author="admin" w:date="2014-08-25T15:17:00Z">
        <w:r w:rsidR="009A4B59" w:rsidRPr="009A4B59">
          <w:rPr>
            <w:rFonts w:asciiTheme="minorEastAsia" w:hAnsiTheme="minorEastAsia" w:hint="eastAsia"/>
            <w:lang w:eastAsia="ko-KR"/>
          </w:rPr>
          <w:t>월드를 탐색하는 리보그</w:t>
        </w:r>
      </w:ins>
      <w:ins w:id="2020" w:author="박윤수" w:date="2014-08-23T00:19:00Z">
        <w:del w:id="2021" w:author="admin" w:date="2014-08-25T15:17:00Z">
          <w:r w:rsidDel="009A4B59">
            <w:rPr>
              <w:rFonts w:asciiTheme="minorEastAsia" w:hAnsiTheme="minorEastAsia" w:hint="eastAsia"/>
              <w:lang w:eastAsia="ko-KR"/>
            </w:rPr>
            <w:delText>리보그 명령하기</w:delText>
          </w:r>
        </w:del>
        <w:r>
          <w:rPr>
            <w:rFonts w:asciiTheme="minorEastAsia" w:hAnsiTheme="minorEastAsia"/>
            <w:lang w:eastAsia="ko-KR"/>
          </w:rPr>
          <w:t>”</w:t>
        </w:r>
        <w:r>
          <w:rPr>
            <w:rFonts w:asciiTheme="minorEastAsia" w:hAnsiTheme="minorEastAsia" w:hint="eastAsia"/>
            <w:lang w:eastAsia="ko-KR"/>
          </w:rPr>
          <w:t xml:space="preserve"> </w:t>
        </w:r>
        <w:r w:rsidR="00AF7365">
          <w:rPr>
            <w:rFonts w:asciiTheme="minorEastAsia" w:hAnsiTheme="minorEastAsia"/>
            <w:noProof/>
            <w:lang w:val="en-US" w:eastAsia="ko-KR"/>
            <w:rPrChange w:id="202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83" name="그림 8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023" w:author="박윤수" w:date="2014-08-23T00:19:00Z"/>
          <w:rFonts w:asciiTheme="minorEastAsia" w:hAnsiTheme="minorEastAsia"/>
          <w:lang w:eastAsia="ko-KR"/>
        </w:rPr>
      </w:pPr>
    </w:p>
    <w:p w:rsidR="00AF2823" w:rsidRDefault="00AF2823" w:rsidP="00AF2823">
      <w:pPr>
        <w:rPr>
          <w:ins w:id="2024" w:author="박윤수" w:date="2014-08-23T00:19:00Z"/>
          <w:rFonts w:asciiTheme="minorEastAsia" w:hAnsiTheme="minorEastAsia"/>
          <w:lang w:eastAsia="ko-KR"/>
        </w:rPr>
      </w:pPr>
    </w:p>
    <w:p w:rsidR="00AF2823" w:rsidRPr="009D5A4B" w:rsidRDefault="00AF2823" w:rsidP="00AF2823">
      <w:pPr>
        <w:rPr>
          <w:ins w:id="2025" w:author="박윤수" w:date="2014-08-23T00:19:00Z"/>
          <w:rFonts w:asciiTheme="minorEastAsia" w:hAnsiTheme="minorEastAsia"/>
          <w:lang w:eastAsia="ko-KR"/>
        </w:rPr>
        <w:sectPr w:rsidR="00AF2823" w:rsidRPr="009D5A4B">
          <w:pgSz w:w="11906" w:h="16838"/>
          <w:pgMar w:top="1418" w:right="1701" w:bottom="1985" w:left="1701" w:header="709" w:footer="1134" w:gutter="0"/>
          <w:cols w:space="708"/>
          <w:docGrid w:linePitch="360"/>
        </w:sectPr>
      </w:pPr>
    </w:p>
    <w:p w:rsidR="00AF2823" w:rsidRDefault="00AF2823" w:rsidP="00AF2823">
      <w:pPr>
        <w:pStyle w:val="HiddenfromContents"/>
        <w:rPr>
          <w:ins w:id="2026" w:author="박윤수" w:date="2014-08-23T00:19:00Z"/>
          <w:rFonts w:asciiTheme="minorEastAsia" w:hAnsiTheme="minorEastAsia"/>
          <w:lang w:eastAsia="ko-KR"/>
        </w:rPr>
      </w:pPr>
      <w:bookmarkStart w:id="2027" w:name="_Toc396517134"/>
      <w:ins w:id="2028" w:author="박윤수" w:date="2014-08-23T00:19:00Z">
        <w:r>
          <w:rPr>
            <w:rFonts w:asciiTheme="minorEastAsia" w:hAnsiTheme="minorEastAsia" w:hint="eastAsia"/>
            <w:lang w:eastAsia="ko-KR"/>
          </w:rPr>
          <w:lastRenderedPageBreak/>
          <w:t>월드</w:t>
        </w:r>
        <w:r>
          <w:rPr>
            <w:rFonts w:asciiTheme="minorEastAsia" w:hAnsiTheme="minorEastAsia"/>
            <w:lang w:eastAsia="ko-KR"/>
          </w:rPr>
          <w:t>를</w:t>
        </w:r>
        <w:r>
          <w:rPr>
            <w:rFonts w:asciiTheme="minorEastAsia" w:hAnsiTheme="minorEastAsia" w:hint="eastAsia"/>
            <w:lang w:eastAsia="ko-KR"/>
          </w:rPr>
          <w:t xml:space="preserve"> 탐색하는 리보그</w:t>
        </w:r>
        <w:bookmarkEnd w:id="2027"/>
      </w:ins>
    </w:p>
    <w:p w:rsidR="00AF2823" w:rsidRDefault="00AF2823" w:rsidP="00AF2823">
      <w:pPr>
        <w:rPr>
          <w:ins w:id="2029" w:author="박윤수" w:date="2014-08-23T00:19:00Z"/>
          <w:lang w:eastAsia="ko-KR"/>
        </w:rPr>
      </w:pPr>
      <w:ins w:id="2030" w:author="박윤수" w:date="2014-08-23T00:19:00Z">
        <w:r>
          <w:rPr>
            <w:rFonts w:hint="eastAsia"/>
            <w:lang w:eastAsia="ko-KR"/>
          </w:rPr>
          <w:t>리보그는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왼쪽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놓기</w:t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프로그래밍이라는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어려운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 4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기본작업으로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그리고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생겼는지를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탐험하도록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안내할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031" w:author="박윤수" w:date="2014-08-23T00:19:00Z"/>
          <w:lang w:eastAsia="ko-KR"/>
        </w:rPr>
      </w:pPr>
      <w:ins w:id="2032" w:author="박윤수" w:date="2014-08-23T00:19:00Z">
        <w:r>
          <w:rPr>
            <w:rFonts w:hint="eastAsia"/>
            <w:lang w:eastAsia="ko-KR"/>
          </w:rPr>
          <w:t>준비가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아래처럼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노트북의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페이지</w:t>
        </w:r>
        <w:r>
          <w:rPr>
            <w:rFonts w:hint="eastAsia"/>
            <w:lang w:eastAsia="ko-KR"/>
          </w:rPr>
          <w:t>[RUR: Code and Learn]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jc w:val="center"/>
        <w:rPr>
          <w:ins w:id="2033" w:author="박윤수" w:date="2014-08-23T00:19:00Z"/>
          <w:lang w:eastAsia="ko-KR"/>
        </w:rPr>
      </w:pPr>
      <w:ins w:id="2034" w:author="박윤수" w:date="2014-08-23T00:19:00Z">
        <w:r>
          <w:rPr>
            <w:noProof/>
            <w:lang w:val="en-US" w:eastAsia="ko-KR"/>
            <w:rPrChange w:id="203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438400" cy="219075"/>
              <wp:effectExtent l="19050" t="0" r="0" b="0"/>
              <wp:docPr id="84" name="그림 11" descr="code_ta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ode_tab.png"/>
                      <pic:cNvPicPr/>
                    </pic:nvPicPr>
                    <pic:blipFill>
                      <a:blip r:embed="rId4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0" cy="219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036" w:author="박윤수" w:date="2014-08-23T00:19:00Z"/>
          <w:lang w:eastAsia="ko-KR"/>
        </w:rPr>
      </w:pPr>
      <w:ins w:id="2037" w:author="박윤수" w:date="2014-08-23T00:19:00Z"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정상적으로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br/>
        </w:r>
        <w:r>
          <w:rPr>
            <w:rFonts w:hint="eastAsia"/>
            <w:lang w:eastAsia="ko-KR"/>
          </w:rPr>
          <w:t>왼쪽에</w:t>
        </w:r>
        <w:r>
          <w:rPr>
            <w:lang w:eastAsia="ko-KR"/>
          </w:rPr>
          <w:t xml:space="preserve"> “</w:t>
        </w:r>
        <w:r>
          <w:rPr>
            <w:rFonts w:hint="eastAsia"/>
            <w:lang w:eastAsia="ko-KR"/>
          </w:rPr>
          <w:t>프로그램창</w:t>
        </w:r>
        <w:r>
          <w:rPr>
            <w:rFonts w:hint="eastAsia"/>
            <w:lang w:eastAsia="ko-KR"/>
          </w:rPr>
          <w:t>(Program Window)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있고</w:t>
        </w:r>
        <w:r>
          <w:rPr>
            <w:rFonts w:hint="eastAsia"/>
            <w:lang w:eastAsia="ko-KR"/>
          </w:rPr>
          <w:t xml:space="preserve">,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로봇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>(Robot World)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038" w:author="박윤수" w:date="2014-08-23T00:19:00Z"/>
          <w:lang w:eastAsia="ko-KR"/>
        </w:rPr>
      </w:pPr>
      <w:ins w:id="2039" w:author="박윤수" w:date="2014-08-23T00:19:00Z">
        <w:r>
          <w:rPr>
            <w:noProof/>
            <w:lang w:val="en-US" w:eastAsia="ko-KR"/>
            <w:rPrChange w:id="204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5400040" cy="4455160"/>
              <wp:effectExtent l="19050" t="0" r="0" b="0"/>
              <wp:docPr id="85" name="그림 12" descr="robot_window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obot_window.jpg"/>
                      <pic:cNvPicPr/>
                    </pic:nvPicPr>
                    <pic:blipFill>
                      <a:blip r:embed="rId4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4455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041" w:author="박윤수" w:date="2014-08-23T00:19:00Z"/>
          <w:lang w:eastAsia="ko-KR"/>
        </w:rPr>
      </w:pPr>
      <w:ins w:id="2042" w:author="박윤수" w:date="2014-08-23T00:19:00Z">
        <w:r>
          <w:rPr>
            <w:rFonts w:hint="eastAsia"/>
            <w:lang w:eastAsia="ko-KR"/>
          </w:rPr>
          <w:lastRenderedPageBreak/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세로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구성되어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식별하는데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편리한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북쪽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화면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위쪽으로</w:t>
        </w:r>
        <w:r>
          <w:rPr>
            <w:rFonts w:hint="eastAsia"/>
            <w:lang w:eastAsia="ko-KR"/>
          </w:rPr>
          <w:t xml:space="preserve">), </w:t>
        </w:r>
        <w:r>
          <w:rPr>
            <w:rFonts w:hint="eastAsia"/>
            <w:lang w:eastAsia="ko-KR"/>
          </w:rPr>
          <w:t>동쪽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화면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), </w:t>
        </w:r>
        <w:r>
          <w:rPr>
            <w:rFonts w:hint="eastAsia"/>
            <w:lang w:eastAsia="ko-KR"/>
          </w:rPr>
          <w:t>남쪽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화면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아래쪽으로</w:t>
        </w:r>
        <w:r>
          <w:rPr>
            <w:rFonts w:hint="eastAsia"/>
            <w:lang w:eastAsia="ko-KR"/>
          </w:rPr>
          <w:t xml:space="preserve">), </w:t>
        </w:r>
        <w:r>
          <w:rPr>
            <w:rFonts w:hint="eastAsia"/>
            <w:lang w:eastAsia="ko-KR"/>
          </w:rPr>
          <w:t>서쪽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화면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왼쪽으로</w:t>
        </w:r>
        <w:r>
          <w:rPr>
            <w:rFonts w:hint="eastAsia"/>
            <w:lang w:eastAsia="ko-KR"/>
          </w:rPr>
          <w:t xml:space="preserve">).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첫번째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세로길의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바라보고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있으며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동쪽으로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마쳤습니다</w:t>
        </w:r>
        <w:r>
          <w:rPr>
            <w:rFonts w:hint="eastAsia"/>
            <w:lang w:eastAsia="ko-KR"/>
          </w:rPr>
          <w:t>.</w:t>
        </w:r>
      </w:ins>
    </w:p>
    <w:p w:rsidR="00AF2823" w:rsidRPr="00B85D9B" w:rsidRDefault="00AF2823" w:rsidP="00AF2823">
      <w:pPr>
        <w:rPr>
          <w:ins w:id="2043" w:author="박윤수" w:date="2014-08-23T00:19:00Z"/>
          <w:b/>
          <w:color w:val="00B050"/>
          <w:lang w:eastAsia="ko-KR"/>
        </w:rPr>
      </w:pPr>
      <w:ins w:id="2044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045" w:author="박윤수" w:date="2014-08-23T00:19:00Z"/>
          <w:lang w:eastAsia="ko-KR"/>
        </w:rPr>
      </w:pPr>
      <w:ins w:id="2046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잠에서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깨우세요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반응하길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기대하지는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마세요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키보드의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화살표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04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38095" cy="247619"/>
              <wp:effectExtent l="0" t="0" r="0" b="635"/>
              <wp:docPr id="94" name="그림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095" cy="2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위쪽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화살표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04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38095" cy="247619"/>
              <wp:effectExtent l="0" t="0" r="0" b="635"/>
              <wp:docPr id="40" name="그림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095" cy="2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이동시키고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좌측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화살표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04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57143" cy="257143"/>
              <wp:effectExtent l="0" t="0" r="0" b="0"/>
              <wp:docPr id="162" name="그림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143" cy="2571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 w:rsidRPr="00BB0302">
          <w:rPr>
            <w:noProof/>
            <w:lang w:val="en-US" w:eastAsia="ko-KR"/>
          </w:rPr>
          <w:t xml:space="preserve"> 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좌측으로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Pr="00B85D9B" w:rsidRDefault="00AF2823" w:rsidP="00AF2823">
      <w:pPr>
        <w:rPr>
          <w:ins w:id="2050" w:author="박윤수" w:date="2014-08-23T00:19:00Z"/>
          <w:color w:val="00B050"/>
          <w:lang w:eastAsia="ko-KR"/>
        </w:rPr>
      </w:pPr>
    </w:p>
    <w:p w:rsidR="00AF2823" w:rsidRPr="001A433F" w:rsidRDefault="00AF2823" w:rsidP="00AF2823">
      <w:pPr>
        <w:rPr>
          <w:ins w:id="2051" w:author="박윤수" w:date="2014-08-23T00:19:00Z"/>
          <w:b/>
          <w:color w:val="943634" w:themeColor="accent2" w:themeShade="BF"/>
          <w:lang w:eastAsia="ko-KR"/>
        </w:rPr>
      </w:pPr>
      <w:ins w:id="2052" w:author="박윤수" w:date="2014-08-23T00:19:00Z">
        <w:r w:rsidRPr="001A433F">
          <w:rPr>
            <w:rFonts w:hint="eastAsia"/>
            <w:b/>
            <w:color w:val="943634" w:themeColor="accent2" w:themeShade="BF"/>
            <w:lang w:eastAsia="ko-KR"/>
          </w:rPr>
          <w:t>실험</w:t>
        </w:r>
        <w:r w:rsidRPr="001A433F">
          <w:rPr>
            <w:rFonts w:hint="eastAsia"/>
            <w:b/>
            <w:color w:val="943634" w:themeColor="accent2" w:themeShade="BF"/>
            <w:lang w:eastAsia="ko-KR"/>
          </w:rPr>
          <w:t>!</w:t>
        </w:r>
      </w:ins>
    </w:p>
    <w:p w:rsidR="00AF2823" w:rsidRDefault="00AF2823" w:rsidP="00AF2823">
      <w:pPr>
        <w:rPr>
          <w:ins w:id="2053" w:author="박윤수" w:date="2014-08-23T00:19:00Z"/>
          <w:lang w:eastAsia="ko-KR"/>
        </w:rPr>
      </w:pPr>
      <w:ins w:id="2054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이동시키면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생기나요</w:t>
        </w:r>
        <w:r>
          <w:rPr>
            <w:rFonts w:hint="eastAsia"/>
            <w:lang w:eastAsia="ko-KR"/>
          </w:rPr>
          <w:t>?</w:t>
        </w:r>
      </w:ins>
    </w:p>
    <w:p w:rsidR="00AF2823" w:rsidRDefault="00AF2823" w:rsidP="00AF2823">
      <w:pPr>
        <w:rPr>
          <w:ins w:id="2055" w:author="박윤수" w:date="2014-08-23T00:19:00Z"/>
          <w:lang w:eastAsia="ko-KR"/>
        </w:rPr>
      </w:pPr>
    </w:p>
    <w:p w:rsidR="00AF2823" w:rsidRDefault="00AF7365" w:rsidP="00AF2823">
      <w:pPr>
        <w:jc w:val="center"/>
        <w:rPr>
          <w:ins w:id="2056" w:author="박윤수" w:date="2014-08-23T00:19:00Z"/>
          <w:lang w:eastAsia="ko-KR"/>
        </w:rPr>
      </w:pPr>
      <w:ins w:id="2057" w:author="박윤수" w:date="2014-08-23T00:19:00Z">
        <w:r>
          <w:rPr>
            <w:noProof/>
            <w:lang w:val="en-US" w:eastAsia="ko-KR"/>
            <w:rPrChange w:id="205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145" cy="144145"/>
              <wp:effectExtent l="19050" t="0" r="8255" b="0"/>
              <wp:docPr id="167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4145" cy="144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브라우저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소개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05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69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첫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번째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프로그램</w:t>
        </w:r>
        <w:r w:rsidR="00AF2823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206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70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jc w:val="center"/>
        <w:rPr>
          <w:ins w:id="2061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2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3" w:author="박윤수" w:date="2014-08-23T00:19:00Z"/>
          <w:lang w:eastAsia="ko-KR"/>
        </w:rPr>
      </w:pPr>
    </w:p>
    <w:p w:rsidR="00AF2823" w:rsidRPr="00487EF6" w:rsidRDefault="00AF2823" w:rsidP="00AF2823">
      <w:pPr>
        <w:jc w:val="center"/>
        <w:rPr>
          <w:ins w:id="2064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5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6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7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8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69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70" w:author="박윤수" w:date="2014-08-23T00:19:00Z"/>
          <w:lang w:eastAsia="ko-KR"/>
        </w:rPr>
      </w:pPr>
    </w:p>
    <w:p w:rsidR="00AF2823" w:rsidRDefault="00AF2823" w:rsidP="00AF2823">
      <w:pPr>
        <w:jc w:val="center"/>
        <w:rPr>
          <w:ins w:id="2071" w:author="박윤수" w:date="2014-08-23T00:19:00Z"/>
          <w:lang w:eastAsia="ko-KR"/>
        </w:rPr>
      </w:pPr>
    </w:p>
    <w:p w:rsidR="00AF2823" w:rsidRDefault="00AF2823" w:rsidP="00AF2823">
      <w:pPr>
        <w:pStyle w:val="HiddenfromContents"/>
        <w:pageBreakBefore/>
        <w:rPr>
          <w:ins w:id="2072" w:author="박윤수" w:date="2014-08-23T00:19:00Z"/>
          <w:rFonts w:asciiTheme="minorEastAsia" w:hAnsiTheme="minorEastAsia"/>
          <w:lang w:eastAsia="ko-KR"/>
        </w:rPr>
      </w:pPr>
      <w:bookmarkStart w:id="2073" w:name="_Toc396517135"/>
      <w:ins w:id="2074" w:author="박윤수" w:date="2014-08-23T00:19:00Z">
        <w:r>
          <w:rPr>
            <w:rFonts w:asciiTheme="minorEastAsia" w:hAnsiTheme="minorEastAsia" w:hint="eastAsia"/>
            <w:lang w:eastAsia="ko-KR"/>
          </w:rPr>
          <w:lastRenderedPageBreak/>
          <w:t>첫 번째 프로그램</w:t>
        </w:r>
        <w:bookmarkEnd w:id="2073"/>
      </w:ins>
    </w:p>
    <w:p w:rsidR="00AF2823" w:rsidRDefault="00AF2823" w:rsidP="00AF2823">
      <w:pPr>
        <w:rPr>
          <w:ins w:id="2075" w:author="박윤수" w:date="2014-08-23T00:19:00Z"/>
          <w:lang w:eastAsia="ko-KR"/>
        </w:rPr>
      </w:pPr>
      <w:ins w:id="2076" w:author="박윤수" w:date="2014-08-23T00:19:00Z">
        <w:r>
          <w:rPr>
            <w:rFonts w:hint="eastAsia"/>
            <w:lang w:eastAsia="ko-KR"/>
          </w:rPr>
          <w:t>앞서</w:t>
        </w:r>
        <w:r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언급한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바와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같이</w:t>
        </w:r>
        <w:r w:rsidRPr="00DA10DB"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와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상호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작용하는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데</w:t>
        </w:r>
        <w:r w:rsidRPr="00DA10DB"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창이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있습니다</w:t>
        </w:r>
        <w:r w:rsidRPr="00DA10DB">
          <w:rPr>
            <w:rFonts w:hint="eastAsia"/>
            <w:lang w:eastAsia="ko-KR"/>
          </w:rPr>
          <w:t xml:space="preserve">. </w:t>
        </w:r>
        <w:r w:rsidRPr="00DA10DB">
          <w:rPr>
            <w:rFonts w:hint="eastAsia"/>
            <w:lang w:eastAsia="ko-KR"/>
          </w:rPr>
          <w:t>왼쪽에</w:t>
        </w:r>
        <w:r w:rsidRPr="00DA10DB">
          <w:rPr>
            <w:rFonts w:hint="eastAsia"/>
            <w:lang w:eastAsia="ko-KR"/>
          </w:rPr>
          <w:t xml:space="preserve"> </w:t>
        </w:r>
        <w:r w:rsidRPr="00DA10DB"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</w:t>
        </w:r>
        <w:r>
          <w:rPr>
            <w:rFonts w:hint="eastAsia"/>
            <w:lang w:eastAsia="ko-KR"/>
          </w:rPr>
          <w:t xml:space="preserve">(Program window):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오른쪽에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그래픽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(Graphic World): </w:t>
        </w:r>
        <w:r>
          <w:rPr>
            <w:rFonts w:hint="eastAsia"/>
            <w:lang w:eastAsia="ko-KR"/>
          </w:rPr>
          <w:t>명령을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받은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077" w:author="박윤수" w:date="2014-08-23T00:19:00Z"/>
          <w:lang w:eastAsia="ko-KR"/>
        </w:rPr>
      </w:pPr>
      <w:ins w:id="2078" w:author="박윤수" w:date="2014-08-23T00:19:00Z"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07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7510" cy="197510"/>
              <wp:effectExtent l="0" t="0" r="0" b="0"/>
              <wp:docPr id="171" name="그림 1" descr="btn_open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open_program.png"/>
                      <pic:cNvPicPr/>
                    </pic:nvPicPr>
                    <pic:blipFill>
                      <a:blip r:embed="rId4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722" cy="2007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클릭하고</w:t>
        </w:r>
        <w:r>
          <w:rPr>
            <w:rFonts w:hint="eastAsia"/>
            <w:lang w:eastAsia="ko-KR"/>
          </w:rPr>
          <w:t xml:space="preserve">,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move1.rur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</w:t>
        </w:r>
        <w:r>
          <w:rPr>
            <w:rFonts w:hint="eastAsia"/>
            <w:lang w:eastAsia="ko-KR"/>
          </w:rPr>
          <w:t xml:space="preserve">(computer code), </w:t>
        </w:r>
        <w:r>
          <w:rPr>
            <w:rFonts w:hint="eastAsia"/>
            <w:lang w:eastAsia="ko-KR"/>
          </w:rPr>
          <w:t>줄여서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</w:t>
        </w:r>
        <w:r>
          <w:rPr>
            <w:rFonts w:hint="eastAsia"/>
            <w:lang w:eastAsia="ko-KR"/>
          </w:rPr>
          <w:t>(code)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DA10DB" w:rsidRDefault="00AF2823" w:rsidP="00AF2823">
      <w:pPr>
        <w:spacing w:after="0"/>
        <w:rPr>
          <w:ins w:id="2080" w:author="박윤수" w:date="2014-08-23T00:19:00Z"/>
          <w:sz w:val="20"/>
          <w:lang w:val="en-US" w:eastAsia="ko-KR"/>
        </w:rPr>
      </w:pPr>
      <w:ins w:id="2081" w:author="박윤수" w:date="2014-08-23T00:19:00Z">
        <w:r w:rsidRPr="00DA10DB">
          <w:rPr>
            <w:sz w:val="20"/>
            <w:lang w:val="en-US" w:eastAsia="ko-KR"/>
          </w:rPr>
          <w:t>move()</w:t>
        </w:r>
      </w:ins>
    </w:p>
    <w:p w:rsidR="00AF2823" w:rsidRPr="00DA10DB" w:rsidRDefault="00AF2823" w:rsidP="00AF2823">
      <w:pPr>
        <w:spacing w:after="0"/>
        <w:rPr>
          <w:ins w:id="2082" w:author="박윤수" w:date="2014-08-23T00:19:00Z"/>
          <w:sz w:val="20"/>
          <w:lang w:val="en-US" w:eastAsia="ko-KR"/>
        </w:rPr>
      </w:pPr>
      <w:ins w:id="2083" w:author="박윤수" w:date="2014-08-23T00:19:00Z">
        <w:r w:rsidRPr="00DA10DB">
          <w:rPr>
            <w:sz w:val="20"/>
            <w:lang w:val="en-US" w:eastAsia="ko-KR"/>
          </w:rPr>
          <w:t>turn_off()</w:t>
        </w:r>
      </w:ins>
    </w:p>
    <w:p w:rsidR="00AF2823" w:rsidRDefault="00AF2823" w:rsidP="00AF2823">
      <w:pPr>
        <w:spacing w:after="0"/>
        <w:rPr>
          <w:ins w:id="2084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085" w:author="박윤수" w:date="2014-08-23T00:19:00Z"/>
          <w:lang w:eastAsia="ko-KR"/>
        </w:rPr>
      </w:pPr>
      <w:ins w:id="2086" w:author="박윤수" w:date="2014-08-23T00:19:00Z">
        <w:r>
          <w:rPr>
            <w:rFonts w:hint="eastAsia"/>
            <w:lang w:eastAsia="ko-KR"/>
          </w:rPr>
          <w:t>코드</w:t>
        </w:r>
        <w:r>
          <w:rPr>
            <w:rFonts w:hint="eastAsia"/>
            <w:lang w:eastAsia="ko-KR"/>
          </w:rPr>
          <w:t>(code)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</w:t>
        </w:r>
        <w:r>
          <w:rPr>
            <w:rFonts w:hint="eastAsia"/>
            <w:lang w:eastAsia="ko-KR"/>
          </w:rPr>
          <w:t>(program text)</w:t>
        </w:r>
        <w:r>
          <w:rPr>
            <w:rFonts w:hint="eastAsia"/>
            <w:lang w:eastAsia="ko-KR"/>
          </w:rPr>
          <w:t>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지시입니다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지시문으로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구성되었습니다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087" w:author="박윤수" w:date="2014-08-23T00:19:00Z"/>
          <w:lang w:eastAsia="ko-KR"/>
        </w:rPr>
      </w:pPr>
    </w:p>
    <w:p w:rsidR="00AF2823" w:rsidRPr="00384543" w:rsidRDefault="00AF2823" w:rsidP="00AF2823">
      <w:pPr>
        <w:pStyle w:val="affc"/>
        <w:numPr>
          <w:ilvl w:val="0"/>
          <w:numId w:val="18"/>
        </w:numPr>
        <w:spacing w:after="0"/>
        <w:ind w:leftChars="0"/>
        <w:rPr>
          <w:ins w:id="2088" w:author="박윤수" w:date="2014-08-23T00:19:00Z"/>
          <w:sz w:val="20"/>
          <w:lang w:val="en-US" w:eastAsia="ko-KR"/>
        </w:rPr>
      </w:pPr>
      <w:ins w:id="2089" w:author="박윤수" w:date="2014-08-23T00:19:00Z">
        <w:r w:rsidRPr="00384543">
          <w:rPr>
            <w:sz w:val="20"/>
            <w:lang w:val="en-US" w:eastAsia="ko-KR"/>
          </w:rPr>
          <w:t>move()</w:t>
        </w:r>
        <w:r>
          <w:rPr>
            <w:rFonts w:hint="eastAsia"/>
            <w:sz w:val="20"/>
            <w:lang w:val="en-US" w:eastAsia="ko-KR"/>
          </w:rPr>
          <w:t xml:space="preserve">: </w:t>
        </w:r>
        <w:r>
          <w:rPr>
            <w:rFonts w:hint="eastAsia"/>
            <w:sz w:val="20"/>
            <w:lang w:val="en-US" w:eastAsia="ko-KR"/>
          </w:rPr>
          <w:t>리보그에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한칸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앞으로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전진하도록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지시합니다</w:t>
        </w:r>
        <w:r>
          <w:rPr>
            <w:rFonts w:hint="eastAsia"/>
            <w:sz w:val="20"/>
            <w:lang w:val="en-US" w:eastAsia="ko-KR"/>
          </w:rPr>
          <w:t xml:space="preserve">. </w:t>
        </w:r>
      </w:ins>
    </w:p>
    <w:p w:rsidR="00AF2823" w:rsidRDefault="00AF2823" w:rsidP="00AF2823">
      <w:pPr>
        <w:pStyle w:val="affc"/>
        <w:numPr>
          <w:ilvl w:val="0"/>
          <w:numId w:val="18"/>
        </w:numPr>
        <w:spacing w:after="0"/>
        <w:ind w:leftChars="0"/>
        <w:rPr>
          <w:ins w:id="2090" w:author="박윤수" w:date="2014-08-23T00:19:00Z"/>
          <w:sz w:val="20"/>
          <w:lang w:val="en-US" w:eastAsia="ko-KR"/>
        </w:rPr>
      </w:pPr>
      <w:ins w:id="2091" w:author="박윤수" w:date="2014-08-23T00:19:00Z">
        <w:r w:rsidRPr="00384543">
          <w:rPr>
            <w:sz w:val="20"/>
            <w:lang w:val="en-US" w:eastAsia="ko-KR"/>
          </w:rPr>
          <w:t>turn_off()</w:t>
        </w:r>
        <w:r>
          <w:rPr>
            <w:rFonts w:hint="eastAsia"/>
            <w:sz w:val="20"/>
            <w:lang w:val="en-US" w:eastAsia="ko-KR"/>
          </w:rPr>
          <w:t xml:space="preserve">: </w:t>
        </w:r>
        <w:r>
          <w:rPr>
            <w:rFonts w:hint="eastAsia"/>
            <w:sz w:val="20"/>
            <w:lang w:val="en-US" w:eastAsia="ko-KR"/>
          </w:rPr>
          <w:t>리보그에서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더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이상의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지시할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것이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없다고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알려줘서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에너지를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절약하도록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리보그의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전원을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끕니다</w:t>
        </w:r>
        <w:r>
          <w:rPr>
            <w:rFonts w:hint="eastAsia"/>
            <w:sz w:val="20"/>
            <w:lang w:val="en-US" w:eastAsia="ko-KR"/>
          </w:rPr>
          <w:t>.</w:t>
        </w:r>
      </w:ins>
    </w:p>
    <w:p w:rsidR="00AF2823" w:rsidRPr="00D21A89" w:rsidRDefault="00AF2823" w:rsidP="00AF2823">
      <w:pPr>
        <w:spacing w:after="0"/>
        <w:rPr>
          <w:ins w:id="2092" w:author="박윤수" w:date="2014-08-23T00:19:00Z"/>
          <w:sz w:val="20"/>
          <w:lang w:val="en-US" w:eastAsia="ko-KR"/>
        </w:rPr>
      </w:pPr>
    </w:p>
    <w:p w:rsidR="00AF2823" w:rsidRDefault="00AF2823" w:rsidP="00AF2823">
      <w:pPr>
        <w:spacing w:after="0"/>
        <w:rPr>
          <w:ins w:id="2093" w:author="박윤수" w:date="2014-08-23T00:19:00Z"/>
          <w:sz w:val="20"/>
          <w:lang w:val="en-US" w:eastAsia="ko-KR"/>
        </w:rPr>
      </w:pPr>
      <w:ins w:id="2094" w:author="박윤수" w:date="2014-08-23T00:19:00Z">
        <w:r>
          <w:rPr>
            <w:rFonts w:hint="eastAsia"/>
            <w:sz w:val="20"/>
            <w:lang w:val="en-US" w:eastAsia="ko-KR"/>
          </w:rPr>
          <w:t>명령과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괄호</w:t>
        </w:r>
        <w:r>
          <w:rPr>
            <w:sz w:val="20"/>
            <w:lang w:val="en-US" w:eastAsia="ko-KR"/>
          </w:rPr>
          <w:t>’</w:t>
        </w:r>
        <w:r>
          <w:rPr>
            <w:rFonts w:hint="eastAsia"/>
            <w:sz w:val="20"/>
            <w:lang w:val="en-US" w:eastAsia="ko-KR"/>
          </w:rPr>
          <w:t>()</w:t>
        </w:r>
        <w:r>
          <w:rPr>
            <w:sz w:val="20"/>
            <w:lang w:val="en-US" w:eastAsia="ko-KR"/>
          </w:rPr>
          <w:t>’</w:t>
        </w:r>
        <w:r>
          <w:rPr>
            <w:rFonts w:hint="eastAsia"/>
            <w:sz w:val="20"/>
            <w:lang w:val="en-US" w:eastAsia="ko-KR"/>
          </w:rPr>
          <w:t>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구성된</w:t>
        </w:r>
        <w:r>
          <w:rPr>
            <w:rFonts w:hint="eastAsia"/>
            <w:sz w:val="20"/>
            <w:lang w:val="en-US" w:eastAsia="ko-KR"/>
          </w:rPr>
          <w:t xml:space="preserve">  </w:t>
        </w:r>
        <w:r>
          <w:rPr>
            <w:rFonts w:hint="eastAsia"/>
            <w:sz w:val="20"/>
            <w:lang w:val="en-US" w:eastAsia="ko-KR"/>
          </w:rPr>
          <w:t>함수는</w:t>
        </w:r>
        <w:r>
          <w:rPr>
            <w:rFonts w:hint="eastAsia"/>
            <w:sz w:val="20"/>
            <w:lang w:val="en-US" w:eastAsia="ko-KR"/>
          </w:rPr>
          <w:t xml:space="preserve">  </w:t>
        </w:r>
        <w:r>
          <w:rPr>
            <w:rFonts w:hint="eastAsia"/>
            <w:sz w:val="20"/>
            <w:lang w:val="en-US" w:eastAsia="ko-KR"/>
          </w:rPr>
          <w:t>리보그</w:t>
        </w:r>
        <w:r>
          <w:rPr>
            <w:sz w:val="20"/>
            <w:lang w:val="en-US" w:eastAsia="ko-KR"/>
          </w:rPr>
          <w:t>가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반드시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지켜야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하는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명령문으로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인식합니다</w:t>
        </w:r>
        <w:r>
          <w:rPr>
            <w:rFonts w:hint="eastAsia"/>
            <w:sz w:val="20"/>
            <w:lang w:val="en-US" w:eastAsia="ko-KR"/>
          </w:rPr>
          <w:t xml:space="preserve">. </w:t>
        </w:r>
      </w:ins>
    </w:p>
    <w:p w:rsidR="00AF2823" w:rsidRDefault="00AF2823" w:rsidP="00AF2823">
      <w:pPr>
        <w:spacing w:after="0"/>
        <w:rPr>
          <w:ins w:id="2095" w:author="박윤수" w:date="2014-08-23T00:19:00Z"/>
          <w:sz w:val="20"/>
          <w:lang w:val="en-US" w:eastAsia="ko-KR"/>
        </w:rPr>
      </w:pPr>
    </w:p>
    <w:p w:rsidR="00AF2823" w:rsidRDefault="00AF2823" w:rsidP="00AF2823">
      <w:pPr>
        <w:spacing w:after="0"/>
        <w:rPr>
          <w:ins w:id="2096" w:author="박윤수" w:date="2014-08-23T00:19:00Z"/>
          <w:sz w:val="20"/>
          <w:lang w:val="en-US" w:eastAsia="ko-KR"/>
        </w:rPr>
      </w:pPr>
      <w:ins w:id="2097" w:author="박윤수" w:date="2014-08-23T00:19:00Z">
        <w:r>
          <w:rPr>
            <w:rFonts w:hint="eastAsia"/>
            <w:sz w:val="20"/>
            <w:lang w:val="en-US" w:eastAsia="ko-KR"/>
          </w:rPr>
          <w:t>이제</w:t>
        </w:r>
        <w:r>
          <w:rPr>
            <w:rFonts w:hint="eastAsia"/>
            <w:sz w:val="20"/>
            <w:lang w:val="en-US" w:eastAsia="ko-KR"/>
          </w:rPr>
          <w:t xml:space="preserve">, </w:t>
        </w:r>
        <w:r>
          <w:rPr>
            <w:rFonts w:hint="eastAsia"/>
            <w:sz w:val="20"/>
            <w:lang w:val="en-US" w:eastAsia="ko-KR"/>
          </w:rPr>
          <w:t>실행버튼</w:t>
        </w:r>
        <w:r>
          <w:rPr>
            <w:rFonts w:hint="eastAsia"/>
            <w:sz w:val="20"/>
            <w:lang w:val="en-US" w:eastAsia="ko-KR"/>
          </w:rPr>
          <w:t>(</w:t>
        </w:r>
        <w:r w:rsidR="00AF7365">
          <w:rPr>
            <w:noProof/>
            <w:sz w:val="20"/>
            <w:lang w:val="en-US" w:eastAsia="ko-KR"/>
            <w:rPrChange w:id="20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72" name="그림 8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>
                      <a:blip r:embed="rId4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sz w:val="20"/>
            <w:lang w:val="en-US" w:eastAsia="ko-KR"/>
          </w:rPr>
          <w:t>)</w:t>
        </w:r>
        <w:r>
          <w:rPr>
            <w:rFonts w:hint="eastAsia"/>
            <w:sz w:val="20"/>
            <w:lang w:val="en-US" w:eastAsia="ko-KR"/>
          </w:rPr>
          <w:t>을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클릭하여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리보그</w:t>
        </w:r>
        <w:r>
          <w:rPr>
            <w:sz w:val="20"/>
            <w:lang w:val="en-US" w:eastAsia="ko-KR"/>
          </w:rPr>
          <w:t>가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sz w:val="20"/>
            <w:lang w:val="en-US" w:eastAsia="ko-KR"/>
          </w:rPr>
          <w:t>‘</w:t>
        </w:r>
        <w:r>
          <w:rPr>
            <w:rFonts w:hint="eastAsia"/>
            <w:sz w:val="20"/>
            <w:lang w:val="en-US" w:eastAsia="ko-KR"/>
          </w:rPr>
          <w:t>리보그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월드</w:t>
        </w:r>
        <w:r>
          <w:rPr>
            <w:sz w:val="20"/>
            <w:lang w:val="en-US" w:eastAsia="ko-KR"/>
          </w:rPr>
          <w:t>’</w:t>
        </w:r>
        <w:r>
          <w:rPr>
            <w:rFonts w:hint="eastAsia"/>
            <w:sz w:val="20"/>
            <w:lang w:val="en-US" w:eastAsia="ko-KR"/>
          </w:rPr>
          <w:t>에서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움직이는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것을</w:t>
        </w:r>
        <w:r>
          <w:rPr>
            <w:rFonts w:hint="eastAsia"/>
            <w:sz w:val="20"/>
            <w:lang w:val="en-US" w:eastAsia="ko-KR"/>
          </w:rPr>
          <w:t xml:space="preserve"> </w:t>
        </w:r>
        <w:r>
          <w:rPr>
            <w:rFonts w:hint="eastAsia"/>
            <w:sz w:val="20"/>
            <w:lang w:val="en-US" w:eastAsia="ko-KR"/>
          </w:rPr>
          <w:t>지켜보세요</w:t>
        </w:r>
        <w:r>
          <w:rPr>
            <w:rFonts w:hint="eastAsia"/>
            <w:sz w:val="20"/>
            <w:lang w:val="en-US" w:eastAsia="ko-KR"/>
          </w:rPr>
          <w:t>.</w:t>
        </w:r>
      </w:ins>
    </w:p>
    <w:p w:rsidR="00AF2823" w:rsidRDefault="00AF2823" w:rsidP="00AF2823">
      <w:pPr>
        <w:spacing w:after="0"/>
        <w:rPr>
          <w:ins w:id="2099" w:author="박윤수" w:date="2014-08-23T00:19:00Z"/>
          <w:sz w:val="20"/>
          <w:lang w:val="en-US" w:eastAsia="ko-KR"/>
        </w:rPr>
      </w:pPr>
    </w:p>
    <w:p w:rsidR="00AF2823" w:rsidRPr="00384543" w:rsidRDefault="00AF2823" w:rsidP="00AF2823">
      <w:pPr>
        <w:spacing w:after="0"/>
        <w:rPr>
          <w:ins w:id="2100" w:author="박윤수" w:date="2014-08-23T00:19:00Z"/>
          <w:sz w:val="20"/>
          <w:lang w:val="en-US" w:eastAsia="ko-KR"/>
        </w:rPr>
      </w:pPr>
    </w:p>
    <w:p w:rsidR="00AF2823" w:rsidRPr="00FB7442" w:rsidRDefault="00AF2823" w:rsidP="00AF2823">
      <w:pPr>
        <w:rPr>
          <w:ins w:id="2101" w:author="박윤수" w:date="2014-08-23T00:19:00Z"/>
          <w:b/>
          <w:color w:val="4F6228" w:themeColor="accent3" w:themeShade="80"/>
          <w:lang w:eastAsia="ko-KR"/>
        </w:rPr>
      </w:pPr>
      <w:ins w:id="2102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103" w:author="박윤수" w:date="2014-08-23T00:19:00Z"/>
          <w:lang w:eastAsia="ko-KR"/>
        </w:rPr>
      </w:pPr>
      <w:ins w:id="2104" w:author="박윤수" w:date="2014-08-23T00:19:00Z"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함수</w:t>
        </w:r>
        <w:r>
          <w:rPr>
            <w:rFonts w:hint="eastAsia"/>
            <w:lang w:eastAsia="ko-KR"/>
          </w:rPr>
          <w:t xml:space="preserve"> move() 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바꾸세요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105" w:author="박윤수" w:date="2014-08-23T00:19:00Z"/>
          <w:lang w:eastAsia="ko-KR"/>
        </w:rPr>
      </w:pPr>
      <w:ins w:id="2106" w:author="박윤수" w:date="2014-08-23T00:19:00Z">
        <w:r>
          <w:rPr>
            <w:rFonts w:hint="eastAsia"/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107" w:author="박윤수" w:date="2014-08-23T00:19:00Z"/>
          <w:lang w:eastAsia="ko-KR"/>
        </w:rPr>
      </w:pPr>
      <w:ins w:id="2108" w:author="박윤수" w:date="2014-08-23T00:19:00Z">
        <w:r>
          <w:rPr>
            <w:rFonts w:hint="eastAsia"/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109" w:author="박윤수" w:date="2014-08-23T00:19:00Z"/>
          <w:lang w:eastAsia="ko-KR"/>
        </w:rPr>
      </w:pPr>
      <w:ins w:id="2110" w:author="박윤수" w:date="2014-08-23T00:19:00Z">
        <w:r>
          <w:rPr>
            <w:rFonts w:hint="eastAsia"/>
            <w:lang w:eastAsia="ko-KR"/>
          </w:rPr>
          <w:t>turn_off()</w:t>
        </w:r>
      </w:ins>
    </w:p>
    <w:p w:rsidR="00AF2823" w:rsidRDefault="00AF2823" w:rsidP="00AF2823">
      <w:pPr>
        <w:spacing w:after="0"/>
        <w:rPr>
          <w:ins w:id="2111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112" w:author="박윤수" w:date="2014-08-23T00:19:00Z"/>
          <w:b/>
          <w:color w:val="943634" w:themeColor="accent2" w:themeShade="BF"/>
          <w:lang w:eastAsia="ko-KR"/>
        </w:rPr>
      </w:pPr>
      <w:ins w:id="2113" w:author="박윤수" w:date="2014-08-23T00:19:00Z">
        <w:r>
          <w:rPr>
            <w:rFonts w:hint="eastAsia"/>
            <w:lang w:eastAsia="ko-KR"/>
          </w:rPr>
          <w:t>저장버튼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1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73" name="그림 17" descr="btn_save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ave_program.png"/>
                      <pic:cNvPicPr/>
                    </pic:nvPicPr>
                    <pic:blipFill>
                      <a:blip r:embed="rId5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클릭하고</w:t>
        </w:r>
        <w:r>
          <w:rPr>
            <w:rFonts w:hint="eastAsia"/>
            <w:lang w:eastAsia="ko-KR"/>
          </w:rPr>
          <w:t xml:space="preserve">,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move2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자동으로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확장자</w:t>
        </w:r>
        <w:r>
          <w:rPr>
            <w:rFonts w:hint="eastAsia"/>
            <w:lang w:eastAsia="ko-KR"/>
          </w:rPr>
          <w:t>(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.rur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축하합니다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작성하셨습니다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실행버튼</w:t>
        </w:r>
        <w:r>
          <w:rPr>
            <w:rFonts w:hint="eastAsia"/>
            <w:lang w:eastAsia="ko-KR"/>
          </w:rPr>
          <w:t xml:space="preserve">( </w:t>
        </w:r>
        <w:r w:rsidR="00AF7365">
          <w:rPr>
            <w:noProof/>
            <w:lang w:val="en-US" w:eastAsia="ko-KR"/>
            <w:rPrChange w:id="211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74" name="그림 8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>
                      <a:blip r:embed="rId4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116" w:author="박윤수" w:date="2014-08-23T00:19:00Z"/>
          <w:b/>
          <w:color w:val="943634" w:themeColor="accent2" w:themeShade="BF"/>
          <w:lang w:eastAsia="ko-KR"/>
        </w:rPr>
      </w:pPr>
    </w:p>
    <w:p w:rsidR="00AF2823" w:rsidRDefault="00AF2823" w:rsidP="00AF2823">
      <w:pPr>
        <w:spacing w:after="0"/>
        <w:ind w:left="0"/>
        <w:rPr>
          <w:ins w:id="2117" w:author="박윤수" w:date="2014-08-23T00:19:00Z"/>
          <w:b/>
          <w:color w:val="943634" w:themeColor="accent2" w:themeShade="BF"/>
          <w:lang w:eastAsia="ko-KR"/>
        </w:rPr>
      </w:pPr>
      <w:ins w:id="2118" w:author="박윤수" w:date="2014-08-23T00:19:00Z">
        <w:r>
          <w:rPr>
            <w:b/>
            <w:color w:val="943634" w:themeColor="accent2" w:themeShade="BF"/>
            <w:lang w:eastAsia="ko-KR"/>
          </w:rPr>
          <w:br w:type="page"/>
        </w:r>
      </w:ins>
    </w:p>
    <w:p w:rsidR="00AF2823" w:rsidRDefault="00AF2823" w:rsidP="00AF2823">
      <w:pPr>
        <w:spacing w:after="0"/>
        <w:rPr>
          <w:ins w:id="2119" w:author="박윤수" w:date="2014-08-23T00:19:00Z"/>
          <w:b/>
          <w:color w:val="943634" w:themeColor="accent2" w:themeShade="BF"/>
          <w:lang w:eastAsia="ko-KR"/>
        </w:rPr>
      </w:pPr>
      <w:ins w:id="2120" w:author="박윤수" w:date="2014-08-23T00:19:00Z">
        <w:r w:rsidRPr="001A433F">
          <w:rPr>
            <w:rFonts w:hint="eastAsia"/>
            <w:b/>
            <w:color w:val="943634" w:themeColor="accent2" w:themeShade="BF"/>
            <w:lang w:eastAsia="ko-KR"/>
          </w:rPr>
          <w:lastRenderedPageBreak/>
          <w:t>실험</w:t>
        </w:r>
        <w:r w:rsidRPr="001A433F">
          <w:rPr>
            <w:rFonts w:hint="eastAsia"/>
            <w:b/>
            <w:color w:val="943634" w:themeColor="accent2" w:themeShade="BF"/>
            <w:lang w:eastAsia="ko-KR"/>
          </w:rPr>
          <w:t>!</w:t>
        </w:r>
      </w:ins>
    </w:p>
    <w:p w:rsidR="00AF2823" w:rsidRPr="001A433F" w:rsidRDefault="00AF2823" w:rsidP="00AF2823">
      <w:pPr>
        <w:spacing w:after="0"/>
        <w:rPr>
          <w:ins w:id="2121" w:author="박윤수" w:date="2014-08-23T00:19:00Z"/>
          <w:b/>
          <w:color w:val="943634" w:themeColor="accent2" w:themeShade="BF"/>
          <w:lang w:eastAsia="ko-KR"/>
        </w:rPr>
      </w:pPr>
    </w:p>
    <w:p w:rsidR="00AF2823" w:rsidRDefault="00AF2823" w:rsidP="00AF2823">
      <w:pPr>
        <w:spacing w:after="0"/>
        <w:rPr>
          <w:ins w:id="2122" w:author="박윤수" w:date="2014-08-23T00:19:00Z"/>
          <w:lang w:eastAsia="ko-KR"/>
        </w:rPr>
      </w:pPr>
      <w:ins w:id="2123" w:author="박윤수" w:date="2014-08-23T00:19:00Z"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너무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넘어가게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발생할까요</w:t>
        </w:r>
        <w:r>
          <w:rPr>
            <w:rFonts w:hint="eastAsia"/>
            <w:lang w:eastAsia="ko-KR"/>
          </w:rPr>
          <w:t xml:space="preserve">? </w:t>
        </w:r>
        <w:r>
          <w:rPr>
            <w:rFonts w:hint="eastAsia"/>
            <w:lang w:eastAsia="ko-KR"/>
          </w:rPr>
          <w:t>특히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</w:t>
        </w:r>
        <w:r>
          <w:rPr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강조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하이라이트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124" w:author="박윤수" w:date="2014-08-23T00:19:00Z"/>
          <w:lang w:eastAsia="ko-KR"/>
        </w:rPr>
      </w:pPr>
    </w:p>
    <w:p w:rsidR="00AF2823" w:rsidRDefault="00AF7365" w:rsidP="00AF2823">
      <w:pPr>
        <w:jc w:val="center"/>
        <w:rPr>
          <w:ins w:id="2125" w:author="박윤수" w:date="2014-08-23T00:19:00Z"/>
          <w:lang w:eastAsia="ko-KR"/>
        </w:rPr>
      </w:pPr>
      <w:ins w:id="2126" w:author="박윤수" w:date="2014-08-23T00:19:00Z">
        <w:r>
          <w:rPr>
            <w:noProof/>
            <w:lang w:val="en-US" w:eastAsia="ko-KR"/>
            <w:rPrChange w:id="212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75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월드</w:t>
        </w:r>
        <w:r w:rsidR="00AF2823">
          <w:rPr>
            <w:lang w:eastAsia="ko-KR"/>
          </w:rPr>
          <w:t>를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탐색하는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리보그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12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76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오류</w:t>
        </w:r>
        <w:r w:rsidR="00AF2823">
          <w:rPr>
            <w:rFonts w:hint="eastAsia"/>
            <w:lang w:eastAsia="ko-KR"/>
          </w:rPr>
          <w:t xml:space="preserve">(eRRoRs) </w:t>
        </w:r>
        <w:r w:rsidR="00AF2823">
          <w:rPr>
            <w:rFonts w:hint="eastAsia"/>
            <w:lang w:eastAsia="ko-KR"/>
          </w:rPr>
          <w:t>다루기</w:t>
        </w:r>
        <w:r w:rsidR="00AF2823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212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77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8F57AA" w:rsidRDefault="00AF2823" w:rsidP="00AF2823">
      <w:pPr>
        <w:spacing w:after="0"/>
        <w:rPr>
          <w:ins w:id="2130" w:author="박윤수" w:date="2014-08-23T00:19:00Z"/>
          <w:lang w:eastAsia="ko-KR"/>
        </w:rPr>
      </w:pPr>
    </w:p>
    <w:p w:rsidR="00AF2823" w:rsidRDefault="00AF2823" w:rsidP="00AF2823">
      <w:pPr>
        <w:pStyle w:val="HiddenfromContents"/>
        <w:pageBreakBefore/>
        <w:rPr>
          <w:ins w:id="2131" w:author="박윤수" w:date="2014-08-23T00:19:00Z"/>
          <w:rFonts w:asciiTheme="minorEastAsia" w:hAnsiTheme="minorEastAsia"/>
          <w:lang w:eastAsia="ko-KR"/>
        </w:rPr>
      </w:pPr>
      <w:bookmarkStart w:id="2132" w:name="_Toc396517136"/>
      <w:ins w:id="2133" w:author="박윤수" w:date="2014-08-23T00:19:00Z">
        <w:r>
          <w:rPr>
            <w:rFonts w:asciiTheme="minorEastAsia" w:hAnsiTheme="minorEastAsia" w:hint="eastAsia"/>
            <w:lang w:eastAsia="ko-KR"/>
          </w:rPr>
          <w:lastRenderedPageBreak/>
          <w:t>오류(eRRoRs) 다루기</w:t>
        </w:r>
        <w:bookmarkEnd w:id="2132"/>
      </w:ins>
    </w:p>
    <w:p w:rsidR="00AF2823" w:rsidRDefault="00AF2823" w:rsidP="00AF2823">
      <w:pPr>
        <w:rPr>
          <w:ins w:id="2134" w:author="박윤수" w:date="2014-08-23T00:19:00Z"/>
          <w:lang w:eastAsia="ko-KR"/>
        </w:rPr>
      </w:pPr>
      <w:ins w:id="2135" w:author="박윤수" w:date="2014-08-23T00:19:00Z">
        <w:r>
          <w:rPr>
            <w:rFonts w:hint="eastAsia"/>
            <w:lang w:eastAsia="ko-KR"/>
          </w:rPr>
          <w:t>리보그는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좋기도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하구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나쁘기도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예를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작성합니다</w:t>
        </w:r>
      </w:ins>
    </w:p>
    <w:p w:rsidR="00AF2823" w:rsidRDefault="00AF2823" w:rsidP="00AF2823">
      <w:pPr>
        <w:spacing w:after="0"/>
        <w:rPr>
          <w:ins w:id="2136" w:author="박윤수" w:date="2014-08-23T00:19:00Z"/>
          <w:lang w:eastAsia="ko-KR"/>
        </w:rPr>
      </w:pPr>
      <w:ins w:id="2137" w:author="박윤수" w:date="2014-08-23T00:19:00Z">
        <w:r>
          <w:rPr>
            <w:rFonts w:hint="eastAsia"/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138" w:author="박윤수" w:date="2014-08-23T00:19:00Z"/>
          <w:lang w:eastAsia="ko-KR"/>
        </w:rPr>
      </w:pPr>
      <w:ins w:id="2139" w:author="박윤수" w:date="2014-08-23T00:19:00Z">
        <w:r>
          <w:rPr>
            <w:rFonts w:hint="eastAsia"/>
            <w:lang w:eastAsia="ko-KR"/>
          </w:rPr>
          <w:t>turn_off()</w:t>
        </w:r>
      </w:ins>
    </w:p>
    <w:p w:rsidR="00AF2823" w:rsidRDefault="00AF2823" w:rsidP="00AF2823">
      <w:pPr>
        <w:spacing w:after="0"/>
        <w:rPr>
          <w:ins w:id="2140" w:author="박윤수" w:date="2014-08-23T00:19:00Z"/>
          <w:lang w:eastAsia="ko-KR"/>
        </w:rPr>
      </w:pPr>
    </w:p>
    <w:p w:rsidR="00AF2823" w:rsidRDefault="00AF2823" w:rsidP="00AF2823">
      <w:pPr>
        <w:rPr>
          <w:ins w:id="2141" w:author="박윤수" w:date="2014-08-23T00:19:00Z"/>
          <w:lang w:eastAsia="ko-KR"/>
        </w:rPr>
      </w:pPr>
      <w:ins w:id="2142" w:author="박윤수" w:date="2014-08-23T00:19:00Z"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wrong_move.rur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자신만의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특별한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불평합니다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왜냐하면</w:t>
        </w:r>
        <w:r>
          <w:rPr>
            <w:rFonts w:hint="eastAsia"/>
            <w:lang w:eastAsia="ko-KR"/>
          </w:rPr>
          <w:t xml:space="preserve"> Egrebor</w:t>
        </w:r>
        <w:r>
          <w:rPr>
            <w:rFonts w:hint="eastAsia"/>
            <w:lang w:eastAsia="ko-KR"/>
          </w:rPr>
          <w:t>에게</w:t>
        </w:r>
        <w:r>
          <w:rPr>
            <w:rFonts w:hint="eastAsia"/>
            <w:lang w:eastAsia="ko-KR"/>
          </w:rPr>
          <w:t xml:space="preserve"> M</w:t>
        </w:r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m (</w:t>
        </w:r>
        <w:r>
          <w:rPr>
            <w:rFonts w:hint="eastAsia"/>
            <w:lang w:eastAsia="ko-KR"/>
          </w:rPr>
          <w:t>대문자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소문자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때문입니다</w:t>
        </w:r>
        <w:r>
          <w:rPr>
            <w:rFonts w:hint="eastAsia"/>
            <w:lang w:eastAsia="ko-KR"/>
          </w:rPr>
          <w:t>.</w:t>
        </w:r>
      </w:ins>
    </w:p>
    <w:p w:rsidR="00AF2823" w:rsidRPr="00FB7442" w:rsidRDefault="00AF2823" w:rsidP="00AF2823">
      <w:pPr>
        <w:rPr>
          <w:ins w:id="2143" w:author="박윤수" w:date="2014-08-23T00:19:00Z"/>
          <w:b/>
          <w:color w:val="4F6228" w:themeColor="accent3" w:themeShade="80"/>
          <w:lang w:eastAsia="ko-KR"/>
        </w:rPr>
      </w:pPr>
      <w:ins w:id="2144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145" w:author="박윤수" w:date="2014-08-23T00:19:00Z"/>
          <w:lang w:eastAsia="ko-KR"/>
        </w:rPr>
      </w:pPr>
      <w:ins w:id="2146" w:author="박윤수" w:date="2014-08-23T00:19:00Z">
        <w:r>
          <w:rPr>
            <w:rFonts w:hint="eastAsia"/>
            <w:lang w:eastAsia="ko-KR"/>
          </w:rPr>
          <w:t>정확하게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일어나는지를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Egrebor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종류의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불평을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잘못된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것인지를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</w:t>
        </w:r>
        <w:r>
          <w:rPr>
            <w:rFonts w:hint="eastAsia"/>
            <w:lang w:eastAsia="ko-KR"/>
          </w:rPr>
          <w:t>(bug)</w:t>
        </w:r>
        <w:r>
          <w:rPr>
            <w:rFonts w:hint="eastAsia"/>
            <w:lang w:eastAsia="ko-KR"/>
          </w:rPr>
          <w:t>이지를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파악하는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잠시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배우게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조만간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배우게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147" w:author="박윤수" w:date="2014-08-23T00:19:00Z"/>
          <w:b/>
          <w:color w:val="943634" w:themeColor="accent2" w:themeShade="BF"/>
          <w:lang w:eastAsia="ko-KR"/>
        </w:rPr>
      </w:pPr>
      <w:ins w:id="2148" w:author="박윤수" w:date="2014-08-23T00:19:00Z">
        <w:r>
          <w:rPr>
            <w:rFonts w:hint="eastAsia"/>
            <w:b/>
            <w:color w:val="943634" w:themeColor="accent2" w:themeShade="BF"/>
            <w:lang w:eastAsia="ko-KR"/>
          </w:rPr>
          <w:t>퀴즈</w:t>
        </w:r>
      </w:ins>
    </w:p>
    <w:p w:rsidR="00AF2823" w:rsidRPr="001A433F" w:rsidRDefault="00AF2823" w:rsidP="00AF2823">
      <w:pPr>
        <w:spacing w:after="0"/>
        <w:rPr>
          <w:ins w:id="2149" w:author="박윤수" w:date="2014-08-23T00:19:00Z"/>
          <w:b/>
          <w:color w:val="943634" w:themeColor="accent2" w:themeShade="BF"/>
          <w:lang w:eastAsia="ko-KR"/>
        </w:rPr>
      </w:pPr>
    </w:p>
    <w:p w:rsidR="00AF2823" w:rsidRDefault="00AF2823" w:rsidP="00AF2823">
      <w:pPr>
        <w:rPr>
          <w:ins w:id="2150" w:author="박윤수" w:date="2014-08-23T00:19:00Z"/>
          <w:lang w:eastAsia="ko-KR"/>
        </w:rPr>
      </w:pPr>
      <w:ins w:id="2151" w:author="박윤수" w:date="2014-08-23T00:19:00Z"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무엇입니까</w:t>
        </w:r>
        <w:r>
          <w:rPr>
            <w:rFonts w:hint="eastAsia"/>
            <w:lang w:eastAsia="ko-KR"/>
          </w:rPr>
          <w:t xml:space="preserve">? </w:t>
        </w:r>
        <w:r>
          <w:rPr>
            <w:rFonts w:hint="eastAsia"/>
            <w:lang w:eastAsia="ko-KR"/>
          </w:rPr>
          <w:t>유효한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프로그램이란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어떠한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메시지도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예상한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Pr="007134F7" w:rsidRDefault="00AF7365" w:rsidP="00AF2823">
      <w:pPr>
        <w:jc w:val="center"/>
        <w:rPr>
          <w:ins w:id="2152" w:author="박윤수" w:date="2014-08-23T00:19:00Z"/>
          <w:lang w:eastAsia="ko-KR"/>
        </w:rPr>
      </w:pPr>
      <w:ins w:id="2153" w:author="박윤수" w:date="2014-08-23T00:19:00Z">
        <w:r>
          <w:rPr>
            <w:noProof/>
            <w:lang w:val="en-US" w:eastAsia="ko-KR"/>
            <w:rPrChange w:id="215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78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첫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번째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프로그램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15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79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주석</w:t>
        </w:r>
        <w:r w:rsidR="00AF2823">
          <w:rPr>
            <w:rFonts w:hint="eastAsia"/>
            <w:lang w:eastAsia="ko-KR"/>
          </w:rPr>
          <w:t xml:space="preserve">(Comments) </w:t>
        </w:r>
        <w:r>
          <w:rPr>
            <w:noProof/>
            <w:lang w:val="en-US" w:eastAsia="ko-KR"/>
            <w:rPrChange w:id="215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80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321C78" w:rsidRDefault="00AF2823" w:rsidP="00AF2823">
      <w:pPr>
        <w:rPr>
          <w:ins w:id="2157" w:author="박윤수" w:date="2014-08-23T00:19:00Z"/>
          <w:lang w:eastAsia="ko-KR"/>
        </w:rPr>
      </w:pPr>
    </w:p>
    <w:p w:rsidR="00AF2823" w:rsidRPr="00B36576" w:rsidRDefault="00E80AEF" w:rsidP="00AF2823">
      <w:pPr>
        <w:pStyle w:val="HiddenfromContents"/>
        <w:pageBreakBefore/>
        <w:ind w:left="567"/>
        <w:rPr>
          <w:ins w:id="2158" w:author="박윤수" w:date="2014-08-23T00:19:00Z"/>
          <w:rFonts w:asciiTheme="minorEastAsia" w:hAnsiTheme="minorEastAsia"/>
          <w:lang w:eastAsia="ko-KR"/>
          <w:rPrChange w:id="2159" w:author="박윤수" w:date="2014-08-23T00:29:00Z">
            <w:rPr>
              <w:ins w:id="2160" w:author="박윤수" w:date="2014-08-23T00:19:00Z"/>
              <w:rFonts w:asciiTheme="minorEastAsia" w:hAnsiTheme="minorEastAsia"/>
              <w:color w:val="0070C0"/>
              <w:lang w:eastAsia="ko-KR"/>
            </w:rPr>
          </w:rPrChange>
        </w:rPr>
      </w:pPr>
      <w:bookmarkStart w:id="2161" w:name="_Toc396517137"/>
      <w:ins w:id="2162" w:author="박윤수" w:date="2014-08-23T00:19:00Z">
        <w:r w:rsidRPr="00E80AEF">
          <w:rPr>
            <w:rFonts w:asciiTheme="minorEastAsia" w:hAnsiTheme="minorEastAsia" w:hint="eastAsia"/>
            <w:lang w:eastAsia="ko-KR"/>
            <w:rPrChange w:id="2163" w:author="박윤수" w:date="2014-08-23T00:29:00Z">
              <w:rPr>
                <w:rFonts w:asciiTheme="minorEastAsia" w:hAnsiTheme="minorEastAsia" w:hint="eastAsia"/>
                <w:color w:val="0070C0"/>
                <w:u w:val="single"/>
                <w:lang w:eastAsia="ko-KR"/>
              </w:rPr>
            </w:rPrChange>
          </w:rPr>
          <w:lastRenderedPageBreak/>
          <w:t>주석</w:t>
        </w:r>
        <w:r w:rsidRPr="00E80AEF">
          <w:rPr>
            <w:rFonts w:asciiTheme="minorEastAsia" w:hAnsiTheme="minorEastAsia"/>
            <w:lang w:eastAsia="ko-KR"/>
            <w:rPrChange w:id="2164" w:author="박윤수" w:date="2014-08-23T00:29:00Z">
              <w:rPr>
                <w:rFonts w:asciiTheme="minorEastAsia" w:hAnsiTheme="minorEastAsia"/>
                <w:color w:val="0070C0"/>
                <w:u w:val="single"/>
                <w:lang w:eastAsia="ko-KR"/>
              </w:rPr>
            </w:rPrChange>
          </w:rPr>
          <w:t>(Comments)</w:t>
        </w:r>
        <w:bookmarkEnd w:id="2161"/>
        <w:r w:rsidRPr="00E80AEF">
          <w:rPr>
            <w:rFonts w:asciiTheme="minorEastAsia" w:hAnsiTheme="minorEastAsia"/>
            <w:lang w:eastAsia="ko-KR"/>
            <w:rPrChange w:id="2165" w:author="박윤수" w:date="2014-08-23T00:29:00Z">
              <w:rPr>
                <w:rFonts w:asciiTheme="minorEastAsia" w:hAnsiTheme="minorEastAsia"/>
                <w:color w:val="0070C0"/>
                <w:u w:val="single"/>
                <w:lang w:eastAsia="ko-KR"/>
              </w:rPr>
            </w:rPrChange>
          </w:rPr>
          <w:t xml:space="preserve"> </w:t>
        </w:r>
      </w:ins>
    </w:p>
    <w:p w:rsidR="00AF2823" w:rsidRDefault="00AF2823" w:rsidP="00AF2823">
      <w:pPr>
        <w:rPr>
          <w:ins w:id="2166" w:author="박윤수" w:date="2014-08-23T00:19:00Z"/>
          <w:lang w:eastAsia="ko-KR"/>
        </w:rPr>
      </w:pPr>
      <w:ins w:id="2167" w:author="박윤수" w:date="2014-08-23T00:19:00Z"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그렇지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기다리는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168" w:author="박윤수" w:date="2014-08-23T00:19:00Z"/>
          <w:lang w:eastAsia="ko-KR"/>
        </w:rPr>
      </w:pPr>
      <w:ins w:id="2169" w:author="박윤수" w:date="2014-08-23T00:19:00Z">
        <w:r>
          <w:rPr>
            <w:rFonts w:hint="eastAsia"/>
            <w:lang w:eastAsia="ko-KR"/>
          </w:rPr>
          <w:t>좋습니다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표시되어야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기억하십니까</w:t>
        </w:r>
        <w:r>
          <w:rPr>
            <w:rFonts w:hint="eastAsia"/>
            <w:lang w:eastAsia="ko-KR"/>
          </w:rPr>
          <w:t xml:space="preserve">?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못한다면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읽어보세요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170" w:author="박윤수" w:date="2014-08-23T00:19:00Z"/>
          <w:lang w:eastAsia="ko-KR"/>
        </w:rPr>
      </w:pPr>
      <w:ins w:id="2171" w:author="박윤수" w:date="2014-08-23T00:19:00Z">
        <w:r>
          <w:rPr>
            <w:rFonts w:hint="eastAsia"/>
            <w:lang w:eastAsia="ko-KR"/>
          </w:rPr>
          <w:t>기다리겠습니다</w:t>
        </w:r>
        <w:r>
          <w:rPr>
            <w:lang w:eastAsia="ko-KR"/>
          </w:rPr>
          <w:t>……</w:t>
        </w:r>
      </w:ins>
    </w:p>
    <w:p w:rsidR="00AF2823" w:rsidRDefault="00AF2823" w:rsidP="00AF2823">
      <w:pPr>
        <w:rPr>
          <w:ins w:id="2172" w:author="박윤수" w:date="2014-08-23T00:19:00Z"/>
          <w:lang w:eastAsia="ko-KR"/>
        </w:rPr>
      </w:pPr>
      <w:ins w:id="2173" w:author="박윤수" w:date="2014-08-23T00:19:00Z">
        <w:r>
          <w:rPr>
            <w:rFonts w:hint="eastAsia"/>
            <w:lang w:eastAsia="ko-KR"/>
          </w:rPr>
          <w:t>이해하시죠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그렇습니다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사람이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요구됩니다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사람을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메모를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요령이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메모나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노트를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</w:t>
        </w:r>
        <w:r>
          <w:rPr>
            <w:rFonts w:hint="eastAsia"/>
            <w:lang w:eastAsia="ko-KR"/>
          </w:rPr>
          <w:t>(Comments)</w:t>
        </w:r>
        <w:r>
          <w:rPr>
            <w:rFonts w:hint="eastAsia"/>
            <w:lang w:eastAsia="ko-KR"/>
          </w:rPr>
          <w:t>이라고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가르쳐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드리겠습니다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174" w:author="박윤수" w:date="2014-08-23T00:19:00Z"/>
          <w:lang w:eastAsia="ko-KR"/>
        </w:rPr>
      </w:pPr>
      <w:ins w:id="2175" w:author="박윤수" w:date="2014-08-23T00:19:00Z">
        <w:r>
          <w:rPr>
            <w:rFonts w:hint="eastAsia"/>
            <w:lang w:eastAsia="ko-KR"/>
          </w:rPr>
          <w:t xml:space="preserve">#  </w:t>
        </w:r>
        <w:r>
          <w:rPr>
            <w:rFonts w:hint="eastAsia"/>
            <w:lang w:eastAsia="ko-KR"/>
          </w:rPr>
          <w:t>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(My first </w:t>
        </w:r>
        <w:r>
          <w:rPr>
            <w:lang w:eastAsia="ko-KR"/>
          </w:rPr>
          <w:t>program</w:t>
        </w:r>
        <w:r>
          <w:rPr>
            <w:rFonts w:hint="eastAsia"/>
            <w:lang w:eastAsia="ko-KR"/>
          </w:rPr>
          <w:t>)</w:t>
        </w:r>
      </w:ins>
    </w:p>
    <w:p w:rsidR="00AF2823" w:rsidRDefault="00AF2823" w:rsidP="00AF2823">
      <w:pPr>
        <w:rPr>
          <w:ins w:id="2176" w:author="박윤수" w:date="2014-08-23T00:19:00Z"/>
          <w:lang w:eastAsia="ko-KR"/>
        </w:rPr>
      </w:pPr>
      <w:ins w:id="2177" w:author="박윤수" w:date="2014-08-23T00:19:00Z"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2B7235" w:rsidRDefault="00AF2823" w:rsidP="00AF2823">
      <w:pPr>
        <w:spacing w:after="0"/>
        <w:rPr>
          <w:ins w:id="2178" w:author="박윤수" w:date="2014-08-23T00:19:00Z"/>
          <w:color w:val="00B050"/>
          <w:lang w:eastAsia="ko-KR"/>
        </w:rPr>
      </w:pPr>
      <w:ins w:id="2179" w:author="박윤수" w:date="2014-08-23T00:19:00Z">
        <w:r w:rsidRPr="00D21A89">
          <w:rPr>
            <w:color w:val="00B050"/>
            <w:lang w:eastAsia="ko-KR"/>
          </w:rPr>
          <w:t># My first program</w:t>
        </w:r>
      </w:ins>
    </w:p>
    <w:p w:rsidR="00AF2823" w:rsidRDefault="00AF2823" w:rsidP="00AF2823">
      <w:pPr>
        <w:spacing w:after="0"/>
        <w:rPr>
          <w:ins w:id="2180" w:author="박윤수" w:date="2014-08-23T00:19:00Z"/>
          <w:lang w:eastAsia="ko-KR"/>
        </w:rPr>
      </w:pPr>
      <w:ins w:id="2181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182" w:author="박윤수" w:date="2014-08-23T00:19:00Z"/>
          <w:lang w:eastAsia="ko-KR"/>
        </w:rPr>
      </w:pPr>
      <w:ins w:id="2183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184" w:author="박윤수" w:date="2014-08-23T00:19:00Z"/>
          <w:lang w:eastAsia="ko-KR"/>
        </w:rPr>
      </w:pPr>
      <w:ins w:id="2185" w:author="박윤수" w:date="2014-08-23T00:19:00Z">
        <w:r>
          <w:rPr>
            <w:lang w:eastAsia="ko-KR"/>
          </w:rPr>
          <w:t>turn_off()</w:t>
        </w:r>
      </w:ins>
    </w:p>
    <w:p w:rsidR="00AF2823" w:rsidRDefault="00AF2823" w:rsidP="00AF2823">
      <w:pPr>
        <w:spacing w:after="0"/>
        <w:rPr>
          <w:ins w:id="2186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187" w:author="박윤수" w:date="2014-08-23T00:19:00Z"/>
          <w:lang w:eastAsia="ko-KR"/>
        </w:rPr>
      </w:pPr>
      <w:ins w:id="2188" w:author="박윤수" w:date="2014-08-23T00:19:00Z"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색맹이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아니라면</w:t>
        </w:r>
        <w:r>
          <w:rPr>
            <w:rFonts w:hint="eastAsia"/>
            <w:lang w:eastAsia="ko-KR"/>
          </w:rPr>
          <w:t xml:space="preserve"> #</w:t>
        </w:r>
        <w:r>
          <w:rPr>
            <w:rFonts w:hint="eastAsia"/>
            <w:lang w:eastAsia="ko-KR"/>
          </w:rPr>
          <w:t>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녹색으로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# </w:t>
        </w:r>
        <w:r>
          <w:rPr>
            <w:rFonts w:hint="eastAsia"/>
            <w:lang w:eastAsia="ko-KR"/>
          </w:rPr>
          <w:t>기호로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주석이다라는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주석의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녹색이라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식별하는데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녹색으로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했는지는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특별한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이유가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러플</w:t>
        </w:r>
        <w:r>
          <w:rPr>
            <w:rFonts w:hint="eastAsia"/>
            <w:lang w:eastAsia="ko-KR"/>
          </w:rPr>
          <w:t xml:space="preserve">(RUR-PLE)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녹색을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선택했고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그래서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녹색으로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189" w:author="박윤수" w:date="2014-08-23T00:19:00Z"/>
          <w:lang w:eastAsia="ko-KR"/>
        </w:rPr>
      </w:pPr>
    </w:p>
    <w:p w:rsidR="00AF2823" w:rsidRDefault="00AF2823" w:rsidP="00AF2823">
      <w:pPr>
        <w:spacing w:after="0"/>
        <w:ind w:left="0"/>
        <w:rPr>
          <w:ins w:id="2190" w:author="박윤수" w:date="2014-08-23T00:19:00Z"/>
          <w:b/>
          <w:color w:val="4F6228" w:themeColor="accent3" w:themeShade="80"/>
          <w:lang w:eastAsia="ko-KR"/>
        </w:rPr>
      </w:pPr>
      <w:ins w:id="2191" w:author="박윤수" w:date="2014-08-23T00:19:00Z">
        <w:r>
          <w:rPr>
            <w:b/>
            <w:color w:val="4F6228" w:themeColor="accent3" w:themeShade="80"/>
            <w:lang w:eastAsia="ko-KR"/>
          </w:rPr>
          <w:br w:type="page"/>
        </w:r>
      </w:ins>
    </w:p>
    <w:p w:rsidR="00AF2823" w:rsidRPr="00FB7442" w:rsidRDefault="00AF2823" w:rsidP="00AF2823">
      <w:pPr>
        <w:rPr>
          <w:ins w:id="2192" w:author="박윤수" w:date="2014-08-23T00:19:00Z"/>
          <w:b/>
          <w:color w:val="4F6228" w:themeColor="accent3" w:themeShade="80"/>
          <w:lang w:eastAsia="ko-KR"/>
        </w:rPr>
      </w:pPr>
      <w:ins w:id="2193" w:author="박윤수" w:date="2014-08-23T00:19:00Z">
        <w:r w:rsidRPr="00B85D9B">
          <w:rPr>
            <w:rFonts w:hint="eastAsia"/>
            <w:b/>
            <w:color w:val="00B050"/>
            <w:lang w:eastAsia="ko-KR"/>
          </w:rPr>
          <w:lastRenderedPageBreak/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Pr="00CA22F3" w:rsidRDefault="00AF2823" w:rsidP="00AF2823">
      <w:pPr>
        <w:rPr>
          <w:ins w:id="2194" w:author="박윤수" w:date="2014-08-23T00:19:00Z"/>
          <w:lang w:val="en-US" w:eastAsia="ko-KR"/>
        </w:rPr>
      </w:pPr>
      <w:ins w:id="2195" w:author="박윤수" w:date="2014-08-23T00:19:00Z">
        <w:r>
          <w:rPr>
            <w:rFonts w:hint="eastAsia"/>
            <w:lang w:eastAsia="ko-KR"/>
          </w:rPr>
          <w:t>명령문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줄에</w:t>
        </w:r>
        <w:r>
          <w:rPr>
            <w:rFonts w:hint="eastAsia"/>
            <w:lang w:eastAsia="ko-KR"/>
          </w:rPr>
          <w:t xml:space="preserve"> # </w:t>
        </w:r>
        <w:r>
          <w:rPr>
            <w:rFonts w:hint="eastAsia"/>
            <w:lang w:eastAsia="ko-KR"/>
          </w:rPr>
          <w:t>기호를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붙이면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일어날까요</w:t>
        </w:r>
        <w:r>
          <w:rPr>
            <w:rFonts w:hint="eastAsia"/>
            <w:lang w:eastAsia="ko-KR"/>
          </w:rPr>
          <w:t>? #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붙여보고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실행버튼</w:t>
        </w:r>
        <w:r>
          <w:rPr>
            <w:rFonts w:hint="eastAsia"/>
            <w:lang w:val="en-US" w:eastAsia="ko-KR"/>
          </w:rPr>
          <w:t>(</w:t>
        </w:r>
        <w:r w:rsidR="00AF7365">
          <w:rPr>
            <w:noProof/>
            <w:lang w:val="en-US" w:eastAsia="ko-KR"/>
            <w:rPrChange w:id="21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81" name="그림 227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>
                      <a:blip r:embed="rId4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val="en-US" w:eastAsia="ko-KR"/>
          </w:rPr>
          <w:t>)</w:t>
        </w:r>
        <w:r>
          <w:rPr>
            <w:rFonts w:hint="eastAsia"/>
            <w:lang w:val="en-US" w:eastAsia="ko-KR"/>
          </w:rPr>
          <w:t>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클릭하여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무슨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일을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하는지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지켜보세요</w:t>
        </w:r>
        <w:r>
          <w:rPr>
            <w:rFonts w:hint="eastAsia"/>
            <w:lang w:val="en-US" w:eastAsia="ko-KR"/>
          </w:rPr>
          <w:t>.</w:t>
        </w:r>
      </w:ins>
    </w:p>
    <w:p w:rsidR="00AF2823" w:rsidRPr="008C66BA" w:rsidRDefault="00AF7365" w:rsidP="00AF2823">
      <w:pPr>
        <w:jc w:val="center"/>
        <w:rPr>
          <w:ins w:id="2197" w:author="박윤수" w:date="2014-08-23T00:19:00Z"/>
          <w:lang w:eastAsia="ko-KR"/>
        </w:rPr>
      </w:pPr>
      <w:ins w:id="2198" w:author="박윤수" w:date="2014-08-23T00:19:00Z">
        <w:r>
          <w:rPr>
            <w:noProof/>
            <w:lang w:val="en-US" w:eastAsia="ko-KR"/>
            <w:rPrChange w:id="219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82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오류</w:t>
        </w:r>
        <w:r w:rsidR="00AF2823">
          <w:rPr>
            <w:rFonts w:hint="eastAsia"/>
            <w:lang w:eastAsia="ko-KR"/>
          </w:rPr>
          <w:t xml:space="preserve">(eRRoR) </w:t>
        </w:r>
        <w:r w:rsidR="00AF2823">
          <w:rPr>
            <w:rFonts w:hint="eastAsia"/>
            <w:lang w:eastAsia="ko-KR"/>
          </w:rPr>
          <w:t>다루기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20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83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왼쪽으로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돌기</w:t>
        </w:r>
        <w:r w:rsidR="00AF2823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22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84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8C66BA" w:rsidRDefault="00AF2823" w:rsidP="00AF2823">
      <w:pPr>
        <w:rPr>
          <w:ins w:id="2202" w:author="박윤수" w:date="2014-08-23T00:19:00Z"/>
          <w:lang w:eastAsia="ko-KR"/>
        </w:rPr>
      </w:pPr>
    </w:p>
    <w:p w:rsidR="00AF2823" w:rsidRPr="00B36576" w:rsidRDefault="00E80AEF" w:rsidP="00AF2823">
      <w:pPr>
        <w:pStyle w:val="HiddenfromContents"/>
        <w:pageBreakBefore/>
        <w:rPr>
          <w:ins w:id="2203" w:author="박윤수" w:date="2014-08-23T00:19:00Z"/>
          <w:lang w:eastAsia="ko-KR"/>
          <w:rPrChange w:id="2204" w:author="박윤수" w:date="2014-08-23T00:29:00Z">
            <w:rPr>
              <w:ins w:id="2205" w:author="박윤수" w:date="2014-08-23T00:19:00Z"/>
              <w:color w:val="0070C0"/>
              <w:lang w:eastAsia="ko-KR"/>
            </w:rPr>
          </w:rPrChange>
        </w:rPr>
      </w:pPr>
      <w:bookmarkStart w:id="2206" w:name="_Toc396517138"/>
      <w:ins w:id="2207" w:author="박윤수" w:date="2014-08-23T00:19:00Z">
        <w:r w:rsidRPr="00E80AEF">
          <w:rPr>
            <w:rFonts w:hint="eastAsia"/>
            <w:lang w:eastAsia="ko-KR"/>
            <w:rPrChange w:id="2208" w:author="박윤수" w:date="2014-08-23T00:29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왼쪽으로</w:t>
        </w:r>
        <w:r w:rsidRPr="00E80AEF">
          <w:rPr>
            <w:lang w:eastAsia="ko-KR"/>
            <w:rPrChange w:id="2209" w:author="박윤수" w:date="2014-08-23T00:29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2210" w:author="박윤수" w:date="2014-08-23T00:29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돌기</w:t>
        </w:r>
        <w:bookmarkEnd w:id="2206"/>
      </w:ins>
    </w:p>
    <w:p w:rsidR="00AF2823" w:rsidRDefault="00AF2823" w:rsidP="00AF2823">
      <w:pPr>
        <w:rPr>
          <w:ins w:id="2211" w:author="박윤수" w:date="2014-08-23T00:19:00Z"/>
          <w:lang w:eastAsia="ko-KR"/>
        </w:rPr>
      </w:pPr>
      <w:ins w:id="2212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언급했듯이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왼쪽방향으로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왼쪽방향의</w:t>
        </w:r>
        <w:r>
          <w:rPr>
            <w:rFonts w:hint="eastAsia"/>
            <w:lang w:eastAsia="ko-KR"/>
          </w:rPr>
          <w:t xml:space="preserve"> 90</w:t>
        </w:r>
        <w:r>
          <w:rPr>
            <w:rFonts w:hint="eastAsia"/>
            <w:lang w:eastAsia="ko-KR"/>
          </w:rPr>
          <w:t>도로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방향이든지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체계를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구현할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그렇습니다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왼쪽으로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하려면</w:t>
        </w:r>
        <w:r>
          <w:rPr>
            <w:rFonts w:hint="eastAsia"/>
            <w:lang w:eastAsia="ko-KR"/>
          </w:rPr>
          <w:t xml:space="preserve">, turn_left() </w:t>
        </w:r>
        <w:r>
          <w:rPr>
            <w:rFonts w:hint="eastAsia"/>
            <w:lang w:eastAsia="ko-KR"/>
          </w:rPr>
          <w:t>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213" w:author="박윤수" w:date="2014-08-23T00:19:00Z"/>
          <w:lang w:eastAsia="ko-KR"/>
        </w:rPr>
      </w:pPr>
      <w:ins w:id="2214" w:author="박윤수" w:date="2014-08-23T00:19:00Z">
        <w:r>
          <w:rPr>
            <w:rFonts w:hint="eastAsia"/>
            <w:lang w:eastAsia="ko-KR"/>
          </w:rPr>
          <w:t>예를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출발한다면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뿌려줍니다</w:t>
        </w:r>
        <w:r>
          <w:rPr>
            <w:rFonts w:hint="eastAsia"/>
            <w:lang w:eastAsia="ko-KR"/>
          </w:rPr>
          <w:t>.</w:t>
        </w:r>
      </w:ins>
    </w:p>
    <w:p w:rsidR="00AF2823" w:rsidRPr="00F11C35" w:rsidRDefault="00AF2823" w:rsidP="00AF2823">
      <w:pPr>
        <w:spacing w:after="0"/>
        <w:rPr>
          <w:ins w:id="2215" w:author="박윤수" w:date="2014-08-23T00:19:00Z"/>
          <w:lang w:val="en-US" w:eastAsia="ko-KR"/>
        </w:rPr>
      </w:pPr>
      <w:ins w:id="2216" w:author="박윤수" w:date="2014-08-23T00:19:00Z">
        <w:r w:rsidRPr="00F11C35">
          <w:rPr>
            <w:lang w:val="en-US" w:eastAsia="ko-KR"/>
          </w:rPr>
          <w:t>move()</w:t>
        </w:r>
      </w:ins>
    </w:p>
    <w:p w:rsidR="00AF2823" w:rsidRPr="00F11C35" w:rsidRDefault="00AF2823" w:rsidP="00AF2823">
      <w:pPr>
        <w:spacing w:after="0"/>
        <w:rPr>
          <w:ins w:id="2217" w:author="박윤수" w:date="2014-08-23T00:19:00Z"/>
          <w:lang w:val="en-US" w:eastAsia="ko-KR"/>
        </w:rPr>
      </w:pPr>
      <w:ins w:id="2218" w:author="박윤수" w:date="2014-08-23T00:19:00Z">
        <w:r w:rsidRPr="00F11C35">
          <w:rPr>
            <w:lang w:val="en-US" w:eastAsia="ko-KR"/>
          </w:rPr>
          <w:t>turn_left()</w:t>
        </w:r>
      </w:ins>
    </w:p>
    <w:p w:rsidR="00AF2823" w:rsidRPr="00F11C35" w:rsidRDefault="00AF2823" w:rsidP="00AF2823">
      <w:pPr>
        <w:spacing w:after="0"/>
        <w:rPr>
          <w:ins w:id="2219" w:author="박윤수" w:date="2014-08-23T00:19:00Z"/>
          <w:lang w:val="en-US" w:eastAsia="ko-KR"/>
        </w:rPr>
      </w:pPr>
      <w:ins w:id="2220" w:author="박윤수" w:date="2014-08-23T00:19:00Z">
        <w:r w:rsidRPr="00F11C35">
          <w:rPr>
            <w:lang w:val="en-US" w:eastAsia="ko-KR"/>
          </w:rPr>
          <w:t>move()</w:t>
        </w:r>
      </w:ins>
    </w:p>
    <w:p w:rsidR="00AF2823" w:rsidRDefault="00AF2823" w:rsidP="00AF2823">
      <w:pPr>
        <w:spacing w:after="0"/>
        <w:rPr>
          <w:ins w:id="2221" w:author="박윤수" w:date="2014-08-23T00:19:00Z"/>
          <w:lang w:val="en-US" w:eastAsia="ko-KR"/>
        </w:rPr>
      </w:pPr>
      <w:ins w:id="2222" w:author="박윤수" w:date="2014-08-23T00:19:00Z">
        <w:r w:rsidRPr="00F11C35">
          <w:rPr>
            <w:lang w:val="en-US" w:eastAsia="ko-KR"/>
          </w:rPr>
          <w:t>turn_off()</w:t>
        </w:r>
      </w:ins>
    </w:p>
    <w:p w:rsidR="00AF2823" w:rsidRDefault="00AF2823" w:rsidP="00AF2823">
      <w:pPr>
        <w:spacing w:after="0"/>
        <w:rPr>
          <w:ins w:id="2223" w:author="박윤수" w:date="2014-08-23T00:19:00Z"/>
          <w:lang w:val="en-US" w:eastAsia="ko-KR"/>
        </w:rPr>
      </w:pPr>
    </w:p>
    <w:p w:rsidR="00AF2823" w:rsidRDefault="00AF7365" w:rsidP="00AF2823">
      <w:pPr>
        <w:spacing w:after="0"/>
        <w:rPr>
          <w:ins w:id="2224" w:author="박윤수" w:date="2014-08-23T00:19:00Z"/>
          <w:lang w:val="en-US" w:eastAsia="ko-KR"/>
        </w:rPr>
      </w:pPr>
      <w:ins w:id="2225" w:author="박윤수" w:date="2014-08-23T00:19:00Z">
        <w:r>
          <w:rPr>
            <w:noProof/>
            <w:lang w:val="en-US" w:eastAsia="ko-KR"/>
            <w:rPrChange w:id="22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078302" cy="900000"/>
              <wp:effectExtent l="0" t="0" r="0" b="0"/>
              <wp:docPr id="185" name="그림 233" descr="turn_left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urn_left_end.png"/>
                      <pic:cNvPicPr/>
                    </pic:nvPicPr>
                    <pic:blipFill>
                      <a:blip r:embed="rId5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8302" cy="90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227" w:author="박윤수" w:date="2014-08-23T00:19:00Z"/>
          <w:b/>
          <w:color w:val="4F6228" w:themeColor="accent3" w:themeShade="80"/>
          <w:lang w:eastAsia="ko-KR"/>
        </w:rPr>
      </w:pPr>
    </w:p>
    <w:p w:rsidR="00AF2823" w:rsidRPr="00FB7442" w:rsidRDefault="00AF2823" w:rsidP="00AF2823">
      <w:pPr>
        <w:rPr>
          <w:ins w:id="2228" w:author="박윤수" w:date="2014-08-23T00:19:00Z"/>
          <w:b/>
          <w:color w:val="4F6228" w:themeColor="accent3" w:themeShade="80"/>
          <w:lang w:eastAsia="ko-KR"/>
        </w:rPr>
      </w:pPr>
      <w:ins w:id="2229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230" w:author="박윤수" w:date="2014-08-23T00:19:00Z"/>
          <w:lang w:eastAsia="ko-KR"/>
        </w:rPr>
      </w:pPr>
      <w:ins w:id="2231" w:author="박윤수" w:date="2014-08-23T00:19:00Z"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하여금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사각형을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232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233" w:author="박윤수" w:date="2014-08-23T00:19:00Z"/>
          <w:lang w:eastAsia="ko-KR"/>
        </w:rPr>
      </w:pPr>
      <w:ins w:id="223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235" w:author="박윤수" w:date="2014-08-23T00:19:00Z"/>
          <w:lang w:eastAsia="ko-KR"/>
        </w:rPr>
      </w:pPr>
      <w:ins w:id="223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237" w:author="박윤수" w:date="2014-08-23T00:19:00Z"/>
          <w:lang w:eastAsia="ko-KR"/>
        </w:rPr>
      </w:pPr>
      <w:ins w:id="2238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239" w:author="박윤수" w:date="2014-08-23T00:19:00Z"/>
          <w:lang w:eastAsia="ko-KR"/>
        </w:rPr>
      </w:pPr>
      <w:ins w:id="224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241" w:author="박윤수" w:date="2014-08-23T00:19:00Z"/>
          <w:lang w:eastAsia="ko-KR"/>
        </w:rPr>
      </w:pPr>
      <w:ins w:id="2242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243" w:author="박윤수" w:date="2014-08-23T00:19:00Z"/>
          <w:lang w:eastAsia="ko-KR"/>
        </w:rPr>
      </w:pPr>
      <w:ins w:id="224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245" w:author="박윤수" w:date="2014-08-23T00:19:00Z"/>
          <w:lang w:eastAsia="ko-KR"/>
        </w:rPr>
      </w:pPr>
      <w:ins w:id="2246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247" w:author="박윤수" w:date="2014-08-23T00:19:00Z"/>
          <w:lang w:eastAsia="ko-KR"/>
        </w:rPr>
      </w:pPr>
      <w:ins w:id="224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249" w:author="박윤수" w:date="2014-08-23T00:19:00Z"/>
          <w:lang w:eastAsia="ko-KR"/>
        </w:rPr>
      </w:pPr>
      <w:ins w:id="2250" w:author="박윤수" w:date="2014-08-23T00:19:00Z">
        <w:r>
          <w:rPr>
            <w:lang w:eastAsia="ko-KR"/>
          </w:rPr>
          <w:t>turn_off()</w:t>
        </w:r>
      </w:ins>
    </w:p>
    <w:p w:rsidR="00AF2823" w:rsidRDefault="00AF2823" w:rsidP="00AF2823">
      <w:pPr>
        <w:spacing w:after="0"/>
        <w:rPr>
          <w:ins w:id="2251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252" w:author="박윤수" w:date="2014-08-23T00:19:00Z"/>
          <w:lang w:eastAsia="ko-KR"/>
        </w:rPr>
      </w:pPr>
      <w:ins w:id="2253" w:author="박윤수" w:date="2014-08-23T00:19:00Z">
        <w:r>
          <w:rPr>
            <w:rFonts w:hint="eastAsia"/>
            <w:lang w:eastAsia="ko-KR"/>
          </w:rPr>
          <w:t>필히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잊지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마세요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2823" w:rsidP="00AF2823">
      <w:pPr>
        <w:spacing w:after="0"/>
        <w:rPr>
          <w:ins w:id="2254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255" w:author="박윤수" w:date="2014-08-23T00:19:00Z"/>
          <w:b/>
          <w:lang w:eastAsia="ko-KR"/>
        </w:rPr>
      </w:pPr>
      <w:ins w:id="2256" w:author="박윤수" w:date="2014-08-23T00:19:00Z">
        <w:r w:rsidRPr="00F11C35">
          <w:rPr>
            <w:rFonts w:hint="eastAsia"/>
            <w:b/>
            <w:lang w:eastAsia="ko-KR"/>
          </w:rPr>
          <w:t>시도해</w:t>
        </w:r>
        <w:r w:rsidRPr="00F11C35">
          <w:rPr>
            <w:rFonts w:hint="eastAsia"/>
            <w:b/>
            <w:lang w:eastAsia="ko-KR"/>
          </w:rPr>
          <w:t xml:space="preserve"> </w:t>
        </w:r>
        <w:r w:rsidRPr="00F11C35">
          <w:rPr>
            <w:rFonts w:hint="eastAsia"/>
            <w:b/>
            <w:lang w:eastAsia="ko-KR"/>
          </w:rPr>
          <w:t>보세요</w:t>
        </w:r>
        <w:r w:rsidRPr="00F11C35">
          <w:rPr>
            <w:rFonts w:hint="eastAsia"/>
            <w:b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257" w:author="박윤수" w:date="2014-08-23T00:19:00Z"/>
          <w:b/>
          <w:lang w:eastAsia="ko-KR"/>
        </w:rPr>
      </w:pPr>
    </w:p>
    <w:p w:rsidR="00AF2823" w:rsidRDefault="00AF2823" w:rsidP="00AF2823">
      <w:pPr>
        <w:spacing w:after="0"/>
        <w:rPr>
          <w:ins w:id="2258" w:author="박윤수" w:date="2014-08-23T00:19:00Z"/>
          <w:lang w:eastAsia="ko-KR"/>
        </w:rPr>
      </w:pPr>
      <w:ins w:id="2259" w:author="박윤수" w:date="2014-08-23T00:19:00Z">
        <w:r w:rsidRPr="004D64EC">
          <w:rPr>
            <w:rFonts w:hint="eastAsia"/>
            <w:lang w:eastAsia="ko-KR"/>
          </w:rPr>
          <w:t>영어가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모국어가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아니라면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rFonts w:hint="eastAsia"/>
            <w:lang w:eastAsia="ko-KR"/>
          </w:rPr>
          <w:t>먼저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정의한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후에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rFonts w:hint="eastAsia"/>
            <w:lang w:eastAsia="ko-KR"/>
          </w:rPr>
          <w:t>여러분의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모국어의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동의어를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만들어서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작성할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수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있습니다</w:t>
        </w:r>
        <w:r w:rsidRPr="004D64EC">
          <w:rPr>
            <w:rFonts w:hint="eastAsia"/>
            <w:lang w:eastAsia="ko-KR"/>
          </w:rPr>
          <w:t xml:space="preserve">. </w:t>
        </w:r>
        <w:r w:rsidRPr="004D64EC">
          <w:rPr>
            <w:rFonts w:hint="eastAsia"/>
            <w:lang w:eastAsia="ko-KR"/>
          </w:rPr>
          <w:t>하지만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rFonts w:hint="eastAsia"/>
            <w:lang w:eastAsia="ko-KR"/>
          </w:rPr>
          <w:t>동의어는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필히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영어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알파벳이어야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하고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rFonts w:hint="eastAsia"/>
            <w:lang w:eastAsia="ko-KR"/>
          </w:rPr>
          <w:lastRenderedPageBreak/>
          <w:t>강세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등의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표식이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없어야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합니다</w:t>
        </w:r>
        <w:r w:rsidRPr="004D64EC">
          <w:rPr>
            <w:rFonts w:hint="eastAsia"/>
            <w:lang w:eastAsia="ko-KR"/>
          </w:rPr>
          <w:t xml:space="preserve">. </w:t>
        </w:r>
        <w:r w:rsidRPr="004D64EC">
          <w:rPr>
            <w:rFonts w:hint="eastAsia"/>
            <w:lang w:eastAsia="ko-KR"/>
          </w:rPr>
          <w:t>예를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들어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rFonts w:hint="eastAsia"/>
            <w:lang w:eastAsia="ko-KR"/>
          </w:rPr>
          <w:t>프랑스어로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lang w:eastAsia="ko-KR"/>
          </w:rPr>
          <w:t>vire_a_gauche = turn_left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b/>
            <w:lang w:eastAsia="ko-KR"/>
          </w:rPr>
          <w:t>정의</w:t>
        </w:r>
        <w:r w:rsidRPr="004D64EC">
          <w:rPr>
            <w:rFonts w:hint="eastAsia"/>
            <w:lang w:eastAsia="ko-KR"/>
          </w:rPr>
          <w:t>하고</w:t>
        </w:r>
        <w:r w:rsidRPr="004D64EC">
          <w:rPr>
            <w:rFonts w:hint="eastAsia"/>
            <w:lang w:eastAsia="ko-KR"/>
          </w:rPr>
          <w:t xml:space="preserve">, </w:t>
        </w:r>
        <w:r w:rsidRPr="004D64EC">
          <w:rPr>
            <w:lang w:eastAsia="ko-KR"/>
          </w:rPr>
          <w:t>vire_a_gauche()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b/>
            <w:lang w:eastAsia="ko-KR"/>
          </w:rPr>
          <w:t>사용</w:t>
        </w:r>
        <w:r w:rsidRPr="004D64EC">
          <w:rPr>
            <w:rFonts w:hint="eastAsia"/>
            <w:lang w:eastAsia="ko-KR"/>
          </w:rPr>
          <w:t>하여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로봇이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왼쪽으로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돌게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명령할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수</w:t>
        </w:r>
        <w:r w:rsidRPr="004D64EC">
          <w:rPr>
            <w:rFonts w:hint="eastAsia"/>
            <w:lang w:eastAsia="ko-KR"/>
          </w:rPr>
          <w:t xml:space="preserve"> </w:t>
        </w:r>
        <w:r w:rsidRPr="004D64EC">
          <w:rPr>
            <w:rFonts w:hint="eastAsia"/>
            <w:lang w:eastAsia="ko-KR"/>
          </w:rPr>
          <w:t>있습니다</w:t>
        </w:r>
        <w:r w:rsidRPr="004D64EC">
          <w:rPr>
            <w:rFonts w:hint="eastAsia"/>
            <w:lang w:eastAsia="ko-KR"/>
          </w:rPr>
          <w:t>.</w:t>
        </w:r>
      </w:ins>
    </w:p>
    <w:p w:rsidR="00AF2823" w:rsidRPr="004D64EC" w:rsidRDefault="00AF2823" w:rsidP="00AF2823">
      <w:pPr>
        <w:spacing w:after="0"/>
        <w:rPr>
          <w:ins w:id="2260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261" w:author="박윤수" w:date="2014-08-23T00:19:00Z"/>
          <w:b/>
          <w:color w:val="4F6228" w:themeColor="accent3" w:themeShade="80"/>
          <w:lang w:eastAsia="ko-KR"/>
        </w:rPr>
      </w:pPr>
      <w:ins w:id="2262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다시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263" w:author="박윤수" w:date="2014-08-23T00:19:00Z"/>
          <w:lang w:eastAsia="ko-KR"/>
        </w:rPr>
      </w:pPr>
      <w:ins w:id="2264" w:author="박윤수" w:date="2014-08-23T00:19:00Z">
        <w:r>
          <w:rPr>
            <w:rFonts w:hint="eastAsia"/>
            <w:lang w:eastAsia="ko-KR"/>
          </w:rPr>
          <w:t>사각형을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반시계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2</w:t>
        </w:r>
        <w:r>
          <w:rPr>
            <w:rFonts w:hint="eastAsia"/>
            <w:lang w:eastAsia="ko-KR"/>
          </w:rPr>
          <w:t>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왼쪽으로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시작위치로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바라보는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모습으로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265" w:author="박윤수" w:date="2014-08-23T00:19:00Z"/>
          <w:lang w:eastAsia="ko-KR"/>
        </w:rPr>
      </w:pPr>
    </w:p>
    <w:p w:rsidR="00AF2823" w:rsidRDefault="00AF7365" w:rsidP="00AF2823">
      <w:pPr>
        <w:spacing w:after="0"/>
        <w:jc w:val="center"/>
        <w:rPr>
          <w:ins w:id="2266" w:author="박윤수" w:date="2014-08-23T00:19:00Z"/>
          <w:lang w:eastAsia="ko-KR"/>
        </w:rPr>
      </w:pPr>
      <w:ins w:id="2267" w:author="박윤수" w:date="2014-08-23T00:19:00Z">
        <w:r>
          <w:rPr>
            <w:noProof/>
            <w:lang w:val="en-US" w:eastAsia="ko-KR"/>
            <w:rPrChange w:id="226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36192" cy="1115761"/>
              <wp:effectExtent l="0" t="0" r="0" b="0"/>
              <wp:docPr id="188" name="그림 234" descr="left_squar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ft_square2.png"/>
                      <pic:cNvPicPr/>
                    </pic:nvPicPr>
                    <pic:blipFill>
                      <a:blip r:embed="rId5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8654" cy="11175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after="0"/>
        <w:jc w:val="center"/>
        <w:rPr>
          <w:ins w:id="2269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270" w:author="박윤수" w:date="2014-08-23T00:19:00Z"/>
          <w:b/>
          <w:color w:val="943634" w:themeColor="accent2" w:themeShade="BF"/>
          <w:lang w:eastAsia="ko-KR"/>
        </w:rPr>
      </w:pPr>
      <w:ins w:id="2271" w:author="박윤수" w:date="2014-08-23T00:19:00Z">
        <w:r w:rsidRPr="001A433F">
          <w:rPr>
            <w:rFonts w:hint="eastAsia"/>
            <w:b/>
            <w:color w:val="943634" w:themeColor="accent2" w:themeShade="BF"/>
            <w:lang w:eastAsia="ko-KR"/>
          </w:rPr>
          <w:t>실험</w:t>
        </w:r>
        <w:r w:rsidRPr="001A433F">
          <w:rPr>
            <w:rFonts w:hint="eastAsia"/>
            <w:b/>
            <w:color w:val="943634" w:themeColor="accent2" w:themeShade="BF"/>
            <w:lang w:eastAsia="ko-KR"/>
          </w:rPr>
          <w:t>!</w:t>
        </w:r>
      </w:ins>
    </w:p>
    <w:p w:rsidR="00AF2823" w:rsidRPr="001A433F" w:rsidRDefault="00AF2823" w:rsidP="00AF2823">
      <w:pPr>
        <w:spacing w:after="0"/>
        <w:rPr>
          <w:ins w:id="2272" w:author="박윤수" w:date="2014-08-23T00:19:00Z"/>
          <w:b/>
          <w:color w:val="943634" w:themeColor="accent2" w:themeShade="BF"/>
          <w:lang w:eastAsia="ko-KR"/>
        </w:rPr>
      </w:pPr>
    </w:p>
    <w:p w:rsidR="00AF2823" w:rsidRDefault="00AF2823" w:rsidP="00AF2823">
      <w:pPr>
        <w:pBdr>
          <w:bottom w:val="single" w:sz="6" w:space="1" w:color="auto"/>
        </w:pBdr>
        <w:spacing w:after="0"/>
        <w:rPr>
          <w:ins w:id="2273" w:author="박윤수" w:date="2014-08-23T00:19:00Z"/>
          <w:lang w:eastAsia="ko-KR"/>
        </w:rPr>
      </w:pPr>
      <w:ins w:id="2274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다양한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자유롭게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Bdr>
          <w:bottom w:val="single" w:sz="6" w:space="1" w:color="auto"/>
        </w:pBdr>
        <w:spacing w:after="0"/>
        <w:rPr>
          <w:ins w:id="2275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276" w:author="박윤수" w:date="2014-08-23T00:19:00Z"/>
          <w:b/>
          <w:sz w:val="24"/>
          <w:lang w:eastAsia="ko-KR"/>
        </w:rPr>
      </w:pPr>
    </w:p>
    <w:p w:rsidR="00AF2823" w:rsidRPr="00A9410F" w:rsidRDefault="00AF2823" w:rsidP="00AF2823">
      <w:pPr>
        <w:spacing w:after="0"/>
        <w:rPr>
          <w:ins w:id="2277" w:author="박윤수" w:date="2014-08-23T00:19:00Z"/>
          <w:b/>
          <w:color w:val="0070C0"/>
          <w:sz w:val="24"/>
          <w:lang w:eastAsia="ko-KR"/>
        </w:rPr>
      </w:pPr>
      <w:ins w:id="2278" w:author="박윤수" w:date="2014-08-23T00:19:00Z"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집으로</w:t>
        </w:r>
      </w:ins>
    </w:p>
    <w:p w:rsidR="00AF2823" w:rsidRPr="00D516E2" w:rsidRDefault="00AF2823" w:rsidP="00AF2823">
      <w:pPr>
        <w:spacing w:after="0"/>
        <w:rPr>
          <w:ins w:id="2279" w:author="박윤수" w:date="2014-08-23T00:19:00Z"/>
          <w:b/>
          <w:sz w:val="24"/>
          <w:lang w:eastAsia="ko-KR"/>
        </w:rPr>
      </w:pPr>
    </w:p>
    <w:p w:rsidR="00AF2823" w:rsidRDefault="00AF2823" w:rsidP="00AF2823">
      <w:pPr>
        <w:spacing w:after="0"/>
        <w:rPr>
          <w:ins w:id="2280" w:author="박윤수" w:date="2014-08-23T00:19:00Z"/>
          <w:lang w:eastAsia="ko-KR"/>
        </w:rPr>
      </w:pPr>
      <w:ins w:id="2281" w:author="박윤수" w:date="2014-08-23T00:19:00Z">
        <w:r>
          <w:rPr>
            <w:rFonts w:hint="eastAsia"/>
            <w:lang w:eastAsia="ko-KR"/>
          </w:rPr>
          <w:t>리보그</w:t>
        </w:r>
        <w:r w:rsidRPr="00D516E2"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 w:rsidRPr="00D516E2">
          <w:rPr>
            <w:rFonts w:hint="eastAsia"/>
            <w:lang w:eastAsia="ko-KR"/>
          </w:rPr>
          <w:t>에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들어갈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때</w:t>
        </w:r>
        <w:r w:rsidRPr="00D516E2"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통상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왼쪽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아래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모퉁이에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서</w:t>
        </w:r>
        <w:r w:rsidRPr="00D516E2">
          <w:rPr>
            <w:rFonts w:hint="eastAsia"/>
            <w:lang w:eastAsia="ko-KR"/>
          </w:rPr>
          <w:t xml:space="preserve"> </w:t>
        </w:r>
        <w:r w:rsidRPr="00D516E2">
          <w:rPr>
            <w:rFonts w:hint="eastAsia"/>
            <w:lang w:eastAsia="ko-KR"/>
          </w:rPr>
          <w:t>있</w:t>
        </w:r>
        <w:r>
          <w:rPr>
            <w:rFonts w:hint="eastAsia"/>
            <w:lang w:eastAsia="ko-KR"/>
          </w:rPr>
          <w:t>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끝쪽에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Show/Hide world file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버튼</w:t>
        </w:r>
        <w:r>
          <w:rPr>
            <w:rFonts w:hint="eastAsia"/>
            <w:lang w:eastAsia="ko-KR"/>
          </w:rPr>
          <w:t xml:space="preserve"> (</w:t>
        </w:r>
        <w:r w:rsidR="00AF7365">
          <w:rPr>
            <w:noProof/>
            <w:lang w:val="en-US" w:eastAsia="ko-KR"/>
            <w:rPrChange w:id="22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91" name="그림 235" descr="btn_show_world_fil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how_world_file.png"/>
                      <pic:cNvPicPr/>
                    </pic:nvPicPr>
                    <pic:blipFill>
                      <a:blip r:embed="rId5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옆에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나타나며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변화를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특히</w:t>
        </w:r>
        <w:r>
          <w:rPr>
            <w:rFonts w:hint="eastAsia"/>
            <w:lang w:eastAsia="ko-KR"/>
          </w:rPr>
          <w:t xml:space="preserve">, </w:t>
        </w:r>
        <w:r w:rsidRPr="00616231">
          <w:rPr>
            <w:lang w:eastAsia="ko-KR"/>
          </w:rPr>
          <w:t>robot = (1, 1, 'E', 0)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세로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열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행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인용부호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</w:t>
        </w:r>
        <w:r>
          <w:rPr>
            <w:rFonts w:hint="eastAsia"/>
            <w:lang w:eastAsia="ko-KR"/>
          </w:rPr>
          <w:t>(E=East(</w:t>
        </w:r>
        <w:r>
          <w:rPr>
            <w:rFonts w:hint="eastAsia"/>
            <w:lang w:eastAsia="ko-KR"/>
          </w:rPr>
          <w:t>동쪽</w:t>
        </w:r>
        <w:r>
          <w:rPr>
            <w:rFonts w:hint="eastAsia"/>
            <w:lang w:eastAsia="ko-KR"/>
          </w:rPr>
          <w:t>), N=North(</w:t>
        </w:r>
        <w:r>
          <w:rPr>
            <w:rFonts w:hint="eastAsia"/>
            <w:lang w:eastAsia="ko-KR"/>
          </w:rPr>
          <w:t>북쪽</w:t>
        </w:r>
        <w:r>
          <w:rPr>
            <w:rFonts w:hint="eastAsia"/>
            <w:lang w:eastAsia="ko-KR"/>
          </w:rPr>
          <w:t>), W=West(</w:t>
        </w:r>
        <w:r>
          <w:rPr>
            <w:rFonts w:hint="eastAsia"/>
            <w:lang w:eastAsia="ko-KR"/>
          </w:rPr>
          <w:t>서쪽</w:t>
        </w:r>
        <w:r>
          <w:rPr>
            <w:rFonts w:hint="eastAsia"/>
            <w:lang w:eastAsia="ko-KR"/>
          </w:rPr>
          <w:t>), S=South(</w:t>
        </w:r>
        <w:r>
          <w:rPr>
            <w:rFonts w:hint="eastAsia"/>
            <w:lang w:eastAsia="ko-KR"/>
          </w:rPr>
          <w:t>남쪽</w:t>
        </w:r>
        <w:r>
          <w:rPr>
            <w:rFonts w:hint="eastAsia"/>
            <w:lang w:eastAsia="ko-KR"/>
          </w:rPr>
          <w:t xml:space="preserve">)), </w:t>
        </w:r>
        <w:r>
          <w:rPr>
            <w:rFonts w:hint="eastAsia"/>
            <w:lang w:eastAsia="ko-KR"/>
          </w:rPr>
          <w:t>동쪽은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북쪽은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등등입니다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</w:t>
        </w:r>
        <w:r>
          <w:rPr>
            <w:rFonts w:hint="eastAsia"/>
            <w:lang w:eastAsia="ko-KR"/>
          </w:rPr>
          <w:t xml:space="preserve"> (0)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갖고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(beeper) </w:t>
        </w:r>
        <w:r>
          <w:rPr>
            <w:rFonts w:hint="eastAsia"/>
            <w:lang w:eastAsia="ko-KR"/>
          </w:rPr>
          <w:t>숫자입니다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비퍼에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283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284" w:author="박윤수" w:date="2014-08-23T00:19:00Z"/>
          <w:lang w:eastAsia="ko-KR"/>
        </w:rPr>
      </w:pPr>
      <w:ins w:id="2285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보았듯이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키보드의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방향키를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조종할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키보드로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흔적도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남기지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>, robot = (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괄호안의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바뀌는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286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287" w:author="박윤수" w:date="2014-08-23T00:19:00Z"/>
          <w:b/>
          <w:color w:val="4F6228" w:themeColor="accent3" w:themeShade="80"/>
          <w:lang w:eastAsia="ko-KR"/>
        </w:rPr>
      </w:pPr>
      <w:ins w:id="2288" w:author="박윤수" w:date="2014-08-23T00:19:00Z">
        <w:r w:rsidRPr="00B85D9B">
          <w:rPr>
            <w:rFonts w:hint="eastAsia"/>
            <w:b/>
            <w:color w:val="00B050"/>
            <w:lang w:eastAsia="ko-KR"/>
          </w:rPr>
          <w:lastRenderedPageBreak/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289" w:author="박윤수" w:date="2014-08-23T00:19:00Z"/>
          <w:lang w:eastAsia="ko-KR"/>
        </w:rPr>
      </w:pPr>
      <w:ins w:id="2290" w:author="박윤수" w:date="2014-08-23T00:19:00Z">
        <w:r>
          <w:rPr>
            <w:rFonts w:hint="eastAsia"/>
            <w:lang w:eastAsia="ko-KR"/>
          </w:rPr>
          <w:t>키보드를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그림과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</w:t>
        </w:r>
        <w:r>
          <w:rPr>
            <w:rFonts w:hint="eastAsia"/>
            <w:lang w:eastAsia="ko-KR"/>
          </w:rPr>
          <w:t>, 4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남쪽을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움직여보세요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돌아가는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첫번째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초기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걸리도록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291" w:author="박윤수" w:date="2014-08-23T00:19:00Z"/>
          <w:lang w:eastAsia="ko-KR"/>
        </w:rPr>
      </w:pPr>
    </w:p>
    <w:p w:rsidR="00AF2823" w:rsidRDefault="00AF7365" w:rsidP="00AF2823">
      <w:pPr>
        <w:spacing w:after="0"/>
        <w:rPr>
          <w:ins w:id="2292" w:author="박윤수" w:date="2014-08-23T00:19:00Z"/>
          <w:lang w:eastAsia="ko-KR"/>
        </w:rPr>
      </w:pPr>
      <w:ins w:id="2293" w:author="박윤수" w:date="2014-08-23T00:19:00Z">
        <w:r>
          <w:rPr>
            <w:noProof/>
            <w:lang w:val="en-US" w:eastAsia="ko-KR"/>
            <w:rPrChange w:id="229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609725" cy="1806659"/>
              <wp:effectExtent l="19050" t="0" r="9525" b="0"/>
              <wp:docPr id="195" name="그림 236" descr="back_home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home_start.png"/>
                      <pic:cNvPicPr/>
                    </pic:nvPicPr>
                    <pic:blipFill>
                      <a:blip r:embed="rId5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9725" cy="18066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229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14475" cy="504825"/>
              <wp:effectExtent l="19050" t="0" r="9525" b="0"/>
              <wp:docPr id="196" name="그림 237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286" cy="5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2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651617" cy="1809750"/>
              <wp:effectExtent l="19050" t="0" r="5733" b="0"/>
              <wp:docPr id="197" name="그림 238" descr="back_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home.png"/>
                      <pic:cNvPicPr/>
                    </pic:nvPicPr>
                    <pic:blipFill>
                      <a:blip r:embed="rId5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617" cy="1809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after="0"/>
        <w:jc w:val="center"/>
        <w:rPr>
          <w:ins w:id="2297" w:author="박윤수" w:date="2014-08-23T00:19:00Z"/>
          <w:lang w:eastAsia="ko-KR"/>
        </w:rPr>
      </w:pPr>
    </w:p>
    <w:p w:rsidR="00AF2823" w:rsidRPr="00D516E2" w:rsidRDefault="00AF7365" w:rsidP="00AF2823">
      <w:pPr>
        <w:spacing w:after="0"/>
        <w:jc w:val="center"/>
        <w:rPr>
          <w:ins w:id="2298" w:author="박윤수" w:date="2014-08-23T00:19:00Z"/>
          <w:lang w:eastAsia="ko-KR"/>
        </w:rPr>
      </w:pPr>
      <w:ins w:id="2299" w:author="박윤수" w:date="2014-08-23T00:19:00Z">
        <w:r>
          <w:rPr>
            <w:noProof/>
            <w:lang w:val="en-US" w:eastAsia="ko-KR"/>
            <w:rPrChange w:id="230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66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주석</w:t>
        </w:r>
        <w:r w:rsidR="00AF2823">
          <w:rPr>
            <w:rFonts w:hint="eastAsia"/>
            <w:lang w:eastAsia="ko-KR"/>
          </w:rPr>
          <w:t>(Comment) -</w:t>
        </w:r>
        <w:r>
          <w:rPr>
            <w:noProof/>
            <w:lang w:val="en-US" w:eastAsia="ko-KR"/>
            <w:rPrChange w:id="23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99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- </w:t>
        </w:r>
        <w:r w:rsidR="00AF2823">
          <w:rPr>
            <w:rFonts w:hint="eastAsia"/>
            <w:lang w:eastAsia="ko-KR"/>
          </w:rPr>
          <w:t>비퍼</w:t>
        </w:r>
        <w:r w:rsidR="00AF2823">
          <w:rPr>
            <w:rFonts w:hint="eastAsia"/>
            <w:lang w:eastAsia="ko-KR"/>
          </w:rPr>
          <w:t xml:space="preserve">(Beepers) </w:t>
        </w:r>
        <w:r>
          <w:rPr>
            <w:noProof/>
            <w:lang w:val="en-US" w:eastAsia="ko-KR"/>
            <w:rPrChange w:id="230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00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B36576" w:rsidRDefault="00E80AEF" w:rsidP="00AF2823">
      <w:pPr>
        <w:pStyle w:val="HiddenfromContents"/>
        <w:pageBreakBefore/>
        <w:rPr>
          <w:ins w:id="2303" w:author="박윤수" w:date="2014-08-23T00:19:00Z"/>
          <w:lang w:eastAsia="ko-KR"/>
          <w:rPrChange w:id="2304" w:author="박윤수" w:date="2014-08-23T00:29:00Z">
            <w:rPr>
              <w:ins w:id="2305" w:author="박윤수" w:date="2014-08-23T00:19:00Z"/>
              <w:color w:val="0070C0"/>
              <w:lang w:eastAsia="ko-KR"/>
            </w:rPr>
          </w:rPrChange>
        </w:rPr>
      </w:pPr>
      <w:bookmarkStart w:id="2306" w:name="_Toc396517139"/>
      <w:ins w:id="2307" w:author="박윤수" w:date="2014-08-23T00:19:00Z">
        <w:r w:rsidRPr="00E80AEF">
          <w:rPr>
            <w:rFonts w:hint="eastAsia"/>
            <w:lang w:eastAsia="ko-KR"/>
            <w:rPrChange w:id="2308" w:author="박윤수" w:date="2014-08-23T00:29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비퍼</w:t>
        </w:r>
        <w:r w:rsidRPr="00E80AEF">
          <w:rPr>
            <w:lang w:eastAsia="ko-KR"/>
            <w:rPrChange w:id="2309" w:author="박윤수" w:date="2014-08-23T00:29:00Z">
              <w:rPr>
                <w:color w:val="0070C0"/>
                <w:u w:val="single"/>
                <w:lang w:eastAsia="ko-KR"/>
              </w:rPr>
            </w:rPrChange>
          </w:rPr>
          <w:t>(Beepers)</w:t>
        </w:r>
        <w:bookmarkEnd w:id="2306"/>
      </w:ins>
    </w:p>
    <w:p w:rsidR="00AF2823" w:rsidRPr="00A9410F" w:rsidRDefault="00AF2823" w:rsidP="00AF2823">
      <w:pPr>
        <w:pStyle w:val="affc"/>
        <w:numPr>
          <w:ilvl w:val="0"/>
          <w:numId w:val="19"/>
        </w:numPr>
        <w:ind w:leftChars="0"/>
        <w:rPr>
          <w:ins w:id="2310" w:author="박윤수" w:date="2014-08-23T00:19:00Z"/>
          <w:b/>
          <w:color w:val="0070C0"/>
          <w:sz w:val="24"/>
          <w:lang w:eastAsia="ko-KR"/>
        </w:rPr>
      </w:pPr>
      <w:ins w:id="2311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삑</w:t>
        </w:r>
        <w:r w:rsidRPr="00D21A89">
          <w:rPr>
            <w:b/>
            <w:color w:val="0070C0"/>
            <w:sz w:val="24"/>
            <w:lang w:eastAsia="ko-KR"/>
          </w:rPr>
          <w:t xml:space="preserve">!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삑</w:t>
        </w:r>
        <w:r w:rsidRPr="00D21A89">
          <w:rPr>
            <w:b/>
            <w:color w:val="0070C0"/>
            <w:sz w:val="24"/>
            <w:lang w:eastAsia="ko-KR"/>
          </w:rPr>
          <w:t>!</w:t>
        </w:r>
      </w:ins>
    </w:p>
    <w:p w:rsidR="00AF2823" w:rsidRDefault="00AF2823" w:rsidP="00AF2823">
      <w:pPr>
        <w:rPr>
          <w:ins w:id="2312" w:author="박윤수" w:date="2014-08-23T00:19:00Z"/>
          <w:lang w:eastAsia="ko-KR"/>
        </w:rPr>
      </w:pPr>
      <w:ins w:id="2313" w:author="박윤수" w:date="2014-08-23T00:19:00Z"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포함합니다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비퍼는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켜질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소리를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물체입니다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화면상에는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크게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그려집니다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옆에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소리를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주머니에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꺼진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다니거나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자리에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자동으로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꺼집니다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2823" w:rsidP="00AF2823">
      <w:pPr>
        <w:rPr>
          <w:ins w:id="2314" w:author="박윤수" w:date="2014-08-23T00:19:00Z"/>
          <w:lang w:eastAsia="ko-KR"/>
        </w:rPr>
      </w:pPr>
      <w:ins w:id="2315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하여금</w:t>
        </w:r>
        <w:r>
          <w:rPr>
            <w:rFonts w:hint="eastAsia"/>
            <w:lang w:eastAsia="ko-KR"/>
          </w:rPr>
          <w:t xml:space="preserve"> </w:t>
        </w:r>
        <w:r w:rsidRPr="002248C0">
          <w:rPr>
            <w:lang w:eastAsia="ko-KR"/>
          </w:rPr>
          <w:t>pick_beeper()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하거나</w:t>
        </w:r>
        <w:r>
          <w:rPr>
            <w:rFonts w:hint="eastAsia"/>
            <w:lang w:eastAsia="ko-KR"/>
          </w:rPr>
          <w:t xml:space="preserve">,  </w:t>
        </w:r>
        <w:r w:rsidRPr="002248C0">
          <w:rPr>
            <w:lang w:eastAsia="ko-KR"/>
          </w:rPr>
          <w:t>put_beeper()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주머니에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불평하고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바로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종료합니다</w:t>
        </w:r>
        <w:r>
          <w:rPr>
            <w:rFonts w:hint="eastAsia"/>
            <w:lang w:eastAsia="ko-KR"/>
          </w:rPr>
          <w:t>.</w:t>
        </w:r>
      </w:ins>
    </w:p>
    <w:p w:rsidR="00AF2823" w:rsidRPr="00FB7442" w:rsidRDefault="00AF2823" w:rsidP="00AF2823">
      <w:pPr>
        <w:rPr>
          <w:ins w:id="2316" w:author="박윤수" w:date="2014-08-23T00:19:00Z"/>
          <w:b/>
          <w:color w:val="4F6228" w:themeColor="accent3" w:themeShade="80"/>
          <w:lang w:eastAsia="ko-KR"/>
        </w:rPr>
      </w:pPr>
      <w:ins w:id="2317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318" w:author="박윤수" w:date="2014-08-23T00:19:00Z"/>
          <w:lang w:eastAsia="ko-KR"/>
        </w:rPr>
      </w:pPr>
      <w:ins w:id="2319" w:author="박윤수" w:date="2014-08-23T00:19:00Z">
        <w:r>
          <w:rPr>
            <w:rFonts w:hint="eastAsia"/>
            <w:lang w:eastAsia="ko-KR"/>
          </w:rPr>
          <w:t>왼쪽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beepers1.wld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여세요</w:t>
        </w:r>
        <w:r>
          <w:rPr>
            <w:rFonts w:hint="eastAsia"/>
            <w:lang w:eastAsia="ko-KR"/>
          </w:rPr>
          <w:t xml:space="preserve">. 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열기버튼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3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01" name="그림 242" descr="btn_open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open_world.png"/>
                      <pic:cNvPicPr/>
                    </pic:nvPicPr>
                    <pic:blipFill>
                      <a:blip r:embed="rId5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(world)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내려놓는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321" w:author="박윤수" w:date="2014-08-23T00:19:00Z"/>
          <w:lang w:eastAsia="ko-KR"/>
        </w:rPr>
      </w:pPr>
      <w:ins w:id="2322" w:author="박윤수" w:date="2014-08-23T00:19:00Z">
        <w:r>
          <w:rPr>
            <w:noProof/>
            <w:lang w:val="en-US" w:eastAsia="ko-KR"/>
            <w:rPrChange w:id="232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38325" cy="1563720"/>
              <wp:effectExtent l="19050" t="0" r="9525" b="0"/>
              <wp:docPr id="202" name="그림 244" descr="beeper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eeper1.png"/>
                      <pic:cNvPicPr/>
                    </pic:nvPicPr>
                    <pic:blipFill>
                      <a:blip r:embed="rId5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563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32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00150" cy="400050"/>
              <wp:effectExtent l="19050" t="0" r="0" b="0"/>
              <wp:docPr id="203" name="그림 24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0000" cy="40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32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66900" cy="1588027"/>
              <wp:effectExtent l="19050" t="0" r="0" b="0"/>
              <wp:docPr id="204" name="그림 246" descr="beeper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eeper2.png"/>
                      <pic:cNvPicPr/>
                    </pic:nvPicPr>
                    <pic:blipFill>
                      <a:blip r:embed="rId5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6900" cy="15880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A9410F" w:rsidRDefault="00AF2823" w:rsidP="00AF2823">
      <w:pPr>
        <w:pStyle w:val="affc"/>
        <w:numPr>
          <w:ilvl w:val="0"/>
          <w:numId w:val="19"/>
        </w:numPr>
        <w:ind w:leftChars="0"/>
        <w:rPr>
          <w:ins w:id="2326" w:author="박윤수" w:date="2014-08-23T00:19:00Z"/>
          <w:b/>
          <w:color w:val="0070C0"/>
          <w:lang w:eastAsia="ko-KR"/>
        </w:rPr>
      </w:pPr>
      <w:ins w:id="2327" w:author="박윤수" w:date="2014-08-23T00:19:00Z">
        <w:r w:rsidRPr="00D21A89">
          <w:rPr>
            <w:rFonts w:hint="eastAsia"/>
            <w:b/>
            <w:color w:val="0070C0"/>
            <w:lang w:eastAsia="ko-KR"/>
          </w:rPr>
          <w:t>비퍼</w:t>
        </w:r>
        <w:r w:rsidRPr="00D21A89">
          <w:rPr>
            <w:b/>
            <w:color w:val="0070C0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lang w:eastAsia="ko-KR"/>
          </w:rPr>
          <w:t>변경</w:t>
        </w:r>
      </w:ins>
    </w:p>
    <w:p w:rsidR="00AF2823" w:rsidRDefault="00AF2823" w:rsidP="00AF2823">
      <w:pPr>
        <w:rPr>
          <w:ins w:id="2328" w:author="박윤수" w:date="2014-08-23T00:19:00Z"/>
          <w:lang w:eastAsia="ko-KR"/>
        </w:rPr>
      </w:pPr>
      <w:ins w:id="2329" w:author="박윤수" w:date="2014-08-23T00:19:00Z"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세로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교차점에서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우클릭하여</w:t>
        </w:r>
        <w:r>
          <w:rPr>
            <w:rFonts w:hint="eastAsia"/>
            <w:lang w:eastAsia="ko-KR"/>
          </w:rPr>
          <w:t xml:space="preserve"> 0~20 </w:t>
        </w:r>
        <w:r>
          <w:rPr>
            <w:rFonts w:hint="eastAsia"/>
            <w:lang w:eastAsia="ko-KR"/>
          </w:rPr>
          <w:t>사이의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단</w:t>
        </w:r>
        <w:r>
          <w:rPr>
            <w:rFonts w:hint="eastAsia"/>
            <w:lang w:eastAsia="ko-KR"/>
          </w:rPr>
          <w:t>, 0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제거하기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ind w:left="0"/>
        <w:rPr>
          <w:ins w:id="2330" w:author="박윤수" w:date="2014-08-23T00:19:00Z"/>
          <w:b/>
          <w:color w:val="4F6228" w:themeColor="accent3" w:themeShade="80"/>
          <w:lang w:eastAsia="ko-KR"/>
        </w:rPr>
      </w:pPr>
      <w:ins w:id="2331" w:author="박윤수" w:date="2014-08-23T00:19:00Z">
        <w:r>
          <w:rPr>
            <w:b/>
            <w:color w:val="4F6228" w:themeColor="accent3" w:themeShade="80"/>
            <w:lang w:eastAsia="ko-KR"/>
          </w:rPr>
          <w:br w:type="page"/>
        </w:r>
      </w:ins>
    </w:p>
    <w:p w:rsidR="00AF2823" w:rsidRPr="00FB7442" w:rsidRDefault="00AF2823" w:rsidP="00AF2823">
      <w:pPr>
        <w:rPr>
          <w:ins w:id="2332" w:author="박윤수" w:date="2014-08-23T00:19:00Z"/>
          <w:b/>
          <w:color w:val="4F6228" w:themeColor="accent3" w:themeShade="80"/>
          <w:lang w:eastAsia="ko-KR"/>
        </w:rPr>
      </w:pPr>
      <w:ins w:id="2333" w:author="박윤수" w:date="2014-08-23T00:19:00Z">
        <w:r w:rsidRPr="00B85D9B">
          <w:rPr>
            <w:rFonts w:hint="eastAsia"/>
            <w:b/>
            <w:color w:val="00B050"/>
            <w:lang w:eastAsia="ko-KR"/>
          </w:rPr>
          <w:lastRenderedPageBreak/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334" w:author="박윤수" w:date="2014-08-23T00:19:00Z"/>
          <w:lang w:eastAsia="ko-KR"/>
        </w:rPr>
      </w:pPr>
      <w:ins w:id="2335" w:author="박윤수" w:date="2014-08-23T00:19:00Z">
        <w:r w:rsidRPr="00F65882">
          <w:rPr>
            <w:lang w:eastAsia="ko-KR"/>
          </w:rPr>
          <w:t>beepers1.wld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열고</w:t>
        </w:r>
        <w:r>
          <w:rPr>
            <w:rFonts w:hint="eastAsia"/>
            <w:lang w:eastAsia="ko-KR"/>
          </w:rPr>
          <w:t>, 1</w:t>
        </w:r>
        <w:r>
          <w:rPr>
            <w:rFonts w:hint="eastAsia"/>
            <w:lang w:eastAsia="ko-KR"/>
          </w:rPr>
          <w:t>에서</w:t>
        </w:r>
        <w:r>
          <w:rPr>
            <w:rFonts w:hint="eastAsia"/>
            <w:lang w:eastAsia="ko-KR"/>
          </w:rPr>
          <w:t xml:space="preserve"> 5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1</w:t>
        </w:r>
        <w:r>
          <w:rPr>
            <w:rFonts w:hint="eastAsia"/>
            <w:lang w:eastAsia="ko-KR"/>
          </w:rPr>
          <w:t>행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증가시키세요</w:t>
        </w:r>
        <w:r>
          <w:rPr>
            <w:rFonts w:hint="eastAsia"/>
            <w:lang w:eastAsia="ko-KR"/>
          </w:rPr>
          <w:t xml:space="preserve">. </w:t>
        </w:r>
        <w:r w:rsidRPr="00F65882">
          <w:rPr>
            <w:lang w:eastAsia="ko-KR"/>
          </w:rPr>
          <w:t>Beepers</w:t>
        </w:r>
        <w:r>
          <w:rPr>
            <w:rFonts w:hint="eastAsia"/>
            <w:lang w:eastAsia="ko-KR"/>
          </w:rPr>
          <w:t>2</w:t>
        </w:r>
        <w:r w:rsidRPr="00F65882">
          <w:rPr>
            <w:lang w:eastAsia="ko-KR"/>
          </w:rPr>
          <w:t>.wld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저장버튼</w:t>
        </w:r>
        <w:r>
          <w:rPr>
            <w:rFonts w:hint="eastAsia"/>
            <w:lang w:eastAsia="ko-KR"/>
          </w:rPr>
          <w:t xml:space="preserve">( </w:t>
        </w:r>
        <w:r w:rsidR="00AF7365">
          <w:rPr>
            <w:noProof/>
            <w:lang w:val="en-US" w:eastAsia="ko-KR"/>
            <w:rPrChange w:id="233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05" name="그림 248" descr="btn_save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ave_world.png"/>
                      <pic:cNvPicPr/>
                    </pic:nvPicPr>
                    <pic:blipFill>
                      <a:blip r:embed="rId6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눌러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주워서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Pr="00F04FD6" w:rsidRDefault="00AF7365" w:rsidP="00AF2823">
      <w:pPr>
        <w:jc w:val="center"/>
        <w:rPr>
          <w:ins w:id="2337" w:author="박윤수" w:date="2014-08-23T00:19:00Z"/>
          <w:lang w:eastAsia="ko-KR"/>
        </w:rPr>
      </w:pPr>
      <w:ins w:id="2338" w:author="박윤수" w:date="2014-08-23T00:19:00Z">
        <w:r>
          <w:rPr>
            <w:noProof/>
            <w:lang w:val="en-US" w:eastAsia="ko-KR"/>
            <w:rPrChange w:id="233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06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왼쪽으로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돌기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34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0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- </w:t>
        </w:r>
        <w:r w:rsidR="00AF2823">
          <w:rPr>
            <w:rFonts w:hint="eastAsia"/>
            <w:lang w:eastAsia="ko-KR"/>
          </w:rPr>
          <w:t>이놈의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버그</w:t>
        </w:r>
        <w:r w:rsidR="00AF2823">
          <w:rPr>
            <w:rFonts w:hint="eastAsia"/>
            <w:lang w:eastAsia="ko-KR"/>
          </w:rPr>
          <w:t>!</w:t>
        </w:r>
        <w:r>
          <w:rPr>
            <w:noProof/>
            <w:lang w:val="en-US" w:eastAsia="ko-KR"/>
            <w:rPrChange w:id="234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08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HiddenfromContents"/>
        <w:pageBreakBefore/>
        <w:rPr>
          <w:ins w:id="2342" w:author="박윤수" w:date="2014-08-23T00:19:00Z"/>
          <w:lang w:eastAsia="ko-KR"/>
        </w:rPr>
      </w:pPr>
      <w:bookmarkStart w:id="2343" w:name="_Toc396517140"/>
      <w:ins w:id="2344" w:author="박윤수" w:date="2014-08-23T00:19:00Z">
        <w:r>
          <w:rPr>
            <w:rFonts w:hint="eastAsia"/>
            <w:lang w:eastAsia="ko-KR"/>
          </w:rPr>
          <w:lastRenderedPageBreak/>
          <w:t>이놈의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버그</w:t>
        </w:r>
        <w:r>
          <w:rPr>
            <w:lang w:eastAsia="ko-KR"/>
          </w:rPr>
          <w:t>!</w:t>
        </w:r>
        <w:r>
          <w:rPr>
            <w:rFonts w:hint="eastAsia"/>
            <w:lang w:eastAsia="ko-KR"/>
          </w:rPr>
          <w:t xml:space="preserve"> </w:t>
        </w:r>
        <w:r w:rsidR="00AF7365">
          <w:rPr>
            <w:noProof/>
            <w:lang w:val="en-US" w:eastAsia="ko-KR"/>
            <w:rPrChange w:id="234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87631" cy="188002"/>
              <wp:effectExtent l="0" t="0" r="7669" b="0"/>
              <wp:docPr id="209" name="그림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_shake.gif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4523" cy="1868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2343"/>
      </w:ins>
    </w:p>
    <w:p w:rsidR="00AF2823" w:rsidRDefault="00AF2823" w:rsidP="00AF2823">
      <w:pPr>
        <w:rPr>
          <w:ins w:id="2346" w:author="박윤수" w:date="2014-08-23T00:19:00Z"/>
          <w:lang w:eastAsia="ko-KR"/>
        </w:rPr>
      </w:pPr>
      <w:ins w:id="2347" w:author="박윤수" w:date="2014-08-23T00:19:00Z">
        <w:r>
          <w:rPr>
            <w:rFonts w:hint="eastAsia"/>
            <w:lang w:eastAsia="ko-KR"/>
          </w:rPr>
          <w:t>누구도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얘기하는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좋아하지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않아요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그래서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읽어만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>.</w:t>
        </w:r>
      </w:ins>
    </w:p>
    <w:p w:rsidR="00AF2823" w:rsidRPr="00A9410F" w:rsidRDefault="00AF2823" w:rsidP="00AF2823">
      <w:pPr>
        <w:pStyle w:val="affc"/>
        <w:numPr>
          <w:ilvl w:val="0"/>
          <w:numId w:val="20"/>
        </w:numPr>
        <w:ind w:leftChars="0"/>
        <w:rPr>
          <w:ins w:id="2348" w:author="박윤수" w:date="2014-08-23T00:19:00Z"/>
          <w:b/>
          <w:color w:val="0070C0"/>
          <w:sz w:val="24"/>
          <w:lang w:eastAsia="ko-KR"/>
        </w:rPr>
      </w:pPr>
      <w:ins w:id="2349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버그</w:t>
        </w:r>
        <w:r w:rsidRPr="00D21A89">
          <w:rPr>
            <w:b/>
            <w:color w:val="0070C0"/>
            <w:sz w:val="24"/>
            <w:lang w:eastAsia="ko-KR"/>
          </w:rPr>
          <w:t>(Bug)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무엇인가</w:t>
        </w:r>
        <w:r w:rsidRPr="00D21A89">
          <w:rPr>
            <w:b/>
            <w:color w:val="0070C0"/>
            <w:sz w:val="24"/>
            <w:lang w:eastAsia="ko-KR"/>
          </w:rPr>
          <w:t>?</w:t>
        </w:r>
      </w:ins>
    </w:p>
    <w:p w:rsidR="00AF2823" w:rsidRDefault="00AF2823" w:rsidP="00AF2823">
      <w:pPr>
        <w:rPr>
          <w:ins w:id="2350" w:author="박윤수" w:date="2014-08-23T00:19:00Z"/>
          <w:lang w:eastAsia="ko-KR"/>
        </w:rPr>
      </w:pPr>
      <w:ins w:id="2351" w:author="박윤수" w:date="2014-08-23T00:19:00Z"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용어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</w:t>
        </w:r>
        <w:r>
          <w:rPr>
            <w:rFonts w:hint="eastAsia"/>
            <w:lang w:eastAsia="ko-KR"/>
          </w:rPr>
          <w:t>(Bug)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어원은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하버드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마크</w:t>
        </w:r>
        <w:r>
          <w:rPr>
            <w:rFonts w:hint="eastAsia"/>
            <w:lang w:eastAsia="ko-KR"/>
          </w:rPr>
          <w:t xml:space="preserve"> II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내부에서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나방이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발견된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기원하는데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분명히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나방이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멈추게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원인을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제공했습니다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프로그래밍의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컴파일러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언어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개념을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발명한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저명한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과학자이자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수학자이며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장교인</w:t>
        </w:r>
        <w:r>
          <w:rPr>
            <w:rFonts w:hint="eastAsia"/>
            <w:lang w:eastAsia="ko-KR"/>
          </w:rPr>
          <w:t xml:space="preserve"> Grace Murray Hopper 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이끄는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팀에서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발견되었습니다</w:t>
        </w:r>
        <w:r>
          <w:rPr>
            <w:rFonts w:hint="eastAsia"/>
            <w:lang w:eastAsia="ko-KR"/>
          </w:rPr>
          <w:t xml:space="preserve">. Grace Hopper </w:t>
        </w:r>
        <w:r>
          <w:rPr>
            <w:rFonts w:hint="eastAsia"/>
            <w:lang w:eastAsia="ko-KR"/>
          </w:rPr>
          <w:t>박사는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종국에는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해국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소장까지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진급했습니다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352" w:author="박윤수" w:date="2014-08-23T00:19:00Z"/>
          <w:lang w:eastAsia="ko-KR"/>
        </w:rPr>
      </w:pPr>
      <w:ins w:id="2353" w:author="박윤수" w:date="2014-08-23T00:19:00Z"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나방</w:t>
        </w:r>
        <w:r>
          <w:rPr>
            <w:rFonts w:hint="eastAsia"/>
            <w:lang w:eastAsia="ko-KR"/>
          </w:rPr>
          <w:t>(Moth)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하퍼의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기록지에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테이프되어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보관되었다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흥미롭게도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기록지에는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메모가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적혀있습니다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버그가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발견된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사례</w:t>
        </w:r>
        <w:r>
          <w:rPr>
            <w:rFonts w:hint="eastAsia"/>
            <w:lang w:eastAsia="ko-KR"/>
          </w:rPr>
          <w:t>(</w:t>
        </w:r>
        <w:r w:rsidRPr="00450BC7">
          <w:rPr>
            <w:lang w:eastAsia="ko-KR"/>
          </w:rPr>
          <w:t>First actual case of bug being found.</w:t>
        </w:r>
        <w:r>
          <w:rPr>
            <w:rFonts w:hint="eastAsia"/>
            <w:lang w:eastAsia="ko-KR"/>
          </w:rPr>
          <w:t>)</w:t>
        </w:r>
        <w:r>
          <w:rPr>
            <w:lang w:eastAsia="ko-KR"/>
          </w:rPr>
          <w:t>”</w:t>
        </w:r>
      </w:ins>
    </w:p>
    <w:p w:rsidR="00AF2823" w:rsidRDefault="00AF7365" w:rsidP="00AF2823">
      <w:pPr>
        <w:rPr>
          <w:ins w:id="2354" w:author="박윤수" w:date="2014-08-23T00:19:00Z"/>
          <w:lang w:eastAsia="ko-KR"/>
        </w:rPr>
      </w:pPr>
      <w:ins w:id="2355" w:author="박윤수" w:date="2014-08-23T00:19:00Z">
        <w:r>
          <w:rPr>
            <w:noProof/>
            <w:lang w:val="en-US" w:eastAsia="ko-KR"/>
            <w:rPrChange w:id="235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924425" cy="1942786"/>
              <wp:effectExtent l="19050" t="0" r="0" b="0"/>
              <wp:docPr id="210" name="그림 253" descr="first_bug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irst_bug.jpg"/>
                      <pic:cNvPicPr/>
                    </pic:nvPicPr>
                    <pic:blipFill>
                      <a:blip r:embed="rId6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3846" cy="19425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357" w:author="박윤수" w:date="2014-08-23T00:19:00Z"/>
          <w:lang w:eastAsia="ko-KR"/>
        </w:rPr>
      </w:pPr>
      <w:ins w:id="2358" w:author="박윤수" w:date="2014-08-23T00:19:00Z">
        <w:r>
          <w:rPr>
            <w:rFonts w:hint="eastAsia"/>
            <w:lang w:eastAsia="ko-KR"/>
          </w:rPr>
          <w:t>사실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기술적인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맥락에서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옥스퍼드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영어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사전에는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토마스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에디슨에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기인한다고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적혀있습니다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옥스퍼드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영어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따르면</w:t>
        </w:r>
        <w:r>
          <w:rPr>
            <w:rFonts w:hint="eastAsia"/>
            <w:lang w:eastAsia="ko-KR"/>
          </w:rPr>
          <w:t>, 1889</w:t>
        </w:r>
        <w:r>
          <w:rPr>
            <w:rFonts w:hint="eastAsia"/>
            <w:lang w:eastAsia="ko-KR"/>
          </w:rPr>
          <w:t>년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월</w:t>
        </w:r>
        <w:r>
          <w:rPr>
            <w:rFonts w:hint="eastAsia"/>
            <w:lang w:eastAsia="ko-KR"/>
          </w:rPr>
          <w:t xml:space="preserve"> 11</w:t>
        </w:r>
        <w:r>
          <w:rPr>
            <w:rFonts w:hint="eastAsia"/>
            <w:lang w:eastAsia="ko-KR"/>
          </w:rPr>
          <w:t>일</w:t>
        </w:r>
        <w:r>
          <w:rPr>
            <w:rFonts w:hint="eastAsia"/>
            <w:lang w:eastAsia="ko-KR"/>
          </w:rPr>
          <w:t xml:space="preserve"> Pall Mall Gazette </w:t>
        </w:r>
        <w:r>
          <w:rPr>
            <w:rFonts w:hint="eastAsia"/>
            <w:lang w:eastAsia="ko-KR"/>
          </w:rPr>
          <w:t>판에는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적혀있습니다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359" w:author="박윤수" w:date="2014-08-23T00:19:00Z"/>
          <w:lang w:eastAsia="ko-KR"/>
        </w:rPr>
      </w:pPr>
      <w:ins w:id="2360" w:author="박윤수" w:date="2014-08-23T00:19:00Z"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듣기로는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에디슨씨가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측음기에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버그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발견되어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샜습니다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버그는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풀기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어려운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벌레가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은밀하게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일으키는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>”</w:t>
        </w:r>
      </w:ins>
    </w:p>
    <w:p w:rsidR="00AF2823" w:rsidRPr="00C5463C" w:rsidRDefault="00AF2823" w:rsidP="00AF2823">
      <w:pPr>
        <w:rPr>
          <w:ins w:id="2361" w:author="박윤수" w:date="2014-08-23T00:19:00Z"/>
          <w:lang w:eastAsia="ko-KR"/>
        </w:rPr>
      </w:pPr>
      <w:ins w:id="2362" w:author="박윤수" w:date="2014-08-23T00:19:00Z">
        <w:r>
          <w:rPr>
            <w:rFonts w:hint="eastAsia"/>
            <w:lang w:eastAsia="ko-KR"/>
          </w:rPr>
          <w:t>원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버그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벌레일지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모르지만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사실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불행하게도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가상이지는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>.</w:t>
        </w:r>
      </w:ins>
    </w:p>
    <w:p w:rsidR="00AF2823" w:rsidRPr="00A9410F" w:rsidRDefault="00AF2823" w:rsidP="00AF2823">
      <w:pPr>
        <w:pStyle w:val="affc"/>
        <w:numPr>
          <w:ilvl w:val="0"/>
          <w:numId w:val="20"/>
        </w:numPr>
        <w:ind w:leftChars="0"/>
        <w:rPr>
          <w:ins w:id="2363" w:author="박윤수" w:date="2014-08-23T00:19:00Z"/>
          <w:b/>
          <w:color w:val="0070C0"/>
          <w:sz w:val="24"/>
          <w:lang w:eastAsia="ko-KR"/>
        </w:rPr>
      </w:pPr>
      <w:ins w:id="2364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버그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다루기</w:t>
        </w:r>
      </w:ins>
    </w:p>
    <w:p w:rsidR="00AF2823" w:rsidRDefault="00AF2823" w:rsidP="00AF2823">
      <w:pPr>
        <w:rPr>
          <w:ins w:id="2365" w:author="박윤수" w:date="2014-08-23T00:19:00Z"/>
          <w:lang w:eastAsia="ko-KR"/>
        </w:rPr>
      </w:pPr>
      <w:ins w:id="2366" w:author="박윤수" w:date="2014-08-23T00:19:00Z"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전문용어인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예기치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오류입니다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사람이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그렇듯이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조만간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프로그래머는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제거하고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예기치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작동한다는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알자마자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367" w:author="박윤수" w:date="2014-08-23T00:19:00Z"/>
          <w:lang w:eastAsia="ko-KR"/>
        </w:rPr>
      </w:pPr>
      <w:ins w:id="2368" w:author="박윤수" w:date="2014-08-23T00:19:00Z">
        <w:r>
          <w:rPr>
            <w:rFonts w:hint="eastAsia"/>
            <w:lang w:eastAsia="ko-KR"/>
          </w:rPr>
          <w:t>러플</w:t>
        </w:r>
        <w:r>
          <w:rPr>
            <w:rFonts w:hint="eastAsia"/>
            <w:lang w:eastAsia="ko-KR"/>
          </w:rPr>
          <w:t>(RUR-PLE)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찾도록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설계되었습니다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69" w:author="박윤수" w:date="2014-08-23T00:19:00Z"/>
          <w:lang w:eastAsia="ko-KR"/>
        </w:rPr>
      </w:pPr>
      <w:ins w:id="2370" w:author="박윤수" w:date="2014-08-23T00:19:00Z">
        <w:r>
          <w:rPr>
            <w:rFonts w:hint="eastAsia"/>
            <w:lang w:eastAsia="ko-KR"/>
          </w:rPr>
          <w:t>로봇의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누출되어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흔적을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남기는데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로봇에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추적하여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pStyle w:val="affc"/>
        <w:ind w:leftChars="0" w:left="927"/>
        <w:jc w:val="center"/>
        <w:rPr>
          <w:ins w:id="2371" w:author="박윤수" w:date="2014-08-23T00:19:00Z"/>
          <w:lang w:eastAsia="ko-KR"/>
        </w:rPr>
      </w:pPr>
      <w:ins w:id="2372" w:author="박윤수" w:date="2014-08-23T00:19:00Z">
        <w:r>
          <w:rPr>
            <w:noProof/>
            <w:lang w:val="en-US" w:eastAsia="ko-KR"/>
            <w:rPrChange w:id="237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09675" cy="1009650"/>
              <wp:effectExtent l="19050" t="0" r="9525" b="0"/>
              <wp:docPr id="211" name="그림 254" descr="turn_left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urn_left_end.png"/>
                      <pic:cNvPicPr/>
                    </pic:nvPicPr>
                    <pic:blipFill>
                      <a:blip r:embed="rId5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9675" cy="1009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74" w:author="박윤수" w:date="2014-08-23T00:19:00Z"/>
          <w:lang w:eastAsia="ko-KR"/>
        </w:rPr>
      </w:pPr>
      <w:ins w:id="2375" w:author="박윤수" w:date="2014-08-23T00:19:00Z"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</w:t>
        </w:r>
        <w:r>
          <w:rPr>
            <w:rFonts w:hint="eastAsia"/>
            <w:lang w:eastAsia="ko-KR"/>
          </w:rPr>
          <w:t xml:space="preserve"> (</w:t>
        </w:r>
        <w:r>
          <w:rPr>
            <w:rFonts w:hint="eastAsia"/>
            <w:lang w:eastAsia="ko-KR"/>
          </w:rPr>
          <w:t>예로</w:t>
        </w:r>
        <w:r>
          <w:rPr>
            <w:rFonts w:hint="eastAsia"/>
            <w:lang w:eastAsia="ko-KR"/>
          </w:rPr>
          <w:t xml:space="preserve">,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pick_beeper()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처럼</w:t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로봇에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윈도우에서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띄게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pStyle w:val="affc"/>
        <w:ind w:left="880"/>
        <w:jc w:val="center"/>
        <w:rPr>
          <w:ins w:id="2376" w:author="박윤수" w:date="2014-08-23T00:19:00Z"/>
          <w:lang w:eastAsia="ko-KR"/>
        </w:rPr>
      </w:pPr>
      <w:ins w:id="2377" w:author="박윤수" w:date="2014-08-23T00:19:00Z">
        <w:r>
          <w:rPr>
            <w:noProof/>
            <w:lang w:val="en-US" w:eastAsia="ko-KR"/>
            <w:rPrChange w:id="237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28800" cy="704850"/>
              <wp:effectExtent l="19050" t="0" r="0" b="0"/>
              <wp:docPr id="212" name="그림 95" descr="highligh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ighlight.png"/>
                      <pic:cNvPicPr/>
                    </pic:nvPicPr>
                    <pic:blipFill>
                      <a:blip r:embed="rId6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0" cy="704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79" w:author="박윤수" w:date="2014-08-23T00:19:00Z"/>
          <w:lang w:eastAsia="ko-KR"/>
        </w:rPr>
      </w:pPr>
      <w:ins w:id="2380" w:author="박윤수" w:date="2014-08-23T00:19:00Z"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정지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38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13" name="그림 96" descr="btn_pau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pause.png"/>
                      <pic:cNvPicPr/>
                    </pic:nvPicPr>
                    <pic:blipFill>
                      <a:blip r:embed="rId6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정지시킬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프로그램에서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정지점</w:t>
        </w:r>
        <w:r>
          <w:rPr>
            <w:rFonts w:hint="eastAsia"/>
            <w:lang w:eastAsia="ko-KR"/>
          </w:rPr>
          <w:t>(breakpoint)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설정하는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유사합니다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82" w:author="박윤수" w:date="2014-08-23T00:19:00Z"/>
          <w:lang w:eastAsia="ko-KR"/>
        </w:rPr>
      </w:pPr>
      <w:ins w:id="2383" w:author="박윤수" w:date="2014-08-23T00:19:00Z">
        <w:r>
          <w:rPr>
            <w:rFonts w:hint="eastAsia"/>
            <w:lang w:eastAsia="ko-KR"/>
          </w:rPr>
          <w:t>명령실행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그리고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멈추거나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단계별로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38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14" name="그림 97" descr="btn_ste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tep.png"/>
                      <pic:cNvPicPr/>
                    </pic:nvPicPr>
                    <pic:blipFill>
                      <a:blip r:embed="rId6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val="en-US" w:eastAsia="ko-KR"/>
          </w:rPr>
          <w:t>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멈추고</w:t>
        </w:r>
        <w:r>
          <w:rPr>
            <w:rFonts w:hint="eastAsia"/>
            <w:lang w:eastAsia="ko-KR"/>
          </w:rPr>
          <w:t>(Step Through)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스텝씩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85" w:author="박윤수" w:date="2014-08-23T00:19:00Z"/>
          <w:lang w:eastAsia="ko-KR"/>
        </w:rPr>
      </w:pPr>
      <w:ins w:id="2386" w:author="박윤수" w:date="2014-08-23T00:19:00Z">
        <w:r>
          <w:rPr>
            <w:rFonts w:hint="eastAsia"/>
            <w:lang w:eastAsia="ko-KR"/>
          </w:rPr>
          <w:t>오래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스피드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38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16" name="그림 98" descr="btn_spe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peed.png"/>
                      <pic:cNvPicPr/>
                    </pic:nvPicPr>
                    <pic:blipFill>
                      <a:blip r:embed="rId6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빨리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실행시킬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빨리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예기치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못한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행동을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부문</w:t>
        </w:r>
        <w:r>
          <w:rPr>
            <w:rFonts w:hint="eastAsia"/>
            <w:lang w:eastAsia="ko-KR"/>
          </w:rPr>
          <w:t>(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버그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에서는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잠시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멈추고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한번에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자세히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들여다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88" w:author="박윤수" w:date="2014-08-23T00:19:00Z"/>
          <w:lang w:eastAsia="ko-KR"/>
        </w:rPr>
      </w:pPr>
      <w:ins w:id="2389" w:author="박윤수" w:date="2014-08-23T00:19:00Z">
        <w:r>
          <w:rPr>
            <w:rFonts w:hint="eastAsia"/>
            <w:lang w:eastAsia="ko-KR"/>
          </w:rPr>
          <w:lastRenderedPageBreak/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끝까지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멈추고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싶다면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빨간색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39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19455" cy="197511"/>
              <wp:effectExtent l="0" t="0" r="0" b="0"/>
              <wp:docPr id="217" name="그림 99" descr="btn_sto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top.png"/>
                      <pic:cNvPicPr/>
                    </pic:nvPicPr>
                    <pic:blipFill rotWithShape="1">
                      <a:blip r:embed="rId66" cstate="print"/>
                      <a:srcRect l="-4977" t="-4979" r="-4979" b="6018"/>
                      <a:stretch/>
                    </pic:blipFill>
                    <pic:spPr bwMode="auto">
                      <a:xfrm>
                        <a:off x="0" y="0"/>
                        <a:ext cx="217713" cy="1959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정지시킵니다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91" w:author="박윤수" w:date="2014-08-23T00:19:00Z"/>
          <w:lang w:eastAsia="ko-KR"/>
        </w:rPr>
      </w:pPr>
      <w:ins w:id="2392" w:author="박윤수" w:date="2014-08-23T00:19:00Z">
        <w:r>
          <w:rPr>
            <w:rFonts w:hint="eastAsia"/>
            <w:lang w:eastAsia="ko-KR"/>
          </w:rPr>
          <w:t>화면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상태표시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막대가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1) </w:t>
        </w:r>
        <w:r>
          <w:rPr>
            <w:rFonts w:hint="eastAsia"/>
            <w:lang w:eastAsia="ko-KR"/>
          </w:rPr>
          <w:t>어느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로드되어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 xml:space="preserve">, 2) </w:t>
        </w:r>
        <w:r>
          <w:rPr>
            <w:rFonts w:hint="eastAsia"/>
            <w:lang w:eastAsia="ko-KR"/>
          </w:rPr>
          <w:t>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어떤지</w:t>
        </w:r>
        <w:r>
          <w:rPr>
            <w:rFonts w:hint="eastAsia"/>
            <w:lang w:eastAsia="ko-KR"/>
          </w:rPr>
          <w:t xml:space="preserve">, 3) </w:t>
        </w:r>
        <w:r>
          <w:rPr>
            <w:rFonts w:hint="eastAsia"/>
            <w:lang w:eastAsia="ko-KR"/>
          </w:rPr>
          <w:t>로봇이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주머니에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얼마인지</w:t>
        </w:r>
        <w:r>
          <w:rPr>
            <w:rFonts w:hint="eastAsia"/>
            <w:lang w:eastAsia="ko-KR"/>
          </w:rPr>
          <w:t xml:space="preserve">, 4)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로드되어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>, 1) ~ 4)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막대는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표시합니다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pStyle w:val="affc"/>
        <w:ind w:leftChars="0" w:left="927"/>
        <w:rPr>
          <w:ins w:id="2393" w:author="박윤수" w:date="2014-08-23T00:19:00Z"/>
          <w:lang w:eastAsia="ko-KR"/>
        </w:rPr>
      </w:pPr>
      <w:ins w:id="2394" w:author="박윤수" w:date="2014-08-23T00:19:00Z">
        <w:r>
          <w:rPr>
            <w:noProof/>
            <w:lang w:val="en-US" w:eastAsia="ko-KR"/>
            <w:rPrChange w:id="239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5400040" cy="292100"/>
              <wp:effectExtent l="19050" t="0" r="0" b="0"/>
              <wp:docPr id="218" name="그림 100" descr="status_ba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tatus_bar.png"/>
                      <pic:cNvPicPr/>
                    </pic:nvPicPr>
                    <pic:blipFill>
                      <a:blip r:embed="rId6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92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ind w:leftChars="0" w:left="927"/>
        <w:rPr>
          <w:ins w:id="2396" w:author="박윤수" w:date="2014-08-23T00:19:00Z"/>
          <w:lang w:eastAsia="ko-KR"/>
        </w:rPr>
      </w:pPr>
      <w:ins w:id="2397" w:author="박윤수" w:date="2014-08-23T00:19:00Z">
        <w:r>
          <w:rPr>
            <w:rFonts w:hint="eastAsia"/>
            <w:lang w:eastAsia="ko-KR"/>
          </w:rPr>
          <w:t>비퍼와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나중에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1"/>
        </w:numPr>
        <w:ind w:leftChars="0"/>
        <w:rPr>
          <w:ins w:id="2398" w:author="박윤수" w:date="2014-08-23T00:19:00Z"/>
          <w:lang w:eastAsia="ko-KR"/>
        </w:rPr>
      </w:pPr>
      <w:ins w:id="2399" w:author="박윤수" w:date="2014-08-23T00:19:00Z"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로봇이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지점으로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재시작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하고자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리셋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버튼</w:t>
        </w:r>
        <w:r>
          <w:rPr>
            <w:rFonts w:hint="eastAsia"/>
            <w:lang w:eastAsia="ko-KR"/>
          </w:rPr>
          <w:t xml:space="preserve"> (</w:t>
        </w:r>
        <w:r w:rsidR="00AF7365">
          <w:rPr>
            <w:noProof/>
            <w:lang w:val="en-US" w:eastAsia="ko-KR"/>
            <w:rPrChange w:id="240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19" name="그림 101" descr="btn_reset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eset_world.png"/>
                      <pic:cNvPicPr/>
                    </pic:nvPicPr>
                    <pic:blipFill>
                      <a:blip r:embed="rId6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val="en-US"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클릭합니다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이부분에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자세하게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않았습니다</w:t>
        </w:r>
        <w:r>
          <w:rPr>
            <w:rFonts w:hint="eastAsia"/>
            <w:lang w:eastAsia="ko-KR"/>
          </w:rPr>
          <w:t>.)</w:t>
        </w:r>
      </w:ins>
    </w:p>
    <w:p w:rsidR="00AF2823" w:rsidRDefault="00AF2823" w:rsidP="00AF2823">
      <w:pPr>
        <w:rPr>
          <w:ins w:id="2401" w:author="박윤수" w:date="2014-08-23T00:19:00Z"/>
          <w:lang w:eastAsia="ko-KR"/>
        </w:rPr>
      </w:pPr>
      <w:ins w:id="2402" w:author="박윤수" w:date="2014-08-23T00:19:00Z">
        <w:r>
          <w:rPr>
            <w:rFonts w:hint="eastAsia"/>
            <w:lang w:eastAsia="ko-KR"/>
          </w:rPr>
          <w:t>지금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충분한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나중에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찾고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고치는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요령을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4B4E83" w:rsidRDefault="00AF7365" w:rsidP="00AF2823">
      <w:pPr>
        <w:jc w:val="center"/>
        <w:rPr>
          <w:ins w:id="2403" w:author="박윤수" w:date="2014-08-23T00:19:00Z"/>
          <w:lang w:eastAsia="ko-KR"/>
        </w:rPr>
      </w:pPr>
      <w:ins w:id="2404" w:author="박윤수" w:date="2014-08-23T00:19:00Z">
        <w:r>
          <w:rPr>
            <w:noProof/>
            <w:lang w:val="en-US" w:eastAsia="ko-KR"/>
            <w:rPrChange w:id="240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22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비퍼</w:t>
        </w:r>
        <w:r w:rsidR="00AF2823">
          <w:rPr>
            <w:rFonts w:hint="eastAsia"/>
            <w:lang w:eastAsia="ko-KR"/>
          </w:rPr>
          <w:t>(Beepers) -</w:t>
        </w:r>
        <w:r>
          <w:rPr>
            <w:noProof/>
            <w:lang w:val="en-US" w:eastAsia="ko-KR"/>
            <w:rPrChange w:id="240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23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- </w:t>
        </w:r>
        <w:r w:rsidR="00AF2823">
          <w:rPr>
            <w:rFonts w:hint="eastAsia"/>
            <w:lang w:eastAsia="ko-KR"/>
          </w:rPr>
          <w:t>벽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만들기</w:t>
        </w:r>
        <w:r>
          <w:rPr>
            <w:noProof/>
            <w:lang w:val="en-US" w:eastAsia="ko-KR"/>
            <w:rPrChange w:id="24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84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4B4E83" w:rsidRDefault="00AF2823" w:rsidP="00AF2823">
      <w:pPr>
        <w:rPr>
          <w:ins w:id="2408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2409" w:author="박윤수" w:date="2014-08-23T00:19:00Z"/>
          <w:lang w:eastAsia="ko-KR"/>
          <w:rPrChange w:id="2410" w:author="박윤수" w:date="2014-08-23T00:23:00Z">
            <w:rPr>
              <w:ins w:id="2411" w:author="박윤수" w:date="2014-08-23T00:19:00Z"/>
              <w:color w:val="0070C0"/>
              <w:lang w:eastAsia="ko-KR"/>
            </w:rPr>
          </w:rPrChange>
        </w:rPr>
      </w:pPr>
      <w:bookmarkStart w:id="2412" w:name="_Toc396517141"/>
      <w:ins w:id="2413" w:author="박윤수" w:date="2014-08-23T00:19:00Z">
        <w:r w:rsidRPr="00E80AEF">
          <w:rPr>
            <w:rFonts w:hint="eastAsia"/>
            <w:lang w:eastAsia="ko-KR"/>
            <w:rPrChange w:id="2414" w:author="박윤수" w:date="2014-08-23T00:23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벽</w:t>
        </w:r>
        <w:r w:rsidRPr="00E80AEF">
          <w:rPr>
            <w:lang w:eastAsia="ko-KR"/>
            <w:rPrChange w:id="2415" w:author="박윤수" w:date="2014-08-23T00:23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2416" w:author="박윤수" w:date="2014-08-23T00:23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만들기</w:t>
        </w:r>
        <w:bookmarkEnd w:id="2412"/>
      </w:ins>
    </w:p>
    <w:p w:rsidR="00AF2823" w:rsidRDefault="00AF2823" w:rsidP="00AF2823">
      <w:pPr>
        <w:rPr>
          <w:ins w:id="2417" w:author="박윤수" w:date="2014-08-23T00:19:00Z"/>
          <w:lang w:eastAsia="ko-KR"/>
        </w:rPr>
      </w:pPr>
      <w:ins w:id="2418" w:author="박윤수" w:date="2014-08-23T00:19:00Z"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벽버튼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4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97" name="그림 106" descr="btn_wall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walls.png"/>
                      <pic:cNvPicPr/>
                    </pic:nvPicPr>
                    <pic:blipFill>
                      <a:blip r:embed="rId6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 xml:space="preserve"> 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바뀌어서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20" w:author="박윤수" w:date="2014-08-23T00:19:00Z"/>
          <w:lang w:eastAsia="ko-KR"/>
        </w:rPr>
      </w:pPr>
      <w:ins w:id="2421" w:author="박윤수" w:date="2014-08-23T00:19:00Z">
        <w:r>
          <w:rPr>
            <w:noProof/>
            <w:lang w:val="en-US" w:eastAsia="ko-KR"/>
            <w:rPrChange w:id="242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19300" cy="2009775"/>
              <wp:effectExtent l="19050" t="0" r="0" b="0"/>
              <wp:docPr id="343" name="그림 107" descr="buildwall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uildwalls.png"/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300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423" w:author="박윤수" w:date="2014-08-23T00:19:00Z"/>
          <w:lang w:eastAsia="ko-KR"/>
        </w:rPr>
      </w:pPr>
      <w:ins w:id="2424" w:author="박윤수" w:date="2014-08-23T00:19:00Z"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기둥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까만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기둥</w:t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사이에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빨간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삭제합니다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가장자리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제거할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25" w:author="박윤수" w:date="2014-08-23T00:19:00Z"/>
          <w:lang w:eastAsia="ko-KR"/>
        </w:rPr>
      </w:pPr>
      <w:ins w:id="2426" w:author="박윤수" w:date="2014-08-23T00:19:00Z">
        <w:r>
          <w:rPr>
            <w:noProof/>
            <w:lang w:val="en-US" w:eastAsia="ko-KR"/>
            <w:rPrChange w:id="242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28825" cy="1990725"/>
              <wp:effectExtent l="19050" t="0" r="9525" b="0"/>
              <wp:docPr id="344" name="그림 108" descr="wall1im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all1img.png"/>
                      <pic:cNvPicPr/>
                    </pic:nvPicPr>
                    <pic:blipFill>
                      <a:blip r:embed="rId7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8825" cy="1990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428" w:author="박윤수" w:date="2014-08-23T00:19:00Z"/>
          <w:lang w:eastAsia="ko-KR"/>
        </w:rPr>
      </w:pPr>
      <w:ins w:id="2429" w:author="박윤수" w:date="2014-08-23T00:19:00Z"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벽버튼</w:t>
        </w:r>
        <w:r>
          <w:rPr>
            <w:rFonts w:hint="eastAsia"/>
            <w:lang w:eastAsia="ko-KR"/>
          </w:rPr>
          <w:t>(</w:t>
        </w:r>
        <w:r w:rsidR="00AF7365">
          <w:rPr>
            <w:noProof/>
            <w:lang w:val="en-US" w:eastAsia="ko-KR"/>
            <w:rPrChange w:id="243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345" name="그림 106" descr="btn_wall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walls.png"/>
                      <pic:cNvPicPr/>
                    </pic:nvPicPr>
                    <pic:blipFill>
                      <a:blip r:embed="rId6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기둥과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빨간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점들이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사라지고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새로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남게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Pr="00FB7442" w:rsidRDefault="00AF2823" w:rsidP="00AF2823">
      <w:pPr>
        <w:rPr>
          <w:ins w:id="2431" w:author="박윤수" w:date="2014-08-23T00:19:00Z"/>
          <w:b/>
          <w:color w:val="4F6228" w:themeColor="accent3" w:themeShade="80"/>
          <w:lang w:eastAsia="ko-KR"/>
        </w:rPr>
      </w:pPr>
      <w:ins w:id="2432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433" w:author="박윤수" w:date="2014-08-23T00:19:00Z"/>
          <w:lang w:eastAsia="ko-KR"/>
        </w:rPr>
      </w:pPr>
      <w:ins w:id="2434" w:author="박윤수" w:date="2014-08-23T00:19:00Z">
        <w:r>
          <w:rPr>
            <w:rFonts w:hint="eastAsia"/>
            <w:lang w:eastAsia="ko-KR"/>
          </w:rPr>
          <w:t>아래에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표시된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표시된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빠져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안내하는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35" w:author="박윤수" w:date="2014-08-23T00:19:00Z"/>
          <w:lang w:eastAsia="ko-KR"/>
        </w:rPr>
      </w:pPr>
      <w:ins w:id="2436" w:author="박윤수" w:date="2014-08-23T00:19:00Z">
        <w:r>
          <w:rPr>
            <w:noProof/>
            <w:lang w:val="en-US" w:eastAsia="ko-KR"/>
            <w:rPrChange w:id="2437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1790700" cy="1819239"/>
              <wp:effectExtent l="19050" t="0" r="0" b="0"/>
              <wp:docPr id="351" name="그림 111" descr="loop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opstart.png"/>
                      <pic:cNvPicPr/>
                    </pic:nvPicPr>
                    <pic:blipFill>
                      <a:blip r:embed="rId7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8636" cy="18273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3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599" cy="457200"/>
              <wp:effectExtent l="19050" t="0" r="1" b="0"/>
              <wp:docPr id="352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061" cy="460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3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19275" cy="1848267"/>
              <wp:effectExtent l="19050" t="0" r="0" b="0"/>
              <wp:docPr id="353" name="그림 113" descr="loop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opend.png"/>
                      <pic:cNvPicPr/>
                    </pic:nvPicPr>
                    <pic:blipFill>
                      <a:blip r:embed="rId7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0159" cy="185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440" w:author="박윤수" w:date="2014-08-23T00:19:00Z"/>
          <w:lang w:eastAsia="ko-KR"/>
        </w:rPr>
      </w:pPr>
    </w:p>
    <w:p w:rsidR="00AF2823" w:rsidRPr="00C96B8C" w:rsidRDefault="00AF2823" w:rsidP="00AF2823">
      <w:pPr>
        <w:rPr>
          <w:ins w:id="2441" w:author="박윤수" w:date="2014-08-23T00:19:00Z"/>
          <w:b/>
          <w:color w:val="0000FF"/>
          <w:lang w:eastAsia="ko-KR"/>
        </w:rPr>
      </w:pPr>
      <w:ins w:id="2442" w:author="박윤수" w:date="2014-08-23T00:19:00Z">
        <w:r w:rsidRPr="00C96B8C">
          <w:rPr>
            <w:rFonts w:hint="eastAsia"/>
            <w:b/>
            <w:color w:val="0000FF"/>
            <w:lang w:eastAsia="ko-KR"/>
          </w:rPr>
          <w:t>도전</w:t>
        </w:r>
      </w:ins>
    </w:p>
    <w:p w:rsidR="00AF2823" w:rsidRDefault="00AF2823" w:rsidP="00AF2823">
      <w:pPr>
        <w:rPr>
          <w:ins w:id="2443" w:author="박윤수" w:date="2014-08-23T00:19:00Z"/>
          <w:lang w:eastAsia="ko-KR"/>
        </w:rPr>
      </w:pPr>
      <w:ins w:id="2444" w:author="박윤수" w:date="2014-08-23T00:19:00Z">
        <w:r>
          <w:rPr>
            <w:rFonts w:hint="eastAsia"/>
            <w:lang w:eastAsia="ko-KR"/>
          </w:rPr>
          <w:t>연습을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마무리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너무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어렵지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사실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단계에서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약간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지루하게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느껴질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C96B8C" w:rsidRDefault="00AF2823" w:rsidP="00AF2823">
      <w:pPr>
        <w:rPr>
          <w:ins w:id="2445" w:author="박윤수" w:date="2014-08-23T00:19:00Z"/>
          <w:b/>
          <w:color w:val="C00000"/>
          <w:lang w:eastAsia="ko-KR"/>
        </w:rPr>
      </w:pPr>
      <w:ins w:id="2446" w:author="박윤수" w:date="2014-08-23T00:19:00Z">
        <w:r w:rsidRPr="00C96B8C">
          <w:rPr>
            <w:rFonts w:hint="eastAsia"/>
            <w:b/>
            <w:color w:val="C00000"/>
            <w:lang w:eastAsia="ko-KR"/>
          </w:rPr>
          <w:t>신문</w:t>
        </w:r>
        <w:r w:rsidRPr="00C96B8C">
          <w:rPr>
            <w:rFonts w:hint="eastAsia"/>
            <w:b/>
            <w:color w:val="C00000"/>
            <w:lang w:eastAsia="ko-KR"/>
          </w:rPr>
          <w:t xml:space="preserve"> </w:t>
        </w:r>
        <w:r w:rsidRPr="00C96B8C">
          <w:rPr>
            <w:rFonts w:hint="eastAsia"/>
            <w:b/>
            <w:color w:val="C00000"/>
            <w:lang w:eastAsia="ko-KR"/>
          </w:rPr>
          <w:t>배달</w:t>
        </w:r>
      </w:ins>
    </w:p>
    <w:p w:rsidR="00AF2823" w:rsidRDefault="00AF2823" w:rsidP="00AF2823">
      <w:pPr>
        <w:rPr>
          <w:ins w:id="2447" w:author="박윤수" w:date="2014-08-23T00:19:00Z"/>
          <w:lang w:eastAsia="ko-KR"/>
        </w:rPr>
      </w:pPr>
      <w:ins w:id="2448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지역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근처에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신문을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배달합니다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올라가서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신문을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놓고</w:t>
        </w:r>
        <w:r>
          <w:rPr>
            <w:rFonts w:hint="eastAsia"/>
            <w:lang w:eastAsia="ko-KR"/>
          </w:rPr>
          <w:t xml:space="preserve"> (</w:t>
        </w:r>
        <w:r>
          <w:rPr>
            <w:rFonts w:hint="eastAsia"/>
            <w:lang w:eastAsia="ko-KR"/>
          </w:rPr>
          <w:t>비퍼로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</w:t>
        </w:r>
        <w:r>
          <w:rPr>
            <w:rFonts w:hint="eastAsia"/>
            <w:lang w:eastAsia="ko-KR"/>
          </w:rPr>
          <w:t xml:space="preserve">),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시작지점으로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 w:rsidRPr="00C96B8C">
          <w:rPr>
            <w:lang w:eastAsia="ko-KR"/>
          </w:rPr>
          <w:t>newspaper.wld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49" w:author="박윤수" w:date="2014-08-23T00:19:00Z"/>
          <w:lang w:eastAsia="ko-KR"/>
        </w:rPr>
      </w:pPr>
      <w:ins w:id="2450" w:author="박윤수" w:date="2014-08-23T00:19:00Z">
        <w:r>
          <w:rPr>
            <w:noProof/>
            <w:lang w:val="en-US" w:eastAsia="ko-KR"/>
            <w:rPrChange w:id="245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750469" cy="1905000"/>
              <wp:effectExtent l="19050" t="0" r="2381" b="0"/>
              <wp:docPr id="354" name="그림 114" descr="newspaper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start.png"/>
                      <pic:cNvPicPr/>
                    </pic:nvPicPr>
                    <pic:blipFill>
                      <a:blip r:embed="rId7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0469" cy="190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5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599" cy="457200"/>
              <wp:effectExtent l="19050" t="0" r="1" b="0"/>
              <wp:docPr id="355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061" cy="460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5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324225" cy="1696034"/>
              <wp:effectExtent l="19050" t="0" r="9525" b="0"/>
              <wp:docPr id="356" name="그림 116" descr="newspaper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end.png"/>
                      <pic:cNvPicPr/>
                    </pic:nvPicPr>
                    <pic:blipFill>
                      <a:blip r:embed="rId7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1802" cy="1699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454" w:author="박윤수" w:date="2014-08-23T00:19:00Z"/>
          <w:lang w:eastAsia="ko-KR"/>
        </w:rPr>
      </w:pPr>
      <w:ins w:id="2455" w:author="박윤수" w:date="2014-08-23T00:19:00Z">
        <w:r>
          <w:rPr>
            <w:rFonts w:hint="eastAsia"/>
            <w:lang w:eastAsia="ko-KR"/>
          </w:rPr>
          <w:lastRenderedPageBreak/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50</w:t>
        </w:r>
        <w:r>
          <w:rPr>
            <w:rFonts w:hint="eastAsia"/>
            <w:lang w:eastAsia="ko-KR"/>
          </w:rPr>
          <w:t>이상의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키보드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타이핑을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할수록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해답으로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간략화할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C96B8C" w:rsidRDefault="00AF2823" w:rsidP="00AF2823">
      <w:pPr>
        <w:rPr>
          <w:ins w:id="2456" w:author="박윤수" w:date="2014-08-23T00:19:00Z"/>
          <w:b/>
          <w:color w:val="C00000"/>
          <w:lang w:eastAsia="ko-KR"/>
        </w:rPr>
      </w:pPr>
      <w:ins w:id="2457" w:author="박윤수" w:date="2014-08-23T00:19:00Z">
        <w:r>
          <w:rPr>
            <w:rFonts w:hint="eastAsia"/>
            <w:b/>
            <w:color w:val="C00000"/>
            <w:lang w:eastAsia="ko-KR"/>
          </w:rPr>
          <w:t>장애물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넘기</w:t>
        </w:r>
      </w:ins>
    </w:p>
    <w:p w:rsidR="00AF2823" w:rsidRDefault="00AF2823" w:rsidP="00AF2823">
      <w:pPr>
        <w:rPr>
          <w:ins w:id="2458" w:author="박윤수" w:date="2014-08-23T00:19:00Z"/>
          <w:lang w:eastAsia="ko-KR"/>
        </w:rPr>
      </w:pPr>
      <w:ins w:id="2459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참가합니다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결승선에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도착하도록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 w:rsidRPr="003549D4">
          <w:rPr>
            <w:lang w:eastAsia="ko-KR"/>
          </w:rPr>
          <w:t>hurdles1.wld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60" w:author="박윤수" w:date="2014-08-23T00:19:00Z"/>
          <w:lang w:eastAsia="ko-KR"/>
        </w:rPr>
      </w:pPr>
      <w:ins w:id="2461" w:author="박윤수" w:date="2014-08-23T00:19:00Z">
        <w:r>
          <w:rPr>
            <w:noProof/>
            <w:lang w:val="en-US" w:eastAsia="ko-KR"/>
            <w:rPrChange w:id="246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864565" cy="752475"/>
              <wp:effectExtent l="19050" t="0" r="2585" b="0"/>
              <wp:docPr id="362" name="그림 117" descr="hurdles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start.png"/>
                      <pic:cNvPicPr/>
                    </pic:nvPicPr>
                    <pic:blipFill>
                      <a:blip r:embed="rId7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7787" cy="7569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6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19225" cy="473075"/>
              <wp:effectExtent l="19050" t="0" r="0" b="0"/>
              <wp:docPr id="363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5939" cy="481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6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526971" cy="771525"/>
              <wp:effectExtent l="19050" t="0" r="0" b="0"/>
              <wp:docPr id="367" name="그림 119" descr="hurdles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end.png"/>
                      <pic:cNvPicPr/>
                    </pic:nvPicPr>
                    <pic:blipFill>
                      <a:blip r:embed="rId7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6971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465" w:author="박윤수" w:date="2014-08-23T00:19:00Z"/>
          <w:lang w:eastAsia="ko-KR"/>
        </w:rPr>
      </w:pPr>
      <w:ins w:id="2466" w:author="박윤수" w:date="2014-08-23T00:19:00Z"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 </w:t>
        </w:r>
        <w:r>
          <w:rPr>
            <w:rFonts w:hint="eastAsia"/>
            <w:lang w:eastAsia="ko-KR"/>
          </w:rPr>
          <w:t>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자동으로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높이의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넓이를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C96B8C" w:rsidRDefault="00AF2823" w:rsidP="00AF2823">
      <w:pPr>
        <w:rPr>
          <w:ins w:id="2467" w:author="박윤수" w:date="2014-08-23T00:19:00Z"/>
          <w:b/>
          <w:color w:val="C00000"/>
          <w:lang w:eastAsia="ko-KR"/>
        </w:rPr>
      </w:pPr>
      <w:ins w:id="2468" w:author="박윤수" w:date="2014-08-23T00:19:00Z">
        <w:r>
          <w:rPr>
            <w:rFonts w:hint="eastAsia"/>
            <w:b/>
            <w:color w:val="C00000"/>
            <w:lang w:eastAsia="ko-KR"/>
          </w:rPr>
          <w:t>수확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시기</w:t>
        </w:r>
      </w:ins>
    </w:p>
    <w:p w:rsidR="00AF2823" w:rsidRDefault="00AF2823" w:rsidP="00AF2823">
      <w:pPr>
        <w:rPr>
          <w:ins w:id="2469" w:author="박윤수" w:date="2014-08-23T00:19:00Z"/>
          <w:lang w:eastAsia="ko-KR"/>
        </w:rPr>
      </w:pPr>
      <w:ins w:id="2470" w:author="박윤수" w:date="2014-08-23T00:19:00Z">
        <w:r>
          <w:rPr>
            <w:rFonts w:hint="eastAsia"/>
            <w:lang w:eastAsia="ko-KR"/>
          </w:rPr>
          <w:t>수확의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계절입니다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정원의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당근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비퍼로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수확합니다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harvest1.wld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71" w:author="박윤수" w:date="2014-08-23T00:19:00Z"/>
          <w:lang w:eastAsia="ko-KR"/>
        </w:rPr>
      </w:pPr>
      <w:ins w:id="2472" w:author="박윤수" w:date="2014-08-23T00:19:00Z">
        <w:r>
          <w:rPr>
            <w:noProof/>
            <w:lang w:val="en-US" w:eastAsia="ko-KR"/>
            <w:rPrChange w:id="2473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3095625" cy="2933700"/>
              <wp:effectExtent l="19050" t="0" r="9525" b="0"/>
              <wp:docPr id="370" name="그림 134" descr="harves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1.png"/>
                      <pic:cNvPicPr/>
                    </pic:nvPicPr>
                    <pic:blipFill>
                      <a:blip r:embed="rId7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474" w:author="박윤수" w:date="2014-08-23T00:19:00Z"/>
          <w:lang w:eastAsia="ko-KR"/>
        </w:rPr>
      </w:pPr>
      <w:ins w:id="2475" w:author="박윤수" w:date="2014-08-23T00:19:00Z">
        <w:r>
          <w:rPr>
            <w:rFonts w:hint="eastAsia"/>
            <w:lang w:eastAsia="ko-KR"/>
          </w:rPr>
          <w:t>나중에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동일한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그리고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임의의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당근이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빠진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장소를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처리하는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가르칠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C96B8C" w:rsidRDefault="00AF2823" w:rsidP="00AF2823">
      <w:pPr>
        <w:rPr>
          <w:ins w:id="2476" w:author="박윤수" w:date="2014-08-23T00:19:00Z"/>
          <w:b/>
          <w:color w:val="C00000"/>
          <w:lang w:eastAsia="ko-KR"/>
        </w:rPr>
      </w:pPr>
      <w:ins w:id="2477" w:author="박윤수" w:date="2014-08-23T00:19:00Z">
        <w:r>
          <w:rPr>
            <w:rFonts w:hint="eastAsia"/>
            <w:b/>
            <w:color w:val="C00000"/>
            <w:lang w:eastAsia="ko-KR"/>
          </w:rPr>
          <w:t>놀라운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미로</w:t>
        </w:r>
      </w:ins>
    </w:p>
    <w:p w:rsidR="00AF2823" w:rsidRDefault="00AF2823" w:rsidP="00AF2823">
      <w:pPr>
        <w:rPr>
          <w:ins w:id="2478" w:author="박윤수" w:date="2014-08-23T00:19:00Z"/>
          <w:lang w:eastAsia="ko-KR"/>
        </w:rPr>
      </w:pPr>
      <w:ins w:id="2479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빠졌습니다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빠져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나오도록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도와주세요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표시되어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 w:rsidRPr="00CD6851">
          <w:rPr>
            <w:lang w:eastAsia="ko-KR"/>
          </w:rPr>
          <w:t>maze1.wld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480" w:author="박윤수" w:date="2014-08-23T00:19:00Z"/>
          <w:lang w:eastAsia="ko-KR"/>
        </w:rPr>
      </w:pPr>
      <w:ins w:id="2481" w:author="박윤수" w:date="2014-08-23T00:19:00Z">
        <w:r>
          <w:rPr>
            <w:noProof/>
            <w:lang w:val="en-US" w:eastAsia="ko-KR"/>
            <w:rPrChange w:id="24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61804" cy="1681854"/>
              <wp:effectExtent l="19050" t="0" r="5096" b="0"/>
              <wp:docPr id="375" name="그림 135" descr="maze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aze1_start.png"/>
                      <pic:cNvPicPr/>
                    </pic:nvPicPr>
                    <pic:blipFill>
                      <a:blip r:embed="rId7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4410" cy="1684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171575" cy="390525"/>
              <wp:effectExtent l="19050" t="0" r="9525" b="0"/>
              <wp:docPr id="384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0510" cy="3935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48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11245" cy="1693419"/>
              <wp:effectExtent l="19050" t="0" r="0" b="0"/>
              <wp:docPr id="385" name="그림 137" descr="maze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aze1_end.png"/>
                      <pic:cNvPicPr/>
                    </pic:nvPicPr>
                    <pic:blipFill>
                      <a:blip r:embed="rId8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1245" cy="16934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CD6851" w:rsidRDefault="00AF2823" w:rsidP="00AF2823">
      <w:pPr>
        <w:rPr>
          <w:ins w:id="2485" w:author="박윤수" w:date="2014-08-23T00:19:00Z"/>
          <w:lang w:eastAsia="ko-KR"/>
        </w:rPr>
      </w:pPr>
    </w:p>
    <w:p w:rsidR="00AF2823" w:rsidRDefault="00AF2823" w:rsidP="00AF2823">
      <w:pPr>
        <w:rPr>
          <w:ins w:id="2486" w:author="박윤수" w:date="2014-08-23T00:19:00Z"/>
          <w:lang w:eastAsia="ko-KR"/>
        </w:rPr>
      </w:pPr>
      <w:ins w:id="2487" w:author="박윤수" w:date="2014-08-23T00:19:00Z">
        <w:r>
          <w:rPr>
            <w:rFonts w:hint="eastAsia"/>
            <w:lang w:eastAsia="ko-KR"/>
          </w:rPr>
          <w:t>나중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수업에서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종류의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빠져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, 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스스로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빠져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나오는지를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Pr="00CD6851" w:rsidRDefault="00AF7365" w:rsidP="00AF2823">
      <w:pPr>
        <w:jc w:val="center"/>
        <w:rPr>
          <w:ins w:id="2488" w:author="박윤수" w:date="2014-08-23T00:19:00Z"/>
          <w:lang w:eastAsia="ko-KR"/>
        </w:rPr>
      </w:pPr>
      <w:ins w:id="2489" w:author="박윤수" w:date="2014-08-23T00:19:00Z">
        <w:r>
          <w:rPr>
            <w:noProof/>
            <w:lang w:val="en-US" w:eastAsia="ko-KR"/>
            <w:rPrChange w:id="249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387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이놈의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버그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49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88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- </w:t>
        </w:r>
        <w:r w:rsidR="00AF2823">
          <w:rPr>
            <w:rFonts w:hint="eastAsia"/>
            <w:lang w:eastAsia="ko-KR"/>
          </w:rPr>
          <w:t>확실히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>
          <w:rPr>
            <w:noProof/>
            <w:lang w:val="en-US" w:eastAsia="ko-KR"/>
            <w:rPrChange w:id="249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90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CD6851" w:rsidRDefault="00AF2823" w:rsidP="00AF2823">
      <w:pPr>
        <w:rPr>
          <w:ins w:id="2493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2494" w:author="박윤수" w:date="2014-08-23T00:19:00Z"/>
          <w:lang w:eastAsia="ko-KR"/>
          <w:rPrChange w:id="2495" w:author="박윤수" w:date="2014-08-23T00:24:00Z">
            <w:rPr>
              <w:ins w:id="2496" w:author="박윤수" w:date="2014-08-23T00:19:00Z"/>
              <w:color w:val="0070C0"/>
              <w:lang w:eastAsia="ko-KR"/>
            </w:rPr>
          </w:rPrChange>
        </w:rPr>
      </w:pPr>
      <w:bookmarkStart w:id="2497" w:name="_Toc396517142"/>
      <w:ins w:id="2498" w:author="박윤수" w:date="2014-08-23T00:19:00Z">
        <w:r w:rsidRPr="00E80AEF">
          <w:rPr>
            <w:rFonts w:hint="eastAsia"/>
            <w:lang w:eastAsia="ko-KR"/>
            <w:rPrChange w:id="2499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확실히</w:t>
        </w:r>
        <w:r w:rsidRPr="00E80AEF">
          <w:rPr>
            <w:lang w:eastAsia="ko-KR"/>
            <w:rPrChange w:id="2500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2501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반복</w:t>
        </w:r>
        <w:r w:rsidRPr="00E80AEF">
          <w:rPr>
            <w:lang w:eastAsia="ko-KR"/>
            <w:rPrChange w:id="2502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2503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피하기</w:t>
        </w:r>
        <w:bookmarkEnd w:id="2497"/>
      </w:ins>
    </w:p>
    <w:p w:rsidR="00AF2823" w:rsidRDefault="00AF2823" w:rsidP="00AF2823">
      <w:pPr>
        <w:rPr>
          <w:ins w:id="2504" w:author="박윤수" w:date="2014-08-23T00:19:00Z"/>
          <w:lang w:eastAsia="ko-KR"/>
        </w:rPr>
      </w:pPr>
      <w:ins w:id="2505" w:author="박윤수" w:date="2014-08-23T00:19:00Z"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로봇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>, 3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유용한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규칙을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Pr="00193803" w:rsidRDefault="00AF2823" w:rsidP="00AF2823">
      <w:pPr>
        <w:spacing w:after="0"/>
        <w:rPr>
          <w:ins w:id="2506" w:author="박윤수" w:date="2014-08-23T00:19:00Z"/>
          <w:rFonts w:asciiTheme="minorEastAsia" w:hAnsiTheme="minorEastAsia"/>
          <w:b/>
          <w:sz w:val="20"/>
          <w:lang w:eastAsia="ko-KR"/>
        </w:rPr>
      </w:pPr>
      <w:ins w:id="2507" w:author="박윤수" w:date="2014-08-23T00:19:00Z">
        <w:r w:rsidRPr="00193803">
          <w:rPr>
            <w:rFonts w:asciiTheme="minorEastAsia" w:hAnsiTheme="minorEastAsia" w:hint="eastAsia"/>
            <w:b/>
            <w:sz w:val="20"/>
            <w:lang w:eastAsia="ko-KR"/>
          </w:rPr>
          <w:t xml:space="preserve">규칙 </w:t>
        </w:r>
        <w:r>
          <w:rPr>
            <w:rFonts w:asciiTheme="minorEastAsia" w:hAnsiTheme="minorEastAsia" w:hint="eastAsia"/>
            <w:b/>
            <w:sz w:val="20"/>
            <w:lang w:eastAsia="ko-KR"/>
          </w:rPr>
          <w:t>3</w:t>
        </w:r>
        <w:r w:rsidRPr="00193803">
          <w:rPr>
            <w:rFonts w:asciiTheme="minorEastAsia" w:hAnsiTheme="minorEastAsia" w:hint="eastAsia"/>
            <w:b/>
            <w:sz w:val="2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508" w:author="박윤수" w:date="2014-08-23T00:19:00Z"/>
          <w:rFonts w:asciiTheme="minorEastAsia" w:hAnsiTheme="minorEastAsia"/>
          <w:sz w:val="20"/>
          <w:lang w:eastAsia="ko-KR"/>
        </w:rPr>
      </w:pPr>
      <w:ins w:id="2509" w:author="박윤수" w:date="2014-08-23T00:19:00Z">
        <w:r>
          <w:rPr>
            <w:rFonts w:asciiTheme="minorEastAsia" w:hAnsiTheme="minorEastAsia" w:hint="eastAsia"/>
            <w:sz w:val="20"/>
            <w:lang w:eastAsia="ko-KR"/>
          </w:rPr>
          <w:t>프로그램을 작성할 때, 자신을 반복하지 마세요.</w:t>
        </w:r>
      </w:ins>
    </w:p>
    <w:p w:rsidR="00AF2823" w:rsidRDefault="00AF2823" w:rsidP="00AF2823">
      <w:pPr>
        <w:rPr>
          <w:ins w:id="2510" w:author="박윤수" w:date="2014-08-23T00:19:00Z"/>
          <w:rFonts w:asciiTheme="minorEastAsia" w:hAnsiTheme="minorEastAsia"/>
          <w:sz w:val="20"/>
          <w:lang w:eastAsia="ko-KR"/>
        </w:rPr>
      </w:pPr>
      <w:ins w:id="2511" w:author="박윤수" w:date="2014-08-23T00:19:00Z">
        <w:r>
          <w:rPr>
            <w:rFonts w:asciiTheme="minorEastAsia" w:hAnsiTheme="minorEastAsia" w:hint="eastAsia"/>
            <w:sz w:val="20"/>
            <w:lang w:eastAsia="ko-KR"/>
          </w:rPr>
          <w:t xml:space="preserve">다시 말씀드립니다. </w:t>
        </w:r>
        <w:r>
          <w:rPr>
            <w:rFonts w:asciiTheme="minorEastAsia" w:hAnsiTheme="minorEastAsia" w:hint="eastAsia"/>
            <w:b/>
            <w:sz w:val="20"/>
            <w:lang w:eastAsia="ko-KR"/>
          </w:rPr>
          <w:t>자신을</w:t>
        </w:r>
        <w:r w:rsidRPr="008F4892">
          <w:rPr>
            <w:rFonts w:asciiTheme="minorEastAsia" w:hAnsiTheme="minorEastAsia" w:hint="eastAsia"/>
            <w:b/>
            <w:sz w:val="20"/>
            <w:lang w:eastAsia="ko-KR"/>
          </w:rPr>
          <w:t xml:space="preserve"> 반복하지 마세요.</w:t>
        </w:r>
      </w:ins>
    </w:p>
    <w:p w:rsidR="00AF2823" w:rsidRPr="00A9410F" w:rsidRDefault="00AF2823" w:rsidP="00AF2823">
      <w:pPr>
        <w:pStyle w:val="affc"/>
        <w:numPr>
          <w:ilvl w:val="0"/>
          <w:numId w:val="22"/>
        </w:numPr>
        <w:ind w:leftChars="0"/>
        <w:rPr>
          <w:ins w:id="2512" w:author="박윤수" w:date="2014-08-23T00:19:00Z"/>
          <w:b/>
          <w:color w:val="0070C0"/>
          <w:sz w:val="24"/>
          <w:lang w:eastAsia="ko-KR"/>
        </w:rPr>
      </w:pPr>
      <w:ins w:id="2513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왼쪽으로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번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도는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것은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오른쪽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한번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돌게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만듭니다</w:t>
        </w:r>
        <w:r w:rsidRPr="00D21A89">
          <w:rPr>
            <w:b/>
            <w:color w:val="0070C0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2514" w:author="박윤수" w:date="2014-08-23T00:19:00Z"/>
          <w:lang w:eastAsia="ko-KR"/>
        </w:rPr>
      </w:pPr>
      <w:ins w:id="2515" w:author="박윤수" w:date="2014-08-23T00:19:00Z">
        <w:r>
          <w:rPr>
            <w:rFonts w:hint="eastAsia"/>
            <w:lang w:eastAsia="ko-KR"/>
          </w:rPr>
          <w:t>곰곰이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생각한다면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왼쪽으로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종이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그려서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이해해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516" w:author="박윤수" w:date="2014-08-23T00:19:00Z"/>
          <w:lang w:eastAsia="ko-KR"/>
        </w:rPr>
      </w:pPr>
      <w:ins w:id="2517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18" w:author="박윤수" w:date="2014-08-23T00:19:00Z"/>
          <w:lang w:eastAsia="ko-KR"/>
        </w:rPr>
      </w:pPr>
      <w:ins w:id="2519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520" w:author="박윤수" w:date="2014-08-23T00:19:00Z"/>
          <w:lang w:eastAsia="ko-KR"/>
        </w:rPr>
      </w:pPr>
      <w:ins w:id="2521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22" w:author="박윤수" w:date="2014-08-23T00:19:00Z"/>
          <w:lang w:eastAsia="ko-KR"/>
        </w:rPr>
      </w:pPr>
      <w:ins w:id="2523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24" w:author="박윤수" w:date="2014-08-23T00:19:00Z"/>
          <w:lang w:eastAsia="ko-KR"/>
        </w:rPr>
      </w:pPr>
      <w:ins w:id="2525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26" w:author="박윤수" w:date="2014-08-23T00:19:00Z"/>
          <w:lang w:eastAsia="ko-KR"/>
        </w:rPr>
      </w:pPr>
      <w:ins w:id="2527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528" w:author="박윤수" w:date="2014-08-23T00:19:00Z"/>
          <w:lang w:eastAsia="ko-KR"/>
        </w:rPr>
      </w:pPr>
      <w:ins w:id="2529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530" w:author="박윤수" w:date="2014-08-23T00:19:00Z"/>
          <w:lang w:eastAsia="ko-KR"/>
        </w:rPr>
      </w:pPr>
      <w:ins w:id="2531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32" w:author="박윤수" w:date="2014-08-23T00:19:00Z"/>
          <w:lang w:eastAsia="ko-KR"/>
        </w:rPr>
      </w:pPr>
      <w:ins w:id="2533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34" w:author="박윤수" w:date="2014-08-23T00:19:00Z"/>
          <w:lang w:eastAsia="ko-KR"/>
        </w:rPr>
      </w:pPr>
      <w:ins w:id="2535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36" w:author="박윤수" w:date="2014-08-23T00:19:00Z"/>
          <w:lang w:eastAsia="ko-KR"/>
        </w:rPr>
      </w:pPr>
      <w:ins w:id="2537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538" w:author="박윤수" w:date="2014-08-23T00:19:00Z"/>
          <w:lang w:eastAsia="ko-KR"/>
        </w:rPr>
      </w:pPr>
      <w:ins w:id="2539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40" w:author="박윤수" w:date="2014-08-23T00:19:00Z"/>
          <w:lang w:eastAsia="ko-KR"/>
        </w:rPr>
      </w:pPr>
      <w:ins w:id="2541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42" w:author="박윤수" w:date="2014-08-23T00:19:00Z"/>
          <w:lang w:eastAsia="ko-KR"/>
        </w:rPr>
      </w:pPr>
      <w:ins w:id="2543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44" w:author="박윤수" w:date="2014-08-23T00:19:00Z"/>
          <w:lang w:eastAsia="ko-KR"/>
        </w:rPr>
      </w:pPr>
      <w:ins w:id="2545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546" w:author="박윤수" w:date="2014-08-23T00:19:00Z"/>
          <w:lang w:eastAsia="ko-KR"/>
        </w:rPr>
      </w:pPr>
      <w:ins w:id="2547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548" w:author="박윤수" w:date="2014-08-23T00:19:00Z"/>
          <w:lang w:eastAsia="ko-KR"/>
        </w:rPr>
      </w:pPr>
      <w:ins w:id="2549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50" w:author="박윤수" w:date="2014-08-23T00:19:00Z"/>
          <w:lang w:eastAsia="ko-KR"/>
        </w:rPr>
      </w:pPr>
      <w:ins w:id="2551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552" w:author="박윤수" w:date="2014-08-23T00:19:00Z"/>
          <w:lang w:eastAsia="ko-KR"/>
        </w:rPr>
      </w:pPr>
      <w:ins w:id="2553" w:author="박윤수" w:date="2014-08-23T00:19:00Z">
        <w:r>
          <w:rPr>
            <w:lang w:eastAsia="ko-KR"/>
          </w:rPr>
          <w:t>turn_off()</w:t>
        </w:r>
      </w:ins>
    </w:p>
    <w:p w:rsidR="00AF2823" w:rsidRDefault="00AF2823" w:rsidP="00AF2823">
      <w:pPr>
        <w:spacing w:after="0"/>
        <w:rPr>
          <w:ins w:id="2554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555" w:author="박윤수" w:date="2014-08-23T00:19:00Z"/>
          <w:b/>
          <w:color w:val="4F6228" w:themeColor="accent3" w:themeShade="80"/>
          <w:lang w:eastAsia="ko-KR"/>
        </w:rPr>
      </w:pPr>
      <w:ins w:id="2556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557" w:author="박윤수" w:date="2014-08-23T00:19:00Z"/>
          <w:lang w:eastAsia="ko-KR"/>
        </w:rPr>
      </w:pPr>
      <w:ins w:id="2558" w:author="박윤수" w:date="2014-08-23T00:19:00Z">
        <w:r>
          <w:rPr>
            <w:rFonts w:hint="eastAsia"/>
            <w:lang w:eastAsia="ko-KR"/>
          </w:rPr>
          <w:t>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559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560" w:author="박윤수" w:date="2014-08-23T00:19:00Z"/>
          <w:b/>
          <w:color w:val="4F6228" w:themeColor="accent3" w:themeShade="80"/>
          <w:lang w:eastAsia="ko-KR"/>
        </w:rPr>
      </w:pPr>
      <w:ins w:id="2561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다시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562" w:author="박윤수" w:date="2014-08-23T00:19:00Z"/>
          <w:lang w:eastAsia="ko-KR"/>
        </w:rPr>
      </w:pPr>
      <w:ins w:id="2563" w:author="박윤수" w:date="2014-08-23T00:19:00Z">
        <w:r>
          <w:rPr>
            <w:rFonts w:hint="eastAsia"/>
            <w:lang w:eastAsia="ko-KR"/>
          </w:rPr>
          <w:lastRenderedPageBreak/>
          <w:t>방금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수정하여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사각형에서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보이듯이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시계방향으로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만드세요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564" w:author="박윤수" w:date="2014-08-23T00:19:00Z"/>
          <w:lang w:eastAsia="ko-KR"/>
        </w:rPr>
      </w:pPr>
    </w:p>
    <w:p w:rsidR="00AF2823" w:rsidRDefault="00AF7365" w:rsidP="00AF2823">
      <w:pPr>
        <w:spacing w:after="0"/>
        <w:rPr>
          <w:ins w:id="2565" w:author="박윤수" w:date="2014-08-23T00:19:00Z"/>
          <w:lang w:eastAsia="ko-KR"/>
        </w:rPr>
      </w:pPr>
      <w:ins w:id="2566" w:author="박윤수" w:date="2014-08-23T00:19:00Z">
        <w:r>
          <w:rPr>
            <w:noProof/>
            <w:lang w:val="en-US" w:eastAsia="ko-KR"/>
            <w:rPrChange w:id="256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09750" cy="1323975"/>
              <wp:effectExtent l="19050" t="0" r="0" b="0"/>
              <wp:docPr id="391" name="그림 1" descr="square2righ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quare2right.png"/>
                      <pic:cNvPicPr/>
                    </pic:nvPicPr>
                    <pic:blipFill>
                      <a:blip r:embed="rId8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9750" cy="1323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A9410F" w:rsidRDefault="00AF2823" w:rsidP="00AF2823">
      <w:pPr>
        <w:pStyle w:val="affc"/>
        <w:numPr>
          <w:ilvl w:val="0"/>
          <w:numId w:val="22"/>
        </w:numPr>
        <w:spacing w:before="240" w:after="0"/>
        <w:ind w:leftChars="0"/>
        <w:rPr>
          <w:ins w:id="2568" w:author="박윤수" w:date="2014-08-23T00:19:00Z"/>
          <w:b/>
          <w:color w:val="0070C0"/>
          <w:sz w:val="24"/>
          <w:lang w:eastAsia="ko-KR"/>
        </w:rPr>
      </w:pPr>
      <w:ins w:id="2569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오른쪽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돌기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정의</w:t>
        </w:r>
      </w:ins>
    </w:p>
    <w:p w:rsidR="00AF2823" w:rsidRDefault="00AF2823" w:rsidP="00AF2823">
      <w:pPr>
        <w:spacing w:before="240" w:after="0"/>
        <w:rPr>
          <w:ins w:id="2570" w:author="박윤수" w:date="2014-08-23T00:19:00Z"/>
          <w:lang w:eastAsia="ko-KR"/>
        </w:rPr>
      </w:pPr>
      <w:ins w:id="2571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번의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왼쪽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살펴봤습니다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일련의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만든다면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작성된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무척이나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왜냐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반복을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계속하기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때문입니다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드려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동일한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나타난다는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피하기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능력은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rPr>
          <w:ins w:id="2572" w:author="박윤수" w:date="2014-08-23T00:19:00Z"/>
          <w:lang w:eastAsia="ko-KR"/>
        </w:rPr>
      </w:pPr>
      <w:ins w:id="2573" w:author="박윤수" w:date="2014-08-23T00:19:00Z"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일련의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부여할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예를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spacing w:before="240" w:after="0"/>
        <w:rPr>
          <w:ins w:id="2574" w:author="박윤수" w:date="2014-08-23T00:19:00Z"/>
          <w:lang w:eastAsia="ko-KR"/>
        </w:rPr>
      </w:pPr>
      <w:ins w:id="2575" w:author="박윤수" w:date="2014-08-23T00:19:00Z">
        <w:r>
          <w:rPr>
            <w:noProof/>
            <w:lang w:val="en-US" w:eastAsia="ko-KR"/>
            <w:rPrChange w:id="257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1609725"/>
              <wp:effectExtent l="19050" t="0" r="9525" b="0"/>
              <wp:docPr id="393" name="그림 13" descr="turnright_t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urnright_txt.png"/>
                      <pic:cNvPicPr/>
                    </pic:nvPicPr>
                    <pic:blipFill>
                      <a:blip r:embed="rId8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before="240" w:after="0"/>
        <w:rPr>
          <w:ins w:id="2577" w:author="박윤수" w:date="2014-08-23T00:19:00Z"/>
          <w:lang w:eastAsia="ko-KR"/>
        </w:rPr>
      </w:pPr>
      <w:ins w:id="2578" w:author="박윤수" w:date="2014-08-23T00:19:00Z">
        <w:r>
          <w:rPr>
            <w:rFonts w:hint="eastAsia"/>
            <w:lang w:eastAsia="ko-KR"/>
          </w:rPr>
          <w:t>4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주목하세요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3"/>
        </w:numPr>
        <w:spacing w:before="240" w:after="0"/>
        <w:ind w:leftChars="0"/>
        <w:rPr>
          <w:ins w:id="2579" w:author="박윤수" w:date="2014-08-23T00:19:00Z"/>
          <w:lang w:eastAsia="ko-KR"/>
        </w:rPr>
      </w:pPr>
      <w:ins w:id="2580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보았듯이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녹색의</w:t>
        </w:r>
        <w:r>
          <w:rPr>
            <w:rFonts w:hint="eastAsia"/>
            <w:lang w:eastAsia="ko-KR"/>
          </w:rPr>
          <w:t xml:space="preserve"> # </w:t>
        </w:r>
        <w:r>
          <w:rPr>
            <w:rFonts w:hint="eastAsia"/>
            <w:lang w:eastAsia="ko-KR"/>
          </w:rPr>
          <w:t>기호는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무시합니다</w:t>
        </w:r>
        <w:r>
          <w:rPr>
            <w:rFonts w:hint="eastAsia"/>
            <w:lang w:eastAsia="ko-KR"/>
          </w:rPr>
          <w:t xml:space="preserve">. # </w:t>
        </w:r>
        <w:r>
          <w:rPr>
            <w:rFonts w:hint="eastAsia"/>
            <w:lang w:eastAsia="ko-KR"/>
          </w:rPr>
          <w:t>기호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텍스트를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주석이라고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프로그래머에게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설명하거나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역할을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하는지에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자신에게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상기시키는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용도로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사용됩니다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녹색으로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명령문들과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구별되도록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무시합니다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3"/>
        </w:numPr>
        <w:spacing w:before="240" w:after="0"/>
        <w:ind w:leftChars="0"/>
        <w:rPr>
          <w:ins w:id="2581" w:author="박윤수" w:date="2014-08-23T00:19:00Z"/>
          <w:lang w:eastAsia="ko-KR"/>
        </w:rPr>
      </w:pPr>
      <w:ins w:id="2582" w:author="박윤수" w:date="2014-08-23T00:19:00Z">
        <w:r>
          <w:rPr>
            <w:rFonts w:hint="eastAsia"/>
            <w:lang w:eastAsia="ko-KR"/>
          </w:rPr>
          <w:lastRenderedPageBreak/>
          <w:t>둘째로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정의는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에디터에서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청색으로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색깔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칠해진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def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</w:t>
        </w:r>
        <w:r>
          <w:rPr>
            <w:rFonts w:hint="eastAsia"/>
            <w:lang w:eastAsia="ko-KR"/>
          </w:rPr>
          <w:t>(keyword)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자신이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자신만의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단어입니다</w:t>
        </w:r>
        <w:r>
          <w:rPr>
            <w:rFonts w:hint="eastAsia"/>
            <w:lang w:eastAsia="ko-KR"/>
          </w:rPr>
          <w:t xml:space="preserve">. def </w:t>
        </w:r>
        <w:r>
          <w:rPr>
            <w:rFonts w:hint="eastAsia"/>
            <w:lang w:eastAsia="ko-KR"/>
          </w:rPr>
          <w:t>키워드는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괄호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그리고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콜론으로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구성됩니다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3"/>
        </w:numPr>
        <w:spacing w:before="240" w:after="0"/>
        <w:ind w:leftChars="0"/>
        <w:rPr>
          <w:ins w:id="2583" w:author="박윤수" w:date="2014-08-23T00:19:00Z"/>
          <w:lang w:eastAsia="ko-KR"/>
        </w:rPr>
      </w:pPr>
      <w:ins w:id="2584" w:author="박윤수" w:date="2014-08-23T00:19:00Z">
        <w:r>
          <w:rPr>
            <w:rFonts w:hint="eastAsia"/>
            <w:lang w:eastAsia="ko-KR"/>
          </w:rPr>
          <w:t>셋째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부분들의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명령문들은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들여쓰기가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들여쓰기에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불평을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하거나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들여쓰기는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공백을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주어진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블록에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공백을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관습적으로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3"/>
        </w:numPr>
        <w:spacing w:before="240" w:after="0"/>
        <w:ind w:leftChars="0"/>
        <w:rPr>
          <w:ins w:id="2585" w:author="박윤수" w:date="2014-08-23T00:19:00Z"/>
          <w:lang w:eastAsia="ko-KR"/>
        </w:rPr>
      </w:pPr>
      <w:ins w:id="2586" w:author="박윤수" w:date="2014-08-23T00:19:00Z">
        <w:r>
          <w:rPr>
            <w:rFonts w:hint="eastAsia"/>
            <w:lang w:eastAsia="ko-KR"/>
          </w:rPr>
          <w:t>넷째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동의어를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동의어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사이에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=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사용했고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괄호가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아니라는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의미합니다</w:t>
        </w:r>
        <w:r>
          <w:rPr>
            <w:rFonts w:hint="eastAsia"/>
            <w:lang w:eastAsia="ko-KR"/>
          </w:rPr>
          <w:t>.)</w:t>
        </w:r>
      </w:ins>
    </w:p>
    <w:p w:rsidR="00AF2823" w:rsidRDefault="00AF2823" w:rsidP="00AF2823">
      <w:pPr>
        <w:spacing w:before="240"/>
        <w:rPr>
          <w:ins w:id="2587" w:author="박윤수" w:date="2014-08-23T00:19:00Z"/>
          <w:lang w:eastAsia="ko-KR"/>
        </w:rPr>
      </w:pPr>
      <w:ins w:id="2588" w:author="박윤수" w:date="2014-08-23T00:19:00Z">
        <w:r>
          <w:rPr>
            <w:rFonts w:hint="eastAsia"/>
            <w:lang w:eastAsia="ko-KR"/>
          </w:rPr>
          <w:t>한번에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너무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얼마나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이해하고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시간입니다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/>
        <w:rPr>
          <w:ins w:id="2589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590" w:author="박윤수" w:date="2014-08-23T00:19:00Z"/>
          <w:b/>
          <w:color w:val="4F6228" w:themeColor="accent3" w:themeShade="80"/>
          <w:lang w:eastAsia="ko-KR"/>
        </w:rPr>
      </w:pPr>
      <w:ins w:id="2591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592" w:author="박윤수" w:date="2014-08-23T00:19:00Z"/>
          <w:lang w:eastAsia="ko-KR"/>
        </w:rPr>
      </w:pPr>
      <w:ins w:id="2593" w:author="박윤수" w:date="2014-08-23T00:19:00Z"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1), 2)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4"/>
        </w:numPr>
        <w:spacing w:after="0"/>
        <w:ind w:leftChars="0"/>
        <w:rPr>
          <w:ins w:id="2594" w:author="박윤수" w:date="2014-08-23T00:19:00Z"/>
          <w:lang w:eastAsia="ko-KR"/>
        </w:rPr>
      </w:pPr>
      <w:ins w:id="2595" w:author="박윤수" w:date="2014-08-23T00:19:00Z"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정의하세요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2823" w:rsidP="00AF2823">
      <w:pPr>
        <w:pStyle w:val="affc"/>
        <w:numPr>
          <w:ilvl w:val="0"/>
          <w:numId w:val="24"/>
        </w:numPr>
        <w:spacing w:after="0"/>
        <w:ind w:leftChars="0"/>
        <w:rPr>
          <w:ins w:id="2596" w:author="박윤수" w:date="2014-08-23T00:19:00Z"/>
          <w:lang w:eastAsia="ko-KR"/>
        </w:rPr>
      </w:pPr>
      <w:ins w:id="2597" w:author="박윤수" w:date="2014-08-23T00:19:00Z"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앞에서와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시계방향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사각형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598" w:author="박윤수" w:date="2014-08-23T00:19:00Z"/>
          <w:lang w:eastAsia="ko-KR"/>
        </w:rPr>
      </w:pPr>
      <w:ins w:id="2599" w:author="박윤수" w:date="2014-08-23T00:19:00Z">
        <w:r>
          <w:rPr>
            <w:rFonts w:hint="eastAsia"/>
            <w:lang w:eastAsia="ko-KR"/>
          </w:rPr>
          <w:t>최종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이해하기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600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601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602" w:author="박윤수" w:date="2014-08-23T00:19:00Z"/>
          <w:b/>
          <w:color w:val="4F6228" w:themeColor="accent3" w:themeShade="80"/>
          <w:lang w:eastAsia="ko-KR"/>
        </w:rPr>
      </w:pPr>
      <w:ins w:id="2603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다시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before="240" w:after="0"/>
        <w:rPr>
          <w:ins w:id="2604" w:author="박윤수" w:date="2014-08-23T00:19:00Z"/>
          <w:lang w:eastAsia="ko-KR"/>
        </w:rPr>
      </w:pPr>
      <w:ins w:id="2605" w:author="박윤수" w:date="2014-08-23T00:19:00Z">
        <w:r>
          <w:rPr>
            <w:rFonts w:hint="eastAsia"/>
            <w:lang w:eastAsia="ko-KR"/>
          </w:rPr>
          <w:t xml:space="preserve">step_back()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rPr>
          <w:ins w:id="2606" w:author="박윤수" w:date="2014-08-23T00:19:00Z"/>
          <w:lang w:eastAsia="ko-KR"/>
        </w:rPr>
      </w:pPr>
    </w:p>
    <w:p w:rsidR="00AF2823" w:rsidRPr="009D775A" w:rsidRDefault="00AF2823" w:rsidP="00AF2823">
      <w:pPr>
        <w:spacing w:after="0"/>
        <w:rPr>
          <w:ins w:id="2607" w:author="박윤수" w:date="2014-08-23T00:19:00Z"/>
          <w:color w:val="00B050"/>
          <w:lang w:eastAsia="ko-KR"/>
        </w:rPr>
      </w:pPr>
      <w:ins w:id="2608" w:author="박윤수" w:date="2014-08-23T00:19:00Z">
        <w:r w:rsidRPr="009D775A">
          <w:rPr>
            <w:color w:val="00B050"/>
            <w:lang w:eastAsia="ko-KR"/>
          </w:rPr>
          <w:t># step_back() defined up here</w:t>
        </w:r>
      </w:ins>
    </w:p>
    <w:p w:rsidR="00AF2823" w:rsidRDefault="00AF2823" w:rsidP="00AF2823">
      <w:pPr>
        <w:spacing w:after="0"/>
        <w:rPr>
          <w:ins w:id="2609" w:author="박윤수" w:date="2014-08-23T00:19:00Z"/>
          <w:lang w:eastAsia="ko-KR"/>
        </w:rPr>
      </w:pPr>
      <w:ins w:id="2610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11" w:author="박윤수" w:date="2014-08-23T00:19:00Z"/>
          <w:lang w:eastAsia="ko-KR"/>
        </w:rPr>
      </w:pPr>
      <w:ins w:id="2612" w:author="박윤수" w:date="2014-08-23T00:19:00Z">
        <w:r>
          <w:rPr>
            <w:lang w:eastAsia="ko-KR"/>
          </w:rPr>
          <w:t>step_back()</w:t>
        </w:r>
      </w:ins>
    </w:p>
    <w:p w:rsidR="00AF2823" w:rsidRDefault="00AF2823" w:rsidP="00AF2823">
      <w:pPr>
        <w:spacing w:after="0"/>
        <w:rPr>
          <w:ins w:id="2613" w:author="박윤수" w:date="2014-08-23T00:19:00Z"/>
          <w:lang w:eastAsia="ko-KR"/>
        </w:rPr>
      </w:pPr>
      <w:ins w:id="2614" w:author="박윤수" w:date="2014-08-23T00:19:00Z">
        <w:r>
          <w:rPr>
            <w:lang w:eastAsia="ko-KR"/>
          </w:rPr>
          <w:t>turn_off()</w:t>
        </w:r>
      </w:ins>
    </w:p>
    <w:p w:rsidR="00AF2823" w:rsidRDefault="00AF2823" w:rsidP="00AF2823">
      <w:pPr>
        <w:spacing w:after="0"/>
        <w:rPr>
          <w:ins w:id="2615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616" w:author="박윤수" w:date="2014-08-23T00:19:00Z"/>
          <w:lang w:eastAsia="ko-KR"/>
        </w:rPr>
      </w:pPr>
      <w:ins w:id="2617" w:author="박윤수" w:date="2014-08-23T00:19:00Z">
        <w:r>
          <w:rPr>
            <w:rFonts w:hint="eastAsia"/>
            <w:lang w:eastAsia="ko-KR"/>
          </w:rPr>
          <w:lastRenderedPageBreak/>
          <w:t xml:space="preserve">step_back() </w:t>
        </w:r>
        <w:r>
          <w:rPr>
            <w:rFonts w:hint="eastAsia"/>
            <w:lang w:eastAsia="ko-KR"/>
          </w:rPr>
          <w:t>명령문은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전진하고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출발자리로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응시합니다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spacing w:before="240" w:after="0"/>
        <w:rPr>
          <w:ins w:id="2618" w:author="박윤수" w:date="2014-08-23T00:19:00Z"/>
          <w:lang w:eastAsia="ko-KR"/>
        </w:rPr>
      </w:pPr>
      <w:ins w:id="2619" w:author="박윤수" w:date="2014-08-23T00:19:00Z">
        <w:r>
          <w:rPr>
            <w:noProof/>
            <w:lang w:val="en-US" w:eastAsia="ko-KR"/>
            <w:rPrChange w:id="26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904875" cy="542925"/>
              <wp:effectExtent l="19050" t="0" r="9525" b="0"/>
              <wp:docPr id="394" name="그림 14" descr="back_u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up.png"/>
                      <pic:cNvPicPr/>
                    </pic:nvPicPr>
                    <pic:blipFill>
                      <a:blip r:embed="rId8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4875" cy="542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before="240"/>
        <w:rPr>
          <w:ins w:id="2621" w:author="박윤수" w:date="2014-08-23T00:19:00Z"/>
          <w:lang w:eastAsia="ko-KR"/>
        </w:rPr>
      </w:pPr>
      <w:ins w:id="2622" w:author="박윤수" w:date="2014-08-23T00:19:00Z">
        <w:r>
          <w:rPr>
            <w:rFonts w:hint="eastAsia"/>
            <w:lang w:eastAsia="ko-KR"/>
          </w:rPr>
          <w:t>힌트</w:t>
        </w:r>
        <w:r>
          <w:rPr>
            <w:rFonts w:hint="eastAsia"/>
            <w:lang w:eastAsia="ko-KR"/>
          </w:rPr>
          <w:t xml:space="preserve">: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일부분인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들여쓰기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잊지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/>
        <w:rPr>
          <w:ins w:id="2623" w:author="박윤수" w:date="2014-08-23T00:19:00Z"/>
          <w:lang w:eastAsia="ko-KR"/>
        </w:rPr>
      </w:pPr>
    </w:p>
    <w:p w:rsidR="00AF2823" w:rsidRPr="00FB7442" w:rsidRDefault="00AF2823" w:rsidP="00AF2823">
      <w:pPr>
        <w:rPr>
          <w:ins w:id="2624" w:author="박윤수" w:date="2014-08-23T00:19:00Z"/>
          <w:b/>
          <w:color w:val="4F6228" w:themeColor="accent3" w:themeShade="80"/>
          <w:lang w:eastAsia="ko-KR"/>
        </w:rPr>
      </w:pPr>
      <w:ins w:id="2625" w:author="박윤수" w:date="2014-08-23T00:19:00Z">
        <w:r w:rsidRPr="00D21A89">
          <w:rPr>
            <w:rFonts w:hint="eastAsia"/>
            <w:b/>
            <w:color w:val="00B050"/>
            <w:lang w:eastAsia="ko-KR"/>
          </w:rPr>
          <w:t>또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다시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626" w:author="박윤수" w:date="2014-08-23T00:19:00Z"/>
          <w:lang w:eastAsia="ko-KR"/>
        </w:rPr>
      </w:pPr>
      <w:ins w:id="2627" w:author="박윤수" w:date="2014-08-23T00:19:00Z">
        <w:r>
          <w:rPr>
            <w:rFonts w:hint="eastAsia"/>
            <w:lang w:eastAsia="ko-KR"/>
          </w:rPr>
          <w:t xml:space="preserve">turn_around()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628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629" w:author="박윤수" w:date="2014-08-23T00:19:00Z"/>
          <w:lang w:eastAsia="ko-KR"/>
        </w:rPr>
      </w:pPr>
      <w:ins w:id="2630" w:author="박윤수" w:date="2014-08-23T00:19:00Z">
        <w:r w:rsidRPr="00651BD1">
          <w:rPr>
            <w:color w:val="0000FF"/>
            <w:lang w:eastAsia="ko-KR"/>
          </w:rPr>
          <w:t>def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step_back():</w:t>
        </w:r>
      </w:ins>
    </w:p>
    <w:p w:rsidR="00AF2823" w:rsidRDefault="00AF2823" w:rsidP="00AF2823">
      <w:pPr>
        <w:spacing w:after="0"/>
        <w:rPr>
          <w:ins w:id="2631" w:author="박윤수" w:date="2014-08-23T00:19:00Z"/>
          <w:lang w:eastAsia="ko-KR"/>
        </w:rPr>
      </w:pPr>
      <w:ins w:id="2632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  </w:t>
        </w:r>
        <w:r>
          <w:rPr>
            <w:lang w:eastAsia="ko-KR"/>
          </w:rPr>
          <w:t>turn_around()</w:t>
        </w:r>
      </w:ins>
    </w:p>
    <w:p w:rsidR="00AF2823" w:rsidRDefault="00AF2823" w:rsidP="00AF2823">
      <w:pPr>
        <w:spacing w:after="0"/>
        <w:rPr>
          <w:ins w:id="2633" w:author="박윤수" w:date="2014-08-23T00:19:00Z"/>
          <w:lang w:eastAsia="ko-KR"/>
        </w:rPr>
      </w:pPr>
      <w:ins w:id="2634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  </w:t>
        </w:r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35" w:author="박윤수" w:date="2014-08-23T00:19:00Z"/>
          <w:lang w:eastAsia="ko-KR"/>
        </w:rPr>
      </w:pPr>
      <w:ins w:id="2636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  </w:t>
        </w:r>
        <w:r>
          <w:rPr>
            <w:lang w:eastAsia="ko-KR"/>
          </w:rPr>
          <w:t>turn_around()</w:t>
        </w:r>
      </w:ins>
    </w:p>
    <w:p w:rsidR="00AF2823" w:rsidRDefault="00AF2823" w:rsidP="00AF2823">
      <w:pPr>
        <w:spacing w:after="0"/>
        <w:rPr>
          <w:ins w:id="2637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638" w:author="박윤수" w:date="2014-08-23T00:19:00Z"/>
          <w:lang w:eastAsia="ko-KR"/>
        </w:rPr>
      </w:pPr>
      <w:ins w:id="2639" w:author="박윤수" w:date="2014-08-23T00:19:00Z">
        <w:r w:rsidRPr="00651BD1">
          <w:rPr>
            <w:color w:val="0000FF"/>
            <w:lang w:eastAsia="ko-KR"/>
          </w:rPr>
          <w:t>def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turn_right():</w:t>
        </w:r>
      </w:ins>
    </w:p>
    <w:p w:rsidR="00AF2823" w:rsidRDefault="00AF2823" w:rsidP="00AF2823">
      <w:pPr>
        <w:spacing w:after="0"/>
        <w:rPr>
          <w:ins w:id="2640" w:author="박윤수" w:date="2014-08-23T00:19:00Z"/>
          <w:lang w:eastAsia="ko-KR"/>
        </w:rPr>
      </w:pPr>
      <w:ins w:id="2641" w:author="박윤수" w:date="2014-08-23T00:19:00Z">
        <w:r>
          <w:rPr>
            <w:lang w:eastAsia="ko-KR"/>
          </w:rPr>
          <w:t xml:space="preserve">   </w:t>
        </w:r>
        <w:r>
          <w:rPr>
            <w:rFonts w:hint="eastAsia"/>
            <w:lang w:eastAsia="ko-KR"/>
          </w:rPr>
          <w:t xml:space="preserve">   </w:t>
        </w:r>
        <w:r>
          <w:rPr>
            <w:lang w:eastAsia="ko-KR"/>
          </w:rPr>
          <w:t xml:space="preserve"> turn_around()</w:t>
        </w:r>
      </w:ins>
    </w:p>
    <w:p w:rsidR="00AF2823" w:rsidRDefault="00AF2823" w:rsidP="00AF2823">
      <w:pPr>
        <w:spacing w:after="0"/>
        <w:rPr>
          <w:ins w:id="2642" w:author="박윤수" w:date="2014-08-23T00:19:00Z"/>
          <w:lang w:eastAsia="ko-KR"/>
        </w:rPr>
      </w:pPr>
      <w:ins w:id="2643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  </w:t>
        </w:r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44" w:author="박윤수" w:date="2014-08-23T00:19:00Z"/>
          <w:lang w:eastAsia="ko-KR"/>
        </w:rPr>
      </w:pPr>
    </w:p>
    <w:p w:rsidR="00AF2823" w:rsidRDefault="00AF2823" w:rsidP="00AF2823">
      <w:pPr>
        <w:spacing w:after="0"/>
        <w:rPr>
          <w:ins w:id="2645" w:author="박윤수" w:date="2014-08-23T00:19:00Z"/>
          <w:lang w:eastAsia="ko-KR"/>
        </w:rPr>
      </w:pPr>
    </w:p>
    <w:p w:rsidR="00AF2823" w:rsidRDefault="00AF2823" w:rsidP="00AF2823">
      <w:pPr>
        <w:spacing w:after="0"/>
        <w:ind w:left="0"/>
        <w:rPr>
          <w:ins w:id="2646" w:author="박윤수" w:date="2014-08-23T00:19:00Z"/>
          <w:b/>
          <w:sz w:val="24"/>
          <w:lang w:eastAsia="ko-KR"/>
        </w:rPr>
      </w:pPr>
      <w:ins w:id="2647" w:author="박윤수" w:date="2014-08-23T00:19:00Z">
        <w:r>
          <w:rPr>
            <w:b/>
            <w:sz w:val="24"/>
            <w:lang w:eastAsia="ko-KR"/>
          </w:rPr>
          <w:br w:type="page"/>
        </w:r>
      </w:ins>
    </w:p>
    <w:p w:rsidR="00AF2823" w:rsidRPr="00A9410F" w:rsidRDefault="00AF2823" w:rsidP="00AF2823">
      <w:pPr>
        <w:pStyle w:val="affc"/>
        <w:numPr>
          <w:ilvl w:val="0"/>
          <w:numId w:val="22"/>
        </w:numPr>
        <w:spacing w:before="240" w:after="0"/>
        <w:ind w:leftChars="0"/>
        <w:rPr>
          <w:ins w:id="2648" w:author="박윤수" w:date="2014-08-23T00:19:00Z"/>
          <w:b/>
          <w:color w:val="0070C0"/>
          <w:sz w:val="24"/>
          <w:lang w:eastAsia="ko-KR"/>
        </w:rPr>
      </w:pPr>
      <w:ins w:id="2649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신문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배달</w:t>
        </w:r>
        <w:r w:rsidRPr="00D21A89">
          <w:rPr>
            <w:b/>
            <w:color w:val="0070C0"/>
            <w:sz w:val="24"/>
            <w:lang w:eastAsia="ko-KR"/>
          </w:rPr>
          <w:t xml:space="preserve">,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다시</w:t>
        </w:r>
      </w:ins>
    </w:p>
    <w:p w:rsidR="00AF2823" w:rsidRDefault="00AF2823" w:rsidP="00AF2823">
      <w:pPr>
        <w:spacing w:before="240" w:after="0"/>
        <w:rPr>
          <w:ins w:id="2650" w:author="박윤수" w:date="2014-08-23T00:19:00Z"/>
          <w:lang w:eastAsia="ko-KR"/>
        </w:rPr>
      </w:pPr>
      <w:ins w:id="2651" w:author="박윤수" w:date="2014-08-23T00:19:00Z">
        <w:r w:rsidRPr="00D80349">
          <w:rPr>
            <w:rFonts w:hint="eastAsia"/>
            <w:lang w:eastAsia="ko-KR"/>
          </w:rPr>
          <w:t>앞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선행학습에서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여러분이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작성한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마지막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연습문제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중에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하나가</w:t>
        </w:r>
        <w:r w:rsidRPr="00D80349"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신문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배달하는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프로그램을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작성하는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것입니다</w:t>
        </w:r>
        <w:r w:rsidRPr="00D80349">
          <w:rPr>
            <w:rFonts w:hint="eastAsia"/>
            <w:lang w:eastAsia="ko-KR"/>
          </w:rPr>
          <w:t xml:space="preserve">. </w:t>
        </w:r>
        <w:r w:rsidRPr="00D80349">
          <w:rPr>
            <w:rFonts w:hint="eastAsia"/>
            <w:lang w:eastAsia="ko-KR"/>
          </w:rPr>
          <w:t>신문배달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프로그램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상기하기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위해서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여기</w:t>
        </w:r>
        <w:r w:rsidRPr="00D80349"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해야하는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것을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시각적으로</w:t>
        </w:r>
        <w:r w:rsidRPr="00D80349">
          <w:rPr>
            <w:rFonts w:hint="eastAsia"/>
            <w:lang w:eastAsia="ko-KR"/>
          </w:rPr>
          <w:t xml:space="preserve"> </w:t>
        </w:r>
        <w:r w:rsidRPr="00D80349">
          <w:rPr>
            <w:rFonts w:hint="eastAsia"/>
            <w:lang w:eastAsia="ko-KR"/>
          </w:rPr>
          <w:t>표현했습니다</w:t>
        </w:r>
        <w:r w:rsidRPr="00D80349"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652" w:author="박윤수" w:date="2014-08-23T00:19:00Z"/>
          <w:lang w:eastAsia="ko-KR"/>
        </w:rPr>
      </w:pPr>
      <w:ins w:id="2653" w:author="박윤수" w:date="2014-08-23T00:19:00Z">
        <w:r>
          <w:rPr>
            <w:noProof/>
            <w:lang w:val="en-US" w:eastAsia="ko-KR"/>
            <w:rPrChange w:id="265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750469" cy="1905000"/>
              <wp:effectExtent l="19050" t="0" r="2381" b="0"/>
              <wp:docPr id="396" name="그림 114" descr="newspaper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start.png"/>
                      <pic:cNvPicPr/>
                    </pic:nvPicPr>
                    <pic:blipFill>
                      <a:blip r:embed="rId7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0469" cy="190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65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599" cy="457200"/>
              <wp:effectExtent l="19050" t="0" r="1" b="0"/>
              <wp:docPr id="397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061" cy="460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65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324225" cy="1696034"/>
              <wp:effectExtent l="19050" t="0" r="9525" b="0"/>
              <wp:docPr id="399" name="그림 116" descr="newspaper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end.png"/>
                      <pic:cNvPicPr/>
                    </pic:nvPicPr>
                    <pic:blipFill>
                      <a:blip r:embed="rId7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1802" cy="1699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before="240"/>
        <w:rPr>
          <w:ins w:id="2657" w:author="박윤수" w:date="2014-08-23T00:19:00Z"/>
          <w:lang w:eastAsia="ko-KR"/>
        </w:rPr>
      </w:pPr>
      <w:ins w:id="2658" w:author="박윤수" w:date="2014-08-23T00:19:00Z">
        <w:r>
          <w:rPr>
            <w:rFonts w:hint="eastAsia"/>
            <w:lang w:eastAsia="ko-KR"/>
          </w:rPr>
          <w:t>신문배달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해답은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659" w:author="박윤수" w:date="2014-08-23T00:19:00Z"/>
          <w:lang w:eastAsia="ko-KR"/>
        </w:rPr>
      </w:pPr>
      <w:ins w:id="2660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61" w:author="박윤수" w:date="2014-08-23T00:19:00Z"/>
          <w:lang w:eastAsia="ko-KR"/>
        </w:rPr>
      </w:pPr>
      <w:ins w:id="2662" w:author="박윤수" w:date="2014-08-23T00:19:00Z">
        <w:r>
          <w:rPr>
            <w:lang w:eastAsia="ko-KR"/>
          </w:rPr>
          <w:t># climb step</w:t>
        </w:r>
      </w:ins>
    </w:p>
    <w:p w:rsidR="00AF2823" w:rsidRDefault="00AF2823" w:rsidP="00AF2823">
      <w:pPr>
        <w:spacing w:after="0"/>
        <w:rPr>
          <w:ins w:id="2663" w:author="박윤수" w:date="2014-08-23T00:19:00Z"/>
          <w:lang w:eastAsia="ko-KR"/>
        </w:rPr>
      </w:pPr>
      <w:ins w:id="266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65" w:author="박윤수" w:date="2014-08-23T00:19:00Z"/>
          <w:lang w:eastAsia="ko-KR"/>
        </w:rPr>
      </w:pPr>
      <w:ins w:id="2666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67" w:author="박윤수" w:date="2014-08-23T00:19:00Z"/>
          <w:lang w:eastAsia="ko-KR"/>
        </w:rPr>
      </w:pPr>
      <w:ins w:id="266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69" w:author="박윤수" w:date="2014-08-23T00:19:00Z"/>
          <w:lang w:eastAsia="ko-KR"/>
        </w:rPr>
      </w:pPr>
      <w:ins w:id="267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71" w:author="박윤수" w:date="2014-08-23T00:19:00Z"/>
          <w:lang w:eastAsia="ko-KR"/>
        </w:rPr>
      </w:pPr>
      <w:ins w:id="267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73" w:author="박윤수" w:date="2014-08-23T00:19:00Z"/>
          <w:lang w:eastAsia="ko-KR"/>
        </w:rPr>
      </w:pPr>
      <w:ins w:id="267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75" w:author="박윤수" w:date="2014-08-23T00:19:00Z"/>
          <w:lang w:eastAsia="ko-KR"/>
        </w:rPr>
      </w:pPr>
      <w:ins w:id="2676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77" w:author="박윤수" w:date="2014-08-23T00:19:00Z"/>
          <w:lang w:eastAsia="ko-KR"/>
        </w:rPr>
      </w:pPr>
      <w:ins w:id="2678" w:author="박윤수" w:date="2014-08-23T00:19:00Z">
        <w:r>
          <w:rPr>
            <w:lang w:eastAsia="ko-KR"/>
          </w:rPr>
          <w:t># climb step</w:t>
        </w:r>
      </w:ins>
    </w:p>
    <w:p w:rsidR="00AF2823" w:rsidRDefault="00AF2823" w:rsidP="00AF2823">
      <w:pPr>
        <w:spacing w:after="0"/>
        <w:rPr>
          <w:ins w:id="2679" w:author="박윤수" w:date="2014-08-23T00:19:00Z"/>
          <w:lang w:eastAsia="ko-KR"/>
        </w:rPr>
      </w:pPr>
      <w:ins w:id="268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81" w:author="박윤수" w:date="2014-08-23T00:19:00Z"/>
          <w:lang w:eastAsia="ko-KR"/>
        </w:rPr>
      </w:pPr>
      <w:ins w:id="2682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83" w:author="박윤수" w:date="2014-08-23T00:19:00Z"/>
          <w:lang w:eastAsia="ko-KR"/>
        </w:rPr>
      </w:pPr>
      <w:ins w:id="268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85" w:author="박윤수" w:date="2014-08-23T00:19:00Z"/>
          <w:lang w:eastAsia="ko-KR"/>
        </w:rPr>
      </w:pPr>
      <w:ins w:id="268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87" w:author="박윤수" w:date="2014-08-23T00:19:00Z"/>
          <w:lang w:eastAsia="ko-KR"/>
        </w:rPr>
      </w:pPr>
      <w:ins w:id="268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89" w:author="박윤수" w:date="2014-08-23T00:19:00Z"/>
          <w:lang w:eastAsia="ko-KR"/>
        </w:rPr>
      </w:pPr>
      <w:ins w:id="2690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91" w:author="박윤수" w:date="2014-08-23T00:19:00Z"/>
          <w:lang w:eastAsia="ko-KR"/>
        </w:rPr>
      </w:pPr>
      <w:ins w:id="2692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93" w:author="박윤수" w:date="2014-08-23T00:19:00Z"/>
          <w:lang w:eastAsia="ko-KR"/>
        </w:rPr>
      </w:pPr>
      <w:ins w:id="2694" w:author="박윤수" w:date="2014-08-23T00:19:00Z">
        <w:r>
          <w:rPr>
            <w:lang w:eastAsia="ko-KR"/>
          </w:rPr>
          <w:t># climb step</w:t>
        </w:r>
      </w:ins>
    </w:p>
    <w:p w:rsidR="00AF2823" w:rsidRDefault="00AF2823" w:rsidP="00AF2823">
      <w:pPr>
        <w:spacing w:after="0"/>
        <w:rPr>
          <w:ins w:id="2695" w:author="박윤수" w:date="2014-08-23T00:19:00Z"/>
          <w:lang w:eastAsia="ko-KR"/>
        </w:rPr>
      </w:pPr>
      <w:ins w:id="269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697" w:author="박윤수" w:date="2014-08-23T00:19:00Z"/>
          <w:lang w:eastAsia="ko-KR"/>
        </w:rPr>
      </w:pPr>
      <w:ins w:id="2698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699" w:author="박윤수" w:date="2014-08-23T00:19:00Z"/>
          <w:lang w:eastAsia="ko-KR"/>
        </w:rPr>
      </w:pPr>
      <w:ins w:id="2700" w:author="박윤수" w:date="2014-08-23T00:19:00Z">
        <w:r>
          <w:rPr>
            <w:lang w:eastAsia="ko-KR"/>
          </w:rPr>
          <w:lastRenderedPageBreak/>
          <w:t>turn_left()</w:t>
        </w:r>
      </w:ins>
    </w:p>
    <w:p w:rsidR="00AF2823" w:rsidRDefault="00AF2823" w:rsidP="00AF2823">
      <w:pPr>
        <w:spacing w:after="0"/>
        <w:rPr>
          <w:ins w:id="2701" w:author="박윤수" w:date="2014-08-23T00:19:00Z"/>
          <w:lang w:eastAsia="ko-KR"/>
        </w:rPr>
      </w:pPr>
      <w:ins w:id="270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03" w:author="박윤수" w:date="2014-08-23T00:19:00Z"/>
          <w:lang w:eastAsia="ko-KR"/>
        </w:rPr>
      </w:pPr>
      <w:ins w:id="270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05" w:author="박윤수" w:date="2014-08-23T00:19:00Z"/>
          <w:lang w:eastAsia="ko-KR"/>
        </w:rPr>
      </w:pPr>
      <w:ins w:id="2706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07" w:author="박윤수" w:date="2014-08-23T00:19:00Z"/>
          <w:lang w:eastAsia="ko-KR"/>
        </w:rPr>
      </w:pPr>
      <w:ins w:id="2708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09" w:author="박윤수" w:date="2014-08-23T00:19:00Z"/>
          <w:lang w:eastAsia="ko-KR"/>
        </w:rPr>
      </w:pPr>
      <w:ins w:id="2710" w:author="박윤수" w:date="2014-08-23T00:19:00Z">
        <w:r>
          <w:rPr>
            <w:lang w:eastAsia="ko-KR"/>
          </w:rPr>
          <w:t># climb step</w:t>
        </w:r>
      </w:ins>
    </w:p>
    <w:p w:rsidR="00AF2823" w:rsidRDefault="00AF2823" w:rsidP="00AF2823">
      <w:pPr>
        <w:spacing w:after="0"/>
        <w:rPr>
          <w:ins w:id="2711" w:author="박윤수" w:date="2014-08-23T00:19:00Z"/>
          <w:lang w:eastAsia="ko-KR"/>
        </w:rPr>
      </w:pPr>
      <w:ins w:id="271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13" w:author="박윤수" w:date="2014-08-23T00:19:00Z"/>
          <w:lang w:eastAsia="ko-KR"/>
        </w:rPr>
      </w:pPr>
      <w:ins w:id="271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15" w:author="박윤수" w:date="2014-08-23T00:19:00Z"/>
          <w:lang w:eastAsia="ko-KR"/>
        </w:rPr>
      </w:pPr>
      <w:ins w:id="271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17" w:author="박윤수" w:date="2014-08-23T00:19:00Z"/>
          <w:lang w:eastAsia="ko-KR"/>
        </w:rPr>
      </w:pPr>
      <w:ins w:id="271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19" w:author="박윤수" w:date="2014-08-23T00:19:00Z"/>
          <w:lang w:eastAsia="ko-KR"/>
        </w:rPr>
      </w:pPr>
      <w:ins w:id="272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21" w:author="박윤수" w:date="2014-08-23T00:19:00Z"/>
          <w:lang w:eastAsia="ko-KR"/>
        </w:rPr>
      </w:pPr>
      <w:ins w:id="2722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23" w:author="박윤수" w:date="2014-08-23T00:19:00Z"/>
          <w:lang w:eastAsia="ko-KR"/>
        </w:rPr>
      </w:pPr>
      <w:ins w:id="272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25" w:author="박윤수" w:date="2014-08-23T00:19:00Z"/>
          <w:lang w:eastAsia="ko-KR"/>
        </w:rPr>
      </w:pPr>
      <w:ins w:id="2726" w:author="박윤수" w:date="2014-08-23T00:19:00Z">
        <w:r>
          <w:rPr>
            <w:lang w:eastAsia="ko-KR"/>
          </w:rPr>
          <w:t># put down newspaper and turn around</w:t>
        </w:r>
      </w:ins>
    </w:p>
    <w:p w:rsidR="00AF2823" w:rsidRDefault="00AF2823" w:rsidP="00AF2823">
      <w:pPr>
        <w:spacing w:after="0"/>
        <w:rPr>
          <w:ins w:id="2727" w:author="박윤수" w:date="2014-08-23T00:19:00Z"/>
          <w:lang w:eastAsia="ko-KR"/>
        </w:rPr>
      </w:pPr>
      <w:ins w:id="2728" w:author="박윤수" w:date="2014-08-23T00:19:00Z">
        <w:r>
          <w:rPr>
            <w:lang w:eastAsia="ko-KR"/>
          </w:rPr>
          <w:t>put_beeper()</w:t>
        </w:r>
      </w:ins>
    </w:p>
    <w:p w:rsidR="00AF2823" w:rsidRDefault="00AF2823" w:rsidP="00AF2823">
      <w:pPr>
        <w:spacing w:after="0"/>
        <w:rPr>
          <w:ins w:id="2729" w:author="박윤수" w:date="2014-08-23T00:19:00Z"/>
          <w:lang w:eastAsia="ko-KR"/>
        </w:rPr>
      </w:pPr>
      <w:ins w:id="273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31" w:author="박윤수" w:date="2014-08-23T00:19:00Z"/>
          <w:lang w:eastAsia="ko-KR"/>
        </w:rPr>
      </w:pPr>
      <w:ins w:id="273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33" w:author="박윤수" w:date="2014-08-23T00:19:00Z"/>
          <w:lang w:eastAsia="ko-KR"/>
        </w:rPr>
      </w:pPr>
      <w:ins w:id="2734" w:author="박윤수" w:date="2014-08-23T00:19:00Z">
        <w:r>
          <w:rPr>
            <w:lang w:eastAsia="ko-KR"/>
          </w:rPr>
          <w:t># step down</w:t>
        </w:r>
      </w:ins>
    </w:p>
    <w:p w:rsidR="00AF2823" w:rsidRDefault="00AF2823" w:rsidP="00AF2823">
      <w:pPr>
        <w:spacing w:after="0"/>
        <w:rPr>
          <w:ins w:id="2735" w:author="박윤수" w:date="2014-08-23T00:19:00Z"/>
          <w:lang w:eastAsia="ko-KR"/>
        </w:rPr>
      </w:pPr>
      <w:ins w:id="2736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37" w:author="박윤수" w:date="2014-08-23T00:19:00Z"/>
          <w:lang w:eastAsia="ko-KR"/>
        </w:rPr>
      </w:pPr>
      <w:ins w:id="2738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39" w:author="박윤수" w:date="2014-08-23T00:19:00Z"/>
          <w:lang w:eastAsia="ko-KR"/>
        </w:rPr>
      </w:pPr>
      <w:ins w:id="274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41" w:author="박윤수" w:date="2014-08-23T00:19:00Z"/>
          <w:lang w:eastAsia="ko-KR"/>
        </w:rPr>
      </w:pPr>
      <w:ins w:id="2742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43" w:author="박윤수" w:date="2014-08-23T00:19:00Z"/>
          <w:lang w:eastAsia="ko-KR"/>
        </w:rPr>
      </w:pPr>
      <w:ins w:id="274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45" w:author="박윤수" w:date="2014-08-23T00:19:00Z"/>
          <w:lang w:eastAsia="ko-KR"/>
        </w:rPr>
      </w:pPr>
      <w:ins w:id="274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47" w:author="박윤수" w:date="2014-08-23T00:19:00Z"/>
          <w:lang w:eastAsia="ko-KR"/>
        </w:rPr>
      </w:pPr>
      <w:ins w:id="274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49" w:author="박윤수" w:date="2014-08-23T00:19:00Z"/>
          <w:lang w:eastAsia="ko-KR"/>
        </w:rPr>
      </w:pPr>
      <w:ins w:id="2750" w:author="박윤수" w:date="2014-08-23T00:19:00Z">
        <w:r>
          <w:rPr>
            <w:lang w:eastAsia="ko-KR"/>
          </w:rPr>
          <w:t># step down</w:t>
        </w:r>
      </w:ins>
    </w:p>
    <w:p w:rsidR="00AF2823" w:rsidRDefault="00AF2823" w:rsidP="00AF2823">
      <w:pPr>
        <w:spacing w:after="0"/>
        <w:rPr>
          <w:ins w:id="2751" w:author="박윤수" w:date="2014-08-23T00:19:00Z"/>
          <w:lang w:eastAsia="ko-KR"/>
        </w:rPr>
      </w:pPr>
      <w:ins w:id="2752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53" w:author="박윤수" w:date="2014-08-23T00:19:00Z"/>
          <w:lang w:eastAsia="ko-KR"/>
        </w:rPr>
      </w:pPr>
      <w:ins w:id="275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55" w:author="박윤수" w:date="2014-08-23T00:19:00Z"/>
          <w:lang w:eastAsia="ko-KR"/>
        </w:rPr>
      </w:pPr>
      <w:ins w:id="275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57" w:author="박윤수" w:date="2014-08-23T00:19:00Z"/>
          <w:lang w:eastAsia="ko-KR"/>
        </w:rPr>
      </w:pPr>
      <w:ins w:id="2758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59" w:author="박윤수" w:date="2014-08-23T00:19:00Z"/>
          <w:lang w:eastAsia="ko-KR"/>
        </w:rPr>
      </w:pPr>
      <w:ins w:id="276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61" w:author="박윤수" w:date="2014-08-23T00:19:00Z"/>
          <w:lang w:eastAsia="ko-KR"/>
        </w:rPr>
      </w:pPr>
      <w:ins w:id="276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63" w:author="박윤수" w:date="2014-08-23T00:19:00Z"/>
          <w:lang w:eastAsia="ko-KR"/>
        </w:rPr>
      </w:pPr>
      <w:ins w:id="276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65" w:author="박윤수" w:date="2014-08-23T00:19:00Z"/>
          <w:lang w:eastAsia="ko-KR"/>
        </w:rPr>
      </w:pPr>
      <w:ins w:id="2766" w:author="박윤수" w:date="2014-08-23T00:19:00Z">
        <w:r>
          <w:rPr>
            <w:lang w:eastAsia="ko-KR"/>
          </w:rPr>
          <w:t># step down</w:t>
        </w:r>
      </w:ins>
    </w:p>
    <w:p w:rsidR="00AF2823" w:rsidRDefault="00AF2823" w:rsidP="00AF2823">
      <w:pPr>
        <w:spacing w:after="0"/>
        <w:rPr>
          <w:ins w:id="2767" w:author="박윤수" w:date="2014-08-23T00:19:00Z"/>
          <w:lang w:eastAsia="ko-KR"/>
        </w:rPr>
      </w:pPr>
      <w:ins w:id="2768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69" w:author="박윤수" w:date="2014-08-23T00:19:00Z"/>
          <w:lang w:eastAsia="ko-KR"/>
        </w:rPr>
      </w:pPr>
      <w:ins w:id="2770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71" w:author="박윤수" w:date="2014-08-23T00:19:00Z"/>
          <w:lang w:eastAsia="ko-KR"/>
        </w:rPr>
      </w:pPr>
      <w:ins w:id="277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73" w:author="박윤수" w:date="2014-08-23T00:19:00Z"/>
          <w:lang w:eastAsia="ko-KR"/>
        </w:rPr>
      </w:pPr>
      <w:ins w:id="277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75" w:author="박윤수" w:date="2014-08-23T00:19:00Z"/>
          <w:lang w:eastAsia="ko-KR"/>
        </w:rPr>
      </w:pPr>
      <w:ins w:id="277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77" w:author="박윤수" w:date="2014-08-23T00:19:00Z"/>
          <w:lang w:eastAsia="ko-KR"/>
        </w:rPr>
      </w:pPr>
      <w:ins w:id="277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79" w:author="박윤수" w:date="2014-08-23T00:19:00Z"/>
          <w:lang w:eastAsia="ko-KR"/>
        </w:rPr>
      </w:pPr>
      <w:ins w:id="2780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81" w:author="박윤수" w:date="2014-08-23T00:19:00Z"/>
          <w:lang w:eastAsia="ko-KR"/>
        </w:rPr>
      </w:pPr>
      <w:ins w:id="2782" w:author="박윤수" w:date="2014-08-23T00:19:00Z">
        <w:r>
          <w:rPr>
            <w:lang w:eastAsia="ko-KR"/>
          </w:rPr>
          <w:t># step down</w:t>
        </w:r>
      </w:ins>
    </w:p>
    <w:p w:rsidR="00AF2823" w:rsidRDefault="00AF2823" w:rsidP="00AF2823">
      <w:pPr>
        <w:spacing w:after="0"/>
        <w:rPr>
          <w:ins w:id="2783" w:author="박윤수" w:date="2014-08-23T00:19:00Z"/>
          <w:lang w:eastAsia="ko-KR"/>
        </w:rPr>
      </w:pPr>
      <w:ins w:id="2784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85" w:author="박윤수" w:date="2014-08-23T00:19:00Z"/>
          <w:lang w:eastAsia="ko-KR"/>
        </w:rPr>
      </w:pPr>
      <w:ins w:id="2786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87" w:author="박윤수" w:date="2014-08-23T00:19:00Z"/>
          <w:lang w:eastAsia="ko-KR"/>
        </w:rPr>
      </w:pPr>
      <w:ins w:id="2788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89" w:author="박윤수" w:date="2014-08-23T00:19:00Z"/>
          <w:lang w:eastAsia="ko-KR"/>
        </w:rPr>
      </w:pPr>
      <w:ins w:id="2790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791" w:author="박윤수" w:date="2014-08-23T00:19:00Z"/>
          <w:lang w:eastAsia="ko-KR"/>
        </w:rPr>
      </w:pPr>
      <w:ins w:id="2792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93" w:author="박윤수" w:date="2014-08-23T00:19:00Z"/>
          <w:lang w:eastAsia="ko-KR"/>
        </w:rPr>
      </w:pPr>
      <w:ins w:id="2794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95" w:author="박윤수" w:date="2014-08-23T00:19:00Z"/>
          <w:lang w:eastAsia="ko-KR"/>
        </w:rPr>
      </w:pPr>
      <w:ins w:id="2796" w:author="박윤수" w:date="2014-08-23T00:19:00Z">
        <w:r>
          <w:rPr>
            <w:lang w:eastAsia="ko-KR"/>
          </w:rPr>
          <w:t>turn_left()</w:t>
        </w:r>
      </w:ins>
    </w:p>
    <w:p w:rsidR="00AF2823" w:rsidRDefault="00AF2823" w:rsidP="00AF2823">
      <w:pPr>
        <w:spacing w:after="0"/>
        <w:rPr>
          <w:ins w:id="2797" w:author="박윤수" w:date="2014-08-23T00:19:00Z"/>
          <w:lang w:eastAsia="ko-KR"/>
        </w:rPr>
      </w:pPr>
      <w:ins w:id="2798" w:author="박윤수" w:date="2014-08-23T00:19:00Z">
        <w:r>
          <w:rPr>
            <w:lang w:eastAsia="ko-KR"/>
          </w:rPr>
          <w:t># move away and stop</w:t>
        </w:r>
      </w:ins>
    </w:p>
    <w:p w:rsidR="00AF2823" w:rsidRDefault="00AF2823" w:rsidP="00AF2823">
      <w:pPr>
        <w:spacing w:after="0"/>
        <w:rPr>
          <w:ins w:id="2799" w:author="박윤수" w:date="2014-08-23T00:19:00Z"/>
          <w:lang w:eastAsia="ko-KR"/>
        </w:rPr>
      </w:pPr>
      <w:ins w:id="2800" w:author="박윤수" w:date="2014-08-23T00:19:00Z">
        <w:r>
          <w:rPr>
            <w:lang w:eastAsia="ko-KR"/>
          </w:rPr>
          <w:t>move()</w:t>
        </w:r>
      </w:ins>
    </w:p>
    <w:p w:rsidR="00AF2823" w:rsidRDefault="00AF2823" w:rsidP="00AF2823">
      <w:pPr>
        <w:spacing w:after="0"/>
        <w:rPr>
          <w:ins w:id="2801" w:author="박윤수" w:date="2014-08-23T00:19:00Z"/>
          <w:lang w:eastAsia="ko-KR"/>
        </w:rPr>
      </w:pPr>
      <w:ins w:id="2802" w:author="박윤수" w:date="2014-08-23T00:19:00Z">
        <w:r>
          <w:rPr>
            <w:lang w:eastAsia="ko-KR"/>
          </w:rPr>
          <w:t>turn_off()</w:t>
        </w:r>
      </w:ins>
    </w:p>
    <w:p w:rsidR="00AF2823" w:rsidRDefault="00AF2823" w:rsidP="00AF2823">
      <w:pPr>
        <w:spacing w:before="240" w:after="0"/>
        <w:rPr>
          <w:ins w:id="2803" w:author="박윤수" w:date="2014-08-23T00:19:00Z"/>
          <w:lang w:eastAsia="ko-KR"/>
        </w:rPr>
      </w:pPr>
      <w:ins w:id="2804" w:author="박윤수" w:date="2014-08-23T00:19:00Z">
        <w:r>
          <w:rPr>
            <w:rFonts w:hint="eastAsia"/>
            <w:lang w:eastAsia="ko-KR"/>
          </w:rPr>
          <w:lastRenderedPageBreak/>
          <w:t>타이핑이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반복이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도달했을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어디에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추적하는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돕도록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넣은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주석은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블록에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가까이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위치합니다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2823" w:rsidP="00AF2823">
      <w:pPr>
        <w:pStyle w:val="affc"/>
        <w:numPr>
          <w:ilvl w:val="0"/>
          <w:numId w:val="25"/>
        </w:numPr>
        <w:spacing w:before="240" w:after="0"/>
        <w:ind w:leftChars="0"/>
        <w:rPr>
          <w:ins w:id="2805" w:author="박윤수" w:date="2014-08-23T00:19:00Z"/>
          <w:lang w:eastAsia="ko-KR"/>
        </w:rPr>
      </w:pPr>
      <w:ins w:id="2806" w:author="박윤수" w:date="2014-08-23T00:19:00Z">
        <w:r>
          <w:rPr>
            <w:rFonts w:hint="eastAsia"/>
            <w:lang w:eastAsia="ko-KR"/>
          </w:rPr>
          <w:t xml:space="preserve">4 </w:t>
        </w:r>
        <w:r>
          <w:rPr>
            <w:rFonts w:hint="eastAsia"/>
            <w:lang w:eastAsia="ko-KR"/>
          </w:rPr>
          <w:t>계단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오르기</w:t>
        </w:r>
      </w:ins>
    </w:p>
    <w:p w:rsidR="00AF2823" w:rsidRDefault="00AF2823" w:rsidP="00AF2823">
      <w:pPr>
        <w:pStyle w:val="affc"/>
        <w:numPr>
          <w:ilvl w:val="0"/>
          <w:numId w:val="25"/>
        </w:numPr>
        <w:spacing w:after="0"/>
        <w:ind w:leftChars="0"/>
        <w:rPr>
          <w:ins w:id="2807" w:author="박윤수" w:date="2014-08-23T00:19:00Z"/>
          <w:lang w:eastAsia="ko-KR"/>
        </w:rPr>
      </w:pPr>
      <w:ins w:id="2808" w:author="박윤수" w:date="2014-08-23T00:19:00Z">
        <w:r>
          <w:rPr>
            <w:rFonts w:hint="eastAsia"/>
            <w:lang w:eastAsia="ko-KR"/>
          </w:rPr>
          <w:t>신문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내려놓기</w:t>
        </w:r>
      </w:ins>
    </w:p>
    <w:p w:rsidR="00AF2823" w:rsidRDefault="00AF2823" w:rsidP="00AF2823">
      <w:pPr>
        <w:pStyle w:val="affc"/>
        <w:numPr>
          <w:ilvl w:val="0"/>
          <w:numId w:val="25"/>
        </w:numPr>
        <w:spacing w:after="0"/>
        <w:ind w:leftChars="0"/>
        <w:rPr>
          <w:ins w:id="2809" w:author="박윤수" w:date="2014-08-23T00:19:00Z"/>
          <w:lang w:eastAsia="ko-KR"/>
        </w:rPr>
      </w:pPr>
      <w:ins w:id="2810" w:author="박윤수" w:date="2014-08-23T00:19:00Z">
        <w:r>
          <w:rPr>
            <w:rFonts w:hint="eastAsia"/>
            <w:lang w:eastAsia="ko-KR"/>
          </w:rPr>
          <w:t>돌기</w:t>
        </w:r>
      </w:ins>
    </w:p>
    <w:p w:rsidR="00AF2823" w:rsidRDefault="00AF2823" w:rsidP="00AF2823">
      <w:pPr>
        <w:pStyle w:val="affc"/>
        <w:numPr>
          <w:ilvl w:val="0"/>
          <w:numId w:val="25"/>
        </w:numPr>
        <w:spacing w:after="0"/>
        <w:ind w:leftChars="0"/>
        <w:rPr>
          <w:ins w:id="2811" w:author="박윤수" w:date="2014-08-23T00:19:00Z"/>
          <w:lang w:eastAsia="ko-KR"/>
        </w:rPr>
      </w:pPr>
      <w:ins w:id="2812" w:author="박윤수" w:date="2014-08-23T00:19:00Z">
        <w:r>
          <w:rPr>
            <w:rFonts w:hint="eastAsia"/>
            <w:lang w:eastAsia="ko-KR"/>
          </w:rPr>
          <w:t>4</w:t>
        </w:r>
        <w:r>
          <w:rPr>
            <w:rFonts w:hint="eastAsia"/>
            <w:lang w:eastAsia="ko-KR"/>
          </w:rPr>
          <w:t>계단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내려오기</w:t>
        </w:r>
      </w:ins>
    </w:p>
    <w:p w:rsidR="00AF2823" w:rsidRDefault="00AF2823" w:rsidP="00AF2823">
      <w:pPr>
        <w:spacing w:before="240"/>
        <w:rPr>
          <w:ins w:id="2813" w:author="박윤수" w:date="2014-08-23T00:19:00Z"/>
          <w:lang w:eastAsia="ko-KR"/>
        </w:rPr>
      </w:pPr>
      <w:ins w:id="2814" w:author="박윤수" w:date="2014-08-23T00:19:00Z"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</w:t>
        </w:r>
        <w:r>
          <w:rPr>
            <w:rFonts w:hint="eastAsia"/>
            <w:lang w:eastAsia="ko-KR"/>
          </w:rPr>
          <w:t>(Pythonic form)</w:t>
        </w:r>
        <w:r>
          <w:rPr>
            <w:rFonts w:hint="eastAsia"/>
            <w:lang w:eastAsia="ko-KR"/>
          </w:rPr>
          <w:t>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개요를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적어봅시다</w:t>
        </w:r>
        <w:r>
          <w:rPr>
            <w:rFonts w:hint="eastAsia"/>
            <w:lang w:eastAsia="ko-KR"/>
          </w:rPr>
          <w:t>.</w:t>
        </w:r>
      </w:ins>
    </w:p>
    <w:p w:rsidR="00AF2823" w:rsidRPr="00124E93" w:rsidRDefault="00AF2823" w:rsidP="00AF2823">
      <w:pPr>
        <w:spacing w:after="0"/>
        <w:rPr>
          <w:ins w:id="2815" w:author="박윤수" w:date="2014-08-23T00:19:00Z"/>
          <w:lang w:val="en-US" w:eastAsia="ko-KR"/>
        </w:rPr>
      </w:pPr>
      <w:ins w:id="2816" w:author="박윤수" w:date="2014-08-23T00:19:00Z">
        <w:r w:rsidRPr="00124E93">
          <w:rPr>
            <w:lang w:val="en-US" w:eastAsia="ko-KR"/>
          </w:rPr>
          <w:t>climb_up_four_stairs()</w:t>
        </w:r>
      </w:ins>
    </w:p>
    <w:p w:rsidR="00AF2823" w:rsidRPr="00124E93" w:rsidRDefault="00AF2823" w:rsidP="00AF2823">
      <w:pPr>
        <w:spacing w:after="0"/>
        <w:rPr>
          <w:ins w:id="2817" w:author="박윤수" w:date="2014-08-23T00:19:00Z"/>
          <w:lang w:val="en-US" w:eastAsia="ko-KR"/>
        </w:rPr>
      </w:pPr>
      <w:ins w:id="2818" w:author="박윤수" w:date="2014-08-23T00:19:00Z">
        <w:r w:rsidRPr="00124E93">
          <w:rPr>
            <w:lang w:val="en-US" w:eastAsia="ko-KR"/>
          </w:rPr>
          <w:t>put_beeper()</w:t>
        </w:r>
      </w:ins>
    </w:p>
    <w:p w:rsidR="00AF2823" w:rsidRPr="00124E93" w:rsidRDefault="00AF2823" w:rsidP="00AF2823">
      <w:pPr>
        <w:spacing w:after="0"/>
        <w:rPr>
          <w:ins w:id="2819" w:author="박윤수" w:date="2014-08-23T00:19:00Z"/>
          <w:lang w:val="en-US" w:eastAsia="ko-KR"/>
        </w:rPr>
      </w:pPr>
      <w:ins w:id="2820" w:author="박윤수" w:date="2014-08-23T00:19:00Z">
        <w:r w:rsidRPr="00124E93">
          <w:rPr>
            <w:lang w:val="en-US" w:eastAsia="ko-KR"/>
          </w:rPr>
          <w:t>turn_around()</w:t>
        </w:r>
      </w:ins>
    </w:p>
    <w:p w:rsidR="00AF2823" w:rsidRDefault="00AF2823" w:rsidP="00AF2823">
      <w:pPr>
        <w:spacing w:after="0"/>
        <w:rPr>
          <w:ins w:id="2821" w:author="박윤수" w:date="2014-08-23T00:19:00Z"/>
          <w:lang w:val="en-US" w:eastAsia="ko-KR"/>
        </w:rPr>
      </w:pPr>
      <w:ins w:id="2822" w:author="박윤수" w:date="2014-08-23T00:19:00Z">
        <w:r w:rsidRPr="00124E93">
          <w:rPr>
            <w:lang w:val="en-US" w:eastAsia="ko-KR"/>
          </w:rPr>
          <w:t>climb_down_four_stairs()</w:t>
        </w:r>
      </w:ins>
    </w:p>
    <w:p w:rsidR="00AF2823" w:rsidRDefault="00AF2823" w:rsidP="00AF2823">
      <w:pPr>
        <w:spacing w:before="240"/>
        <w:rPr>
          <w:ins w:id="2823" w:author="박윤수" w:date="2014-08-23T00:19:00Z"/>
          <w:lang w:val="en-US" w:eastAsia="ko-KR"/>
        </w:rPr>
      </w:pPr>
      <w:ins w:id="2824" w:author="박윤수" w:date="2014-08-23T00:19:00Z">
        <w:r>
          <w:rPr>
            <w:rFonts w:hint="eastAsia"/>
            <w:lang w:val="en-US" w:eastAsia="ko-KR"/>
          </w:rPr>
          <w:t>신문배달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완벽한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해결책은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아닙니다</w:t>
        </w:r>
        <w:r>
          <w:rPr>
            <w:rFonts w:hint="eastAsia"/>
            <w:lang w:val="en-US" w:eastAsia="ko-KR"/>
          </w:rPr>
          <w:t>. [</w:t>
        </w:r>
        <w:r>
          <w:rPr>
            <w:rFonts w:hint="eastAsia"/>
            <w:lang w:val="en-US" w:eastAsia="ko-KR"/>
          </w:rPr>
          <w:t>예를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들어</w:t>
        </w:r>
        <w:r>
          <w:rPr>
            <w:rFonts w:hint="eastAsia"/>
            <w:lang w:val="en-US" w:eastAsia="ko-KR"/>
          </w:rPr>
          <w:t xml:space="preserve">, turn_off() </w:t>
        </w:r>
        <w:r>
          <w:rPr>
            <w:rFonts w:hint="eastAsia"/>
            <w:lang w:val="en-US" w:eastAsia="ko-KR"/>
          </w:rPr>
          <w:t>명령문이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빠져있습니다</w:t>
        </w:r>
        <w:r>
          <w:rPr>
            <w:rFonts w:hint="eastAsia"/>
            <w:lang w:val="en-US" w:eastAsia="ko-KR"/>
          </w:rPr>
          <w:t xml:space="preserve">.] </w:t>
        </w:r>
        <w:r>
          <w:rPr>
            <w:rFonts w:hint="eastAsia"/>
            <w:lang w:val="en-US" w:eastAsia="ko-KR"/>
          </w:rPr>
          <w:t>하지만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전과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비교하여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읽기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훨씬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쉽고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새로운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정의된다면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최종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좀더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가까이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다가갔습니다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여기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필요한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몇몇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124E93" w:rsidRDefault="00AF2823" w:rsidP="00AF2823">
      <w:pPr>
        <w:spacing w:after="0"/>
        <w:rPr>
          <w:ins w:id="2825" w:author="박윤수" w:date="2014-08-23T00:19:00Z"/>
          <w:lang w:val="en-US" w:eastAsia="ko-KR"/>
        </w:rPr>
      </w:pPr>
      <w:ins w:id="2826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124E93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124E93">
          <w:rPr>
            <w:lang w:val="en-US" w:eastAsia="ko-KR"/>
          </w:rPr>
          <w:t>turn_around():</w:t>
        </w:r>
      </w:ins>
    </w:p>
    <w:p w:rsidR="00AF2823" w:rsidRPr="00124E93" w:rsidRDefault="00AF2823" w:rsidP="00AF2823">
      <w:pPr>
        <w:spacing w:after="0"/>
        <w:rPr>
          <w:ins w:id="2827" w:author="박윤수" w:date="2014-08-23T00:19:00Z"/>
          <w:lang w:val="en-US" w:eastAsia="ko-KR"/>
        </w:rPr>
      </w:pPr>
      <w:ins w:id="2828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turn_left()</w:t>
        </w:r>
      </w:ins>
    </w:p>
    <w:p w:rsidR="00AF2823" w:rsidRPr="00124E93" w:rsidRDefault="00AF2823" w:rsidP="00AF2823">
      <w:pPr>
        <w:spacing w:after="0"/>
        <w:rPr>
          <w:ins w:id="2829" w:author="박윤수" w:date="2014-08-23T00:19:00Z"/>
          <w:lang w:val="en-US" w:eastAsia="ko-KR"/>
        </w:rPr>
      </w:pPr>
      <w:ins w:id="2830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turn_left()</w:t>
        </w:r>
      </w:ins>
    </w:p>
    <w:p w:rsidR="00AF2823" w:rsidRPr="00BC6A53" w:rsidRDefault="00AF2823" w:rsidP="00AF2823">
      <w:pPr>
        <w:spacing w:after="0"/>
        <w:rPr>
          <w:ins w:id="2831" w:author="박윤수" w:date="2014-08-23T00:19:00Z"/>
          <w:lang w:val="en-US" w:eastAsia="ko-KR"/>
        </w:rPr>
      </w:pPr>
    </w:p>
    <w:p w:rsidR="00AF2823" w:rsidRPr="00124E93" w:rsidRDefault="00AF2823" w:rsidP="00AF2823">
      <w:pPr>
        <w:spacing w:after="0"/>
        <w:rPr>
          <w:ins w:id="2832" w:author="박윤수" w:date="2014-08-23T00:19:00Z"/>
          <w:lang w:val="en-US" w:eastAsia="ko-KR"/>
        </w:rPr>
      </w:pPr>
      <w:ins w:id="2833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124E93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124E93">
          <w:rPr>
            <w:lang w:val="en-US" w:eastAsia="ko-KR"/>
          </w:rPr>
          <w:t>turn_right():</w:t>
        </w:r>
      </w:ins>
    </w:p>
    <w:p w:rsidR="00AF2823" w:rsidRPr="00124E93" w:rsidRDefault="00AF2823" w:rsidP="00AF2823">
      <w:pPr>
        <w:spacing w:after="0"/>
        <w:rPr>
          <w:ins w:id="2834" w:author="박윤수" w:date="2014-08-23T00:19:00Z"/>
          <w:lang w:val="en-US" w:eastAsia="ko-KR"/>
        </w:rPr>
      </w:pPr>
      <w:ins w:id="2835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turn_left()</w:t>
        </w:r>
      </w:ins>
    </w:p>
    <w:p w:rsidR="00AF2823" w:rsidRPr="00124E93" w:rsidRDefault="00AF2823" w:rsidP="00AF2823">
      <w:pPr>
        <w:spacing w:after="0"/>
        <w:rPr>
          <w:ins w:id="2836" w:author="박윤수" w:date="2014-08-23T00:19:00Z"/>
          <w:lang w:val="en-US" w:eastAsia="ko-KR"/>
        </w:rPr>
      </w:pPr>
      <w:ins w:id="2837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turn_left()</w:t>
        </w:r>
        <w:r w:rsidRPr="00124E93">
          <w:rPr>
            <w:lang w:val="en-US" w:eastAsia="ko-KR"/>
          </w:rPr>
          <w:tab/>
        </w:r>
        <w:r w:rsidRPr="00124E93">
          <w:rPr>
            <w:lang w:val="en-US" w:eastAsia="ko-KR"/>
          </w:rPr>
          <w:tab/>
        </w:r>
      </w:ins>
    </w:p>
    <w:p w:rsidR="00AF2823" w:rsidRPr="00124E93" w:rsidRDefault="00AF2823" w:rsidP="00AF2823">
      <w:pPr>
        <w:spacing w:after="0"/>
        <w:rPr>
          <w:ins w:id="2838" w:author="박윤수" w:date="2014-08-23T00:19:00Z"/>
          <w:lang w:val="en-US" w:eastAsia="ko-KR"/>
        </w:rPr>
      </w:pPr>
      <w:ins w:id="2839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turn_left()</w:t>
        </w:r>
      </w:ins>
    </w:p>
    <w:p w:rsidR="00AF2823" w:rsidRPr="00BC6A53" w:rsidRDefault="00AF2823" w:rsidP="00AF2823">
      <w:pPr>
        <w:spacing w:after="0"/>
        <w:rPr>
          <w:ins w:id="2840" w:author="박윤수" w:date="2014-08-23T00:19:00Z"/>
          <w:lang w:val="en-US" w:eastAsia="ko-KR"/>
        </w:rPr>
      </w:pPr>
    </w:p>
    <w:p w:rsidR="00AF2823" w:rsidRPr="00124E93" w:rsidRDefault="00AF2823" w:rsidP="00AF2823">
      <w:pPr>
        <w:spacing w:after="0"/>
        <w:rPr>
          <w:ins w:id="2841" w:author="박윤수" w:date="2014-08-23T00:19:00Z"/>
          <w:lang w:val="en-US" w:eastAsia="ko-KR"/>
        </w:rPr>
      </w:pPr>
      <w:ins w:id="284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124E93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124E93">
          <w:rPr>
            <w:lang w:val="en-US" w:eastAsia="ko-KR"/>
          </w:rPr>
          <w:t>climb_up_one_stair():</w:t>
        </w:r>
      </w:ins>
    </w:p>
    <w:p w:rsidR="00AF2823" w:rsidRPr="00124E93" w:rsidRDefault="00AF2823" w:rsidP="00AF2823">
      <w:pPr>
        <w:spacing w:after="0"/>
        <w:rPr>
          <w:ins w:id="2843" w:author="박윤수" w:date="2014-08-23T00:19:00Z"/>
          <w:lang w:val="en-US" w:eastAsia="ko-KR"/>
        </w:rPr>
      </w:pPr>
      <w:ins w:id="2844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turn_left()</w:t>
        </w:r>
      </w:ins>
    </w:p>
    <w:p w:rsidR="00AF2823" w:rsidRPr="00124E93" w:rsidRDefault="00AF2823" w:rsidP="00AF2823">
      <w:pPr>
        <w:spacing w:after="0"/>
        <w:rPr>
          <w:ins w:id="2845" w:author="박윤수" w:date="2014-08-23T00:19:00Z"/>
          <w:lang w:val="en-US" w:eastAsia="ko-KR"/>
        </w:rPr>
      </w:pPr>
      <w:ins w:id="2846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move()</w:t>
        </w:r>
      </w:ins>
    </w:p>
    <w:p w:rsidR="00AF2823" w:rsidRPr="00124E93" w:rsidRDefault="00AF2823" w:rsidP="00AF2823">
      <w:pPr>
        <w:spacing w:after="0"/>
        <w:rPr>
          <w:ins w:id="2847" w:author="박윤수" w:date="2014-08-23T00:19:00Z"/>
          <w:lang w:val="en-US" w:eastAsia="ko-KR"/>
        </w:rPr>
      </w:pPr>
      <w:ins w:id="2848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turn_right()</w:t>
        </w:r>
      </w:ins>
    </w:p>
    <w:p w:rsidR="00AF2823" w:rsidRPr="00124E93" w:rsidRDefault="00AF2823" w:rsidP="00AF2823">
      <w:pPr>
        <w:spacing w:after="0"/>
        <w:rPr>
          <w:ins w:id="2849" w:author="박윤수" w:date="2014-08-23T00:19:00Z"/>
          <w:lang w:val="en-US" w:eastAsia="ko-KR"/>
        </w:rPr>
      </w:pPr>
      <w:ins w:id="2850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move()</w:t>
        </w:r>
      </w:ins>
    </w:p>
    <w:p w:rsidR="00AF2823" w:rsidRPr="00124E93" w:rsidRDefault="00AF2823" w:rsidP="00AF2823">
      <w:pPr>
        <w:spacing w:after="0"/>
        <w:rPr>
          <w:ins w:id="2851" w:author="박윤수" w:date="2014-08-23T00:19:00Z"/>
          <w:lang w:val="en-US" w:eastAsia="ko-KR"/>
        </w:rPr>
      </w:pPr>
      <w:ins w:id="2852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move()</w:t>
        </w:r>
      </w:ins>
    </w:p>
    <w:p w:rsidR="00AF2823" w:rsidRPr="00124E93" w:rsidRDefault="00AF2823" w:rsidP="00AF2823">
      <w:pPr>
        <w:spacing w:after="0"/>
        <w:rPr>
          <w:ins w:id="2853" w:author="박윤수" w:date="2014-08-23T00:19:00Z"/>
          <w:lang w:val="en-US" w:eastAsia="ko-KR"/>
        </w:rPr>
      </w:pPr>
    </w:p>
    <w:p w:rsidR="00AF2823" w:rsidRPr="00124E93" w:rsidRDefault="00AF2823" w:rsidP="00AF2823">
      <w:pPr>
        <w:spacing w:after="0"/>
        <w:rPr>
          <w:ins w:id="2854" w:author="박윤수" w:date="2014-08-23T00:19:00Z"/>
          <w:lang w:val="en-US" w:eastAsia="ko-KR"/>
        </w:rPr>
      </w:pPr>
      <w:ins w:id="2855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124E93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124E93">
          <w:rPr>
            <w:lang w:val="en-US" w:eastAsia="ko-KR"/>
          </w:rPr>
          <w:t>climb_up_four_stairs():</w:t>
        </w:r>
      </w:ins>
    </w:p>
    <w:p w:rsidR="00AF2823" w:rsidRPr="00124E93" w:rsidRDefault="00AF2823" w:rsidP="00AF2823">
      <w:pPr>
        <w:spacing w:after="0"/>
        <w:rPr>
          <w:ins w:id="2856" w:author="박윤수" w:date="2014-08-23T00:19:00Z"/>
          <w:lang w:val="en-US" w:eastAsia="ko-KR"/>
        </w:rPr>
      </w:pPr>
      <w:ins w:id="2857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climb_up_one_stair()</w:t>
        </w:r>
      </w:ins>
    </w:p>
    <w:p w:rsidR="00AF2823" w:rsidRPr="00124E93" w:rsidRDefault="00AF2823" w:rsidP="00AF2823">
      <w:pPr>
        <w:spacing w:after="0"/>
        <w:rPr>
          <w:ins w:id="2858" w:author="박윤수" w:date="2014-08-23T00:19:00Z"/>
          <w:lang w:val="en-US" w:eastAsia="ko-KR"/>
        </w:rPr>
      </w:pPr>
      <w:ins w:id="2859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climb_up_one_stair()</w:t>
        </w:r>
      </w:ins>
    </w:p>
    <w:p w:rsidR="00AF2823" w:rsidRPr="00124E93" w:rsidRDefault="00AF2823" w:rsidP="00AF2823">
      <w:pPr>
        <w:spacing w:after="0"/>
        <w:rPr>
          <w:ins w:id="2860" w:author="박윤수" w:date="2014-08-23T00:19:00Z"/>
          <w:lang w:val="en-US" w:eastAsia="ko-KR"/>
        </w:rPr>
      </w:pPr>
      <w:ins w:id="2861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climb_up_one_stair()</w:t>
        </w:r>
      </w:ins>
    </w:p>
    <w:p w:rsidR="00AF2823" w:rsidRPr="00124E93" w:rsidRDefault="00AF2823" w:rsidP="00AF2823">
      <w:pPr>
        <w:spacing w:after="0"/>
        <w:rPr>
          <w:ins w:id="2862" w:author="박윤수" w:date="2014-08-23T00:19:00Z"/>
          <w:lang w:val="en-US" w:eastAsia="ko-KR"/>
        </w:rPr>
      </w:pPr>
      <w:ins w:id="2863" w:author="박윤수" w:date="2014-08-23T00:19:00Z">
        <w:r w:rsidRPr="00124E93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124E93">
          <w:rPr>
            <w:lang w:val="en-US" w:eastAsia="ko-KR"/>
          </w:rPr>
          <w:t>climb_up_one_stair()</w:t>
        </w:r>
      </w:ins>
    </w:p>
    <w:p w:rsidR="00AF2823" w:rsidRDefault="00AF2823" w:rsidP="00AF2823">
      <w:pPr>
        <w:spacing w:after="0"/>
        <w:ind w:left="0"/>
        <w:rPr>
          <w:ins w:id="2864" w:author="박윤수" w:date="2014-08-23T00:19:00Z"/>
          <w:b/>
          <w:color w:val="4F6228" w:themeColor="accent3" w:themeShade="80"/>
          <w:lang w:eastAsia="ko-KR"/>
        </w:rPr>
      </w:pPr>
      <w:ins w:id="2865" w:author="박윤수" w:date="2014-08-23T00:19:00Z">
        <w:r>
          <w:rPr>
            <w:b/>
            <w:color w:val="4F6228" w:themeColor="accent3" w:themeShade="80"/>
            <w:lang w:eastAsia="ko-KR"/>
          </w:rPr>
          <w:br w:type="page"/>
        </w:r>
      </w:ins>
    </w:p>
    <w:p w:rsidR="00AF2823" w:rsidRPr="00FB7442" w:rsidRDefault="00AF2823" w:rsidP="00AF2823">
      <w:pPr>
        <w:spacing w:before="240"/>
        <w:rPr>
          <w:ins w:id="2866" w:author="박윤수" w:date="2014-08-23T00:19:00Z"/>
          <w:b/>
          <w:color w:val="4F6228" w:themeColor="accent3" w:themeShade="80"/>
          <w:lang w:eastAsia="ko-KR"/>
        </w:rPr>
      </w:pPr>
      <w:ins w:id="2867" w:author="박윤수" w:date="2014-08-23T00:19:00Z">
        <w:r w:rsidRPr="00B85D9B">
          <w:rPr>
            <w:rFonts w:hint="eastAsia"/>
            <w:b/>
            <w:color w:val="00B050"/>
            <w:lang w:eastAsia="ko-KR"/>
          </w:rPr>
          <w:lastRenderedPageBreak/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after="0"/>
        <w:rPr>
          <w:ins w:id="2868" w:author="박윤수" w:date="2014-08-23T00:19:00Z"/>
          <w:lang w:eastAsia="ko-KR"/>
        </w:rPr>
      </w:pPr>
      <w:ins w:id="2869" w:author="박윤수" w:date="2014-08-23T00:19:00Z">
        <w:r>
          <w:rPr>
            <w:rFonts w:hint="eastAsia"/>
            <w:lang w:eastAsia="ko-KR"/>
          </w:rPr>
          <w:t>빠진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버전처럼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turn_off() </w:t>
        </w:r>
        <w:r>
          <w:rPr>
            <w:rFonts w:hint="eastAsia"/>
            <w:lang w:eastAsia="ko-KR"/>
          </w:rPr>
          <w:t>포함해서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원래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잊지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마세요</w:t>
        </w:r>
        <w:r>
          <w:rPr>
            <w:rFonts w:hint="eastAsia"/>
            <w:lang w:eastAsia="ko-KR"/>
          </w:rPr>
          <w:t xml:space="preserve">. </w:t>
        </w:r>
      </w:ins>
    </w:p>
    <w:p w:rsidR="00AF2823" w:rsidRPr="00FB7442" w:rsidRDefault="00AF2823" w:rsidP="00AF2823">
      <w:pPr>
        <w:spacing w:before="240"/>
        <w:rPr>
          <w:ins w:id="2870" w:author="박윤수" w:date="2014-08-23T00:19:00Z"/>
          <w:b/>
          <w:color w:val="4F6228" w:themeColor="accent3" w:themeShade="80"/>
          <w:lang w:eastAsia="ko-KR"/>
        </w:rPr>
      </w:pPr>
      <w:ins w:id="2871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다시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spacing w:before="240" w:after="0"/>
        <w:rPr>
          <w:ins w:id="2872" w:author="박윤수" w:date="2014-08-23T00:19:00Z"/>
          <w:lang w:eastAsia="ko-KR"/>
        </w:rPr>
      </w:pPr>
      <w:ins w:id="2873" w:author="박윤수" w:date="2014-08-23T00:19:00Z">
        <w:r>
          <w:rPr>
            <w:rFonts w:hint="eastAsia"/>
            <w:lang w:eastAsia="ko-KR"/>
          </w:rPr>
          <w:t>신문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버전과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버전과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비교하는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가져보세요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어느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쉬운가요</w:t>
        </w:r>
        <w:r>
          <w:rPr>
            <w:rFonts w:hint="eastAsia"/>
            <w:lang w:eastAsia="ko-KR"/>
          </w:rPr>
          <w:t>?</w:t>
        </w:r>
      </w:ins>
    </w:p>
    <w:p w:rsidR="00AF2823" w:rsidRDefault="00AF2823" w:rsidP="00AF2823">
      <w:pPr>
        <w:spacing w:before="240" w:after="0"/>
        <w:rPr>
          <w:ins w:id="2874" w:author="박윤수" w:date="2014-08-23T00:19:00Z"/>
          <w:lang w:eastAsia="ko-KR"/>
        </w:rPr>
      </w:pPr>
    </w:p>
    <w:p w:rsidR="00AF2823" w:rsidRDefault="00AF2823" w:rsidP="00AF2823">
      <w:pPr>
        <w:spacing w:before="240" w:after="0"/>
        <w:rPr>
          <w:ins w:id="2875" w:author="박윤수" w:date="2014-08-23T00:19:00Z"/>
          <w:lang w:eastAsia="ko-KR"/>
        </w:rPr>
      </w:pPr>
    </w:p>
    <w:p w:rsidR="00AF2823" w:rsidRPr="00A9410F" w:rsidRDefault="00AF2823" w:rsidP="00AF2823">
      <w:pPr>
        <w:pStyle w:val="affc"/>
        <w:numPr>
          <w:ilvl w:val="0"/>
          <w:numId w:val="22"/>
        </w:numPr>
        <w:spacing w:after="0"/>
        <w:ind w:leftChars="0"/>
        <w:rPr>
          <w:ins w:id="2876" w:author="박윤수" w:date="2014-08-23T00:19:00Z"/>
          <w:b/>
          <w:color w:val="0070C0"/>
          <w:sz w:val="24"/>
          <w:lang w:eastAsia="ko-KR"/>
        </w:rPr>
      </w:pPr>
      <w:ins w:id="2877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읽기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도전</w:t>
        </w:r>
      </w:ins>
    </w:p>
    <w:p w:rsidR="00AF2823" w:rsidRPr="00D21A89" w:rsidRDefault="00AF2823" w:rsidP="00AF2823">
      <w:pPr>
        <w:spacing w:after="0"/>
        <w:rPr>
          <w:ins w:id="2878" w:author="박윤수" w:date="2014-08-23T00:19:00Z"/>
          <w:b/>
          <w:sz w:val="24"/>
          <w:lang w:eastAsia="ko-KR"/>
        </w:rPr>
      </w:pPr>
    </w:p>
    <w:p w:rsidR="00AF2823" w:rsidRDefault="00AF2823" w:rsidP="00AF2823">
      <w:pPr>
        <w:spacing w:after="0"/>
        <w:rPr>
          <w:ins w:id="2879" w:author="박윤수" w:date="2014-08-23T00:19:00Z"/>
          <w:lang w:eastAsia="ko-KR"/>
        </w:rPr>
      </w:pPr>
      <w:ins w:id="2880" w:author="박윤수" w:date="2014-08-23T00:19:00Z"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이해하는데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마찬가지로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잘못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이해하는데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어려움을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 xml:space="preserve"> [</w:t>
        </w:r>
        <w:r>
          <w:rPr>
            <w:rFonts w:hint="eastAsia"/>
            <w:lang w:eastAsia="ko-KR"/>
          </w:rPr>
          <w:t>규칙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] </w:t>
        </w:r>
        <w:r>
          <w:rPr>
            <w:rFonts w:hint="eastAsia"/>
            <w:lang w:eastAsia="ko-KR"/>
          </w:rPr>
          <w:t>컴퓨터를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이해해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Pr="002E130F" w:rsidRDefault="00AF2823" w:rsidP="00AF2823">
      <w:pPr>
        <w:spacing w:before="240" w:after="0"/>
        <w:rPr>
          <w:ins w:id="2881" w:author="박윤수" w:date="2014-08-23T00:19:00Z"/>
          <w:lang w:val="en-US" w:eastAsia="ko-KR"/>
        </w:rPr>
      </w:pPr>
      <w:ins w:id="288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2E130F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2E130F">
          <w:rPr>
            <w:lang w:val="en-US" w:eastAsia="ko-KR"/>
          </w:rPr>
          <w:t>a():</w:t>
        </w:r>
      </w:ins>
    </w:p>
    <w:p w:rsidR="00AF2823" w:rsidRPr="002E130F" w:rsidRDefault="00AF2823" w:rsidP="00AF2823">
      <w:pPr>
        <w:spacing w:after="0"/>
        <w:rPr>
          <w:ins w:id="2883" w:author="박윤수" w:date="2014-08-23T00:19:00Z"/>
          <w:lang w:val="en-US" w:eastAsia="ko-KR"/>
        </w:rPr>
      </w:pPr>
      <w:ins w:id="2884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turn_left()</w:t>
        </w:r>
      </w:ins>
    </w:p>
    <w:p w:rsidR="00AF2823" w:rsidRPr="002E130F" w:rsidRDefault="00AF2823" w:rsidP="00AF2823">
      <w:pPr>
        <w:spacing w:after="0"/>
        <w:rPr>
          <w:ins w:id="2885" w:author="박윤수" w:date="2014-08-23T00:19:00Z"/>
          <w:lang w:val="en-US" w:eastAsia="ko-KR"/>
        </w:rPr>
      </w:pPr>
      <w:ins w:id="2886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turn_left()</w:t>
        </w:r>
      </w:ins>
    </w:p>
    <w:p w:rsidR="00AF2823" w:rsidRPr="00BC6A53" w:rsidRDefault="00AF2823" w:rsidP="00AF2823">
      <w:pPr>
        <w:spacing w:after="0"/>
        <w:rPr>
          <w:ins w:id="2887" w:author="박윤수" w:date="2014-08-23T00:19:00Z"/>
          <w:lang w:val="en-US" w:eastAsia="ko-KR"/>
        </w:rPr>
      </w:pPr>
    </w:p>
    <w:p w:rsidR="00AF2823" w:rsidRPr="002E130F" w:rsidRDefault="00AF2823" w:rsidP="00AF2823">
      <w:pPr>
        <w:spacing w:after="0"/>
        <w:rPr>
          <w:ins w:id="2888" w:author="박윤수" w:date="2014-08-23T00:19:00Z"/>
          <w:lang w:val="en-US" w:eastAsia="ko-KR"/>
        </w:rPr>
      </w:pPr>
      <w:ins w:id="2889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2E130F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2E130F">
          <w:rPr>
            <w:lang w:val="en-US" w:eastAsia="ko-KR"/>
          </w:rPr>
          <w:t>b():</w:t>
        </w:r>
      </w:ins>
    </w:p>
    <w:p w:rsidR="00AF2823" w:rsidRPr="002E130F" w:rsidRDefault="00AF2823" w:rsidP="00AF2823">
      <w:pPr>
        <w:spacing w:after="0"/>
        <w:rPr>
          <w:ins w:id="2890" w:author="박윤수" w:date="2014-08-23T00:19:00Z"/>
          <w:lang w:val="en-US" w:eastAsia="ko-KR"/>
        </w:rPr>
      </w:pPr>
      <w:ins w:id="2891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turn_left()</w:t>
        </w:r>
      </w:ins>
    </w:p>
    <w:p w:rsidR="00AF2823" w:rsidRPr="002E130F" w:rsidRDefault="00AF2823" w:rsidP="00AF2823">
      <w:pPr>
        <w:spacing w:after="0"/>
        <w:rPr>
          <w:ins w:id="2892" w:author="박윤수" w:date="2014-08-23T00:19:00Z"/>
          <w:lang w:val="en-US" w:eastAsia="ko-KR"/>
        </w:rPr>
      </w:pPr>
      <w:ins w:id="2893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a()</w:t>
        </w:r>
      </w:ins>
    </w:p>
    <w:p w:rsidR="00AF2823" w:rsidRPr="00BC6A53" w:rsidRDefault="00AF2823" w:rsidP="00AF2823">
      <w:pPr>
        <w:spacing w:after="0"/>
        <w:rPr>
          <w:ins w:id="2894" w:author="박윤수" w:date="2014-08-23T00:19:00Z"/>
          <w:lang w:val="en-US" w:eastAsia="ko-KR"/>
        </w:rPr>
      </w:pPr>
    </w:p>
    <w:p w:rsidR="00AF2823" w:rsidRPr="002E130F" w:rsidRDefault="00AF2823" w:rsidP="00AF2823">
      <w:pPr>
        <w:spacing w:after="0"/>
        <w:rPr>
          <w:ins w:id="2895" w:author="박윤수" w:date="2014-08-23T00:19:00Z"/>
          <w:lang w:val="en-US" w:eastAsia="ko-KR"/>
        </w:rPr>
      </w:pPr>
      <w:ins w:id="2896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2E130F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2E130F">
          <w:rPr>
            <w:lang w:val="en-US" w:eastAsia="ko-KR"/>
          </w:rPr>
          <w:t>c():</w:t>
        </w:r>
      </w:ins>
    </w:p>
    <w:p w:rsidR="00AF2823" w:rsidRPr="002E130F" w:rsidRDefault="00AF2823" w:rsidP="00AF2823">
      <w:pPr>
        <w:spacing w:after="0"/>
        <w:rPr>
          <w:ins w:id="2897" w:author="박윤수" w:date="2014-08-23T00:19:00Z"/>
          <w:lang w:val="en-US" w:eastAsia="ko-KR"/>
        </w:rPr>
      </w:pPr>
      <w:ins w:id="2898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move()</w:t>
        </w:r>
      </w:ins>
    </w:p>
    <w:p w:rsidR="00AF2823" w:rsidRPr="002E130F" w:rsidRDefault="00AF2823" w:rsidP="00AF2823">
      <w:pPr>
        <w:spacing w:after="0"/>
        <w:rPr>
          <w:ins w:id="2899" w:author="박윤수" w:date="2014-08-23T00:19:00Z"/>
          <w:lang w:val="en-US" w:eastAsia="ko-KR"/>
        </w:rPr>
      </w:pPr>
      <w:ins w:id="2900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move()</w:t>
        </w:r>
      </w:ins>
    </w:p>
    <w:p w:rsidR="00AF2823" w:rsidRPr="002E130F" w:rsidRDefault="00AF2823" w:rsidP="00AF2823">
      <w:pPr>
        <w:spacing w:after="0"/>
        <w:rPr>
          <w:ins w:id="2901" w:author="박윤수" w:date="2014-08-23T00:19:00Z"/>
          <w:lang w:val="en-US" w:eastAsia="ko-KR"/>
        </w:rPr>
      </w:pPr>
    </w:p>
    <w:p w:rsidR="00AF2823" w:rsidRPr="002E130F" w:rsidRDefault="00AF2823" w:rsidP="00AF2823">
      <w:pPr>
        <w:spacing w:after="0"/>
        <w:rPr>
          <w:ins w:id="2902" w:author="박윤수" w:date="2014-08-23T00:19:00Z"/>
          <w:lang w:val="en-US" w:eastAsia="ko-KR"/>
        </w:rPr>
      </w:pPr>
      <w:ins w:id="2903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2E130F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2E130F">
          <w:rPr>
            <w:lang w:val="en-US" w:eastAsia="ko-KR"/>
          </w:rPr>
          <w:t>d():</w:t>
        </w:r>
      </w:ins>
    </w:p>
    <w:p w:rsidR="00AF2823" w:rsidRPr="002E130F" w:rsidRDefault="00AF2823" w:rsidP="00AF2823">
      <w:pPr>
        <w:spacing w:after="0"/>
        <w:rPr>
          <w:ins w:id="2904" w:author="박윤수" w:date="2014-08-23T00:19:00Z"/>
          <w:lang w:val="en-US" w:eastAsia="ko-KR"/>
        </w:rPr>
      </w:pPr>
      <w:ins w:id="2905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c()</w:t>
        </w:r>
      </w:ins>
    </w:p>
    <w:p w:rsidR="00AF2823" w:rsidRPr="002E130F" w:rsidRDefault="00AF2823" w:rsidP="00AF2823">
      <w:pPr>
        <w:spacing w:after="0"/>
        <w:rPr>
          <w:ins w:id="2906" w:author="박윤수" w:date="2014-08-23T00:19:00Z"/>
          <w:lang w:val="en-US" w:eastAsia="ko-KR"/>
        </w:rPr>
      </w:pPr>
      <w:ins w:id="2907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b()</w:t>
        </w:r>
      </w:ins>
    </w:p>
    <w:p w:rsidR="00AF2823" w:rsidRPr="002E130F" w:rsidRDefault="00AF2823" w:rsidP="00AF2823">
      <w:pPr>
        <w:spacing w:after="0"/>
        <w:rPr>
          <w:ins w:id="2908" w:author="박윤수" w:date="2014-08-23T00:19:00Z"/>
          <w:lang w:val="en-US" w:eastAsia="ko-KR"/>
        </w:rPr>
      </w:pPr>
    </w:p>
    <w:p w:rsidR="00AF2823" w:rsidRPr="002E130F" w:rsidRDefault="00AF2823" w:rsidP="00AF2823">
      <w:pPr>
        <w:spacing w:after="0"/>
        <w:rPr>
          <w:ins w:id="2909" w:author="박윤수" w:date="2014-08-23T00:19:00Z"/>
          <w:lang w:val="en-US" w:eastAsia="ko-KR"/>
        </w:rPr>
      </w:pPr>
      <w:ins w:id="2910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2E130F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2E130F">
          <w:rPr>
            <w:lang w:val="en-US" w:eastAsia="ko-KR"/>
          </w:rPr>
          <w:t>e():</w:t>
        </w:r>
      </w:ins>
    </w:p>
    <w:p w:rsidR="00AF2823" w:rsidRPr="002E130F" w:rsidRDefault="00AF2823" w:rsidP="00AF2823">
      <w:pPr>
        <w:spacing w:after="0"/>
        <w:rPr>
          <w:ins w:id="2911" w:author="박윤수" w:date="2014-08-23T00:19:00Z"/>
          <w:lang w:val="en-US" w:eastAsia="ko-KR"/>
        </w:rPr>
      </w:pPr>
      <w:ins w:id="2912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d()</w:t>
        </w:r>
      </w:ins>
    </w:p>
    <w:p w:rsidR="00AF2823" w:rsidRPr="002E130F" w:rsidRDefault="00AF2823" w:rsidP="00AF2823">
      <w:pPr>
        <w:spacing w:after="0"/>
        <w:rPr>
          <w:ins w:id="2913" w:author="박윤수" w:date="2014-08-23T00:19:00Z"/>
          <w:lang w:val="en-US" w:eastAsia="ko-KR"/>
        </w:rPr>
      </w:pPr>
      <w:ins w:id="2914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d()</w:t>
        </w:r>
      </w:ins>
    </w:p>
    <w:p w:rsidR="00AF2823" w:rsidRPr="002E130F" w:rsidRDefault="00AF2823" w:rsidP="00AF2823">
      <w:pPr>
        <w:spacing w:after="0"/>
        <w:rPr>
          <w:ins w:id="2915" w:author="박윤수" w:date="2014-08-23T00:19:00Z"/>
          <w:lang w:val="en-US" w:eastAsia="ko-KR"/>
        </w:rPr>
      </w:pPr>
      <w:ins w:id="2916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d()</w:t>
        </w:r>
      </w:ins>
    </w:p>
    <w:p w:rsidR="00AF2823" w:rsidRPr="002E130F" w:rsidRDefault="00AF2823" w:rsidP="00AF2823">
      <w:pPr>
        <w:spacing w:after="0"/>
        <w:rPr>
          <w:ins w:id="2917" w:author="박윤수" w:date="2014-08-23T00:19:00Z"/>
          <w:lang w:val="en-US" w:eastAsia="ko-KR"/>
        </w:rPr>
      </w:pPr>
      <w:ins w:id="2918" w:author="박윤수" w:date="2014-08-23T00:19:00Z">
        <w:r w:rsidRPr="002E130F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2E130F">
          <w:rPr>
            <w:lang w:val="en-US" w:eastAsia="ko-KR"/>
          </w:rPr>
          <w:t>d()</w:t>
        </w:r>
      </w:ins>
    </w:p>
    <w:p w:rsidR="00AF2823" w:rsidRPr="00BC6A53" w:rsidRDefault="00AF2823" w:rsidP="00AF2823">
      <w:pPr>
        <w:spacing w:after="0"/>
        <w:rPr>
          <w:ins w:id="2919" w:author="박윤수" w:date="2014-08-23T00:19:00Z"/>
          <w:lang w:val="en-US" w:eastAsia="ko-KR"/>
        </w:rPr>
      </w:pPr>
    </w:p>
    <w:p w:rsidR="00AF2823" w:rsidRPr="002E130F" w:rsidRDefault="00AF2823" w:rsidP="00AF2823">
      <w:pPr>
        <w:spacing w:after="0"/>
        <w:rPr>
          <w:ins w:id="2920" w:author="박윤수" w:date="2014-08-23T00:19:00Z"/>
          <w:lang w:val="en-US" w:eastAsia="ko-KR"/>
        </w:rPr>
      </w:pPr>
      <w:ins w:id="2921" w:author="박윤수" w:date="2014-08-23T00:19:00Z">
        <w:r w:rsidRPr="002E130F">
          <w:rPr>
            <w:lang w:val="en-US" w:eastAsia="ko-KR"/>
          </w:rPr>
          <w:t>turn_left()</w:t>
        </w:r>
      </w:ins>
    </w:p>
    <w:p w:rsidR="00AF2823" w:rsidRPr="002E130F" w:rsidRDefault="00AF2823" w:rsidP="00AF2823">
      <w:pPr>
        <w:spacing w:after="0"/>
        <w:rPr>
          <w:ins w:id="2922" w:author="박윤수" w:date="2014-08-23T00:19:00Z"/>
          <w:lang w:val="en-US" w:eastAsia="ko-KR"/>
        </w:rPr>
      </w:pPr>
      <w:ins w:id="2923" w:author="박윤수" w:date="2014-08-23T00:19:00Z">
        <w:r w:rsidRPr="002E130F">
          <w:rPr>
            <w:lang w:val="en-US" w:eastAsia="ko-KR"/>
          </w:rPr>
          <w:t>e()</w:t>
        </w:r>
      </w:ins>
    </w:p>
    <w:p w:rsidR="00AF2823" w:rsidRPr="002E130F" w:rsidRDefault="00AF2823" w:rsidP="00AF2823">
      <w:pPr>
        <w:spacing w:after="0"/>
        <w:rPr>
          <w:ins w:id="2924" w:author="박윤수" w:date="2014-08-23T00:19:00Z"/>
          <w:lang w:val="en-US" w:eastAsia="ko-KR"/>
        </w:rPr>
      </w:pPr>
      <w:ins w:id="2925" w:author="박윤수" w:date="2014-08-23T00:19:00Z">
        <w:r w:rsidRPr="002E130F">
          <w:rPr>
            <w:lang w:val="en-US" w:eastAsia="ko-KR"/>
          </w:rPr>
          <w:t>b()</w:t>
        </w:r>
      </w:ins>
    </w:p>
    <w:p w:rsidR="00AF2823" w:rsidRPr="002E130F" w:rsidRDefault="00AF2823" w:rsidP="00AF2823">
      <w:pPr>
        <w:spacing w:after="0"/>
        <w:rPr>
          <w:ins w:id="2926" w:author="박윤수" w:date="2014-08-23T00:19:00Z"/>
          <w:lang w:val="en-US" w:eastAsia="ko-KR"/>
        </w:rPr>
      </w:pPr>
      <w:ins w:id="2927" w:author="박윤수" w:date="2014-08-23T00:19:00Z">
        <w:r w:rsidRPr="002E130F">
          <w:rPr>
            <w:lang w:val="en-US" w:eastAsia="ko-KR"/>
          </w:rPr>
          <w:t>turn_off()</w:t>
        </w:r>
      </w:ins>
    </w:p>
    <w:p w:rsidR="00AF2823" w:rsidRDefault="00AF2823" w:rsidP="00AF2823">
      <w:pPr>
        <w:spacing w:before="240" w:after="0"/>
        <w:rPr>
          <w:ins w:id="2928" w:author="박윤수" w:date="2014-08-23T00:19:00Z"/>
          <w:lang w:eastAsia="ko-KR"/>
        </w:rPr>
      </w:pPr>
      <w:ins w:id="2929" w:author="박윤수" w:date="2014-08-23T00:19:00Z">
        <w:r w:rsidRPr="002E130F">
          <w:rPr>
            <w:lang w:eastAsia="ko-KR"/>
          </w:rPr>
          <w:lastRenderedPageBreak/>
          <w:t>a(), b(), c(), d(), e()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서술적인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유용하다는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2823" w:rsidP="00AF2823">
      <w:pPr>
        <w:spacing w:before="240" w:after="0"/>
        <w:rPr>
          <w:ins w:id="2930" w:author="박윤수" w:date="2014-08-23T00:19:00Z"/>
          <w:lang w:eastAsia="ko-KR"/>
        </w:rPr>
      </w:pPr>
    </w:p>
    <w:p w:rsidR="00AF2823" w:rsidRPr="00CD6851" w:rsidRDefault="00AF7365" w:rsidP="00AF2823">
      <w:pPr>
        <w:jc w:val="center"/>
        <w:rPr>
          <w:ins w:id="2931" w:author="박윤수" w:date="2014-08-23T00:19:00Z"/>
          <w:lang w:eastAsia="ko-KR"/>
        </w:rPr>
      </w:pPr>
      <w:ins w:id="2932" w:author="박윤수" w:date="2014-08-23T00:19:00Z">
        <w:r>
          <w:rPr>
            <w:noProof/>
            <w:lang w:val="en-US" w:eastAsia="ko-KR"/>
            <w:rPrChange w:id="293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0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>벽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만들기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293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02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다시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>
          <w:rPr>
            <w:noProof/>
            <w:lang w:val="en-US" w:eastAsia="ko-KR"/>
            <w:rPrChange w:id="293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03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8F4892" w:rsidRDefault="00AF2823" w:rsidP="00AF2823">
      <w:pPr>
        <w:spacing w:before="240" w:after="0"/>
        <w:rPr>
          <w:ins w:id="2936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spacing w:before="0"/>
        <w:rPr>
          <w:ins w:id="2937" w:author="박윤수" w:date="2014-08-23T00:19:00Z"/>
          <w:lang w:eastAsia="ko-KR"/>
          <w:rPrChange w:id="2938" w:author="박윤수" w:date="2014-08-23T00:24:00Z">
            <w:rPr>
              <w:ins w:id="2939" w:author="박윤수" w:date="2014-08-23T00:19:00Z"/>
              <w:color w:val="0070C0"/>
              <w:lang w:eastAsia="ko-KR"/>
            </w:rPr>
          </w:rPrChange>
        </w:rPr>
      </w:pPr>
      <w:bookmarkStart w:id="2940" w:name="_Toc396517143"/>
      <w:ins w:id="2941" w:author="박윤수" w:date="2014-08-23T00:19:00Z">
        <w:r w:rsidRPr="00E80AEF">
          <w:rPr>
            <w:rFonts w:hint="eastAsia"/>
            <w:lang w:eastAsia="ko-KR"/>
            <w:rPrChange w:id="2942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다시</w:t>
        </w:r>
        <w:r w:rsidRPr="00E80AEF">
          <w:rPr>
            <w:lang w:eastAsia="ko-KR"/>
            <w:rPrChange w:id="2943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2944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반복</w:t>
        </w:r>
        <w:r w:rsidRPr="00E80AEF">
          <w:rPr>
            <w:lang w:eastAsia="ko-KR"/>
            <w:rPrChange w:id="2945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2946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피하기</w:t>
        </w:r>
        <w:bookmarkEnd w:id="2940"/>
      </w:ins>
    </w:p>
    <w:p w:rsidR="00AF2823" w:rsidRDefault="00AF2823" w:rsidP="00AF2823">
      <w:pPr>
        <w:rPr>
          <w:ins w:id="2947" w:author="박윤수" w:date="2014-08-23T00:19:00Z"/>
          <w:lang w:eastAsia="ko-KR"/>
        </w:rPr>
      </w:pPr>
      <w:ins w:id="2948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규칙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너무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중요해서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싶습니다</w:t>
        </w:r>
        <w:r>
          <w:rPr>
            <w:rFonts w:hint="eastAsia"/>
            <w:lang w:eastAsia="ko-KR"/>
          </w:rPr>
          <w:t>.</w:t>
        </w:r>
      </w:ins>
    </w:p>
    <w:p w:rsidR="00AF2823" w:rsidRPr="00193803" w:rsidRDefault="00AF2823" w:rsidP="00AF2823">
      <w:pPr>
        <w:spacing w:after="0"/>
        <w:rPr>
          <w:ins w:id="2949" w:author="박윤수" w:date="2014-08-23T00:19:00Z"/>
          <w:rFonts w:asciiTheme="minorEastAsia" w:hAnsiTheme="minorEastAsia"/>
          <w:b/>
          <w:sz w:val="20"/>
          <w:lang w:eastAsia="ko-KR"/>
        </w:rPr>
      </w:pPr>
      <w:ins w:id="2950" w:author="박윤수" w:date="2014-08-23T00:19:00Z">
        <w:r w:rsidRPr="00193803">
          <w:rPr>
            <w:rFonts w:asciiTheme="minorEastAsia" w:hAnsiTheme="minorEastAsia" w:hint="eastAsia"/>
            <w:b/>
            <w:sz w:val="20"/>
            <w:lang w:eastAsia="ko-KR"/>
          </w:rPr>
          <w:t xml:space="preserve">규칙 </w:t>
        </w:r>
        <w:r>
          <w:rPr>
            <w:rFonts w:asciiTheme="minorEastAsia" w:hAnsiTheme="minorEastAsia" w:hint="eastAsia"/>
            <w:b/>
            <w:sz w:val="20"/>
            <w:lang w:eastAsia="ko-KR"/>
          </w:rPr>
          <w:t>3</w:t>
        </w:r>
        <w:r w:rsidRPr="00193803">
          <w:rPr>
            <w:rFonts w:asciiTheme="minorEastAsia" w:hAnsiTheme="minorEastAsia" w:hint="eastAsia"/>
            <w:b/>
            <w:sz w:val="2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2951" w:author="박윤수" w:date="2014-08-23T00:19:00Z"/>
          <w:rFonts w:asciiTheme="minorEastAsia" w:hAnsiTheme="minorEastAsia"/>
          <w:sz w:val="20"/>
          <w:lang w:eastAsia="ko-KR"/>
        </w:rPr>
      </w:pPr>
      <w:ins w:id="2952" w:author="박윤수" w:date="2014-08-23T00:19:00Z">
        <w:r>
          <w:rPr>
            <w:rFonts w:asciiTheme="minorEastAsia" w:hAnsiTheme="minorEastAsia" w:hint="eastAsia"/>
            <w:sz w:val="20"/>
            <w:lang w:eastAsia="ko-KR"/>
          </w:rPr>
          <w:t>프로그램을 작성할 때, 자신을 반복하지 마세요.</w:t>
        </w:r>
      </w:ins>
    </w:p>
    <w:p w:rsidR="00AF2823" w:rsidRPr="008F4892" w:rsidRDefault="00AF2823" w:rsidP="00AF2823">
      <w:pPr>
        <w:rPr>
          <w:ins w:id="2953" w:author="박윤수" w:date="2014-08-23T00:19:00Z"/>
          <w:lang w:eastAsia="ko-KR"/>
        </w:rPr>
      </w:pPr>
      <w:ins w:id="2954" w:author="박윤수" w:date="2014-08-23T00:19:00Z">
        <w:r>
          <w:rPr>
            <w:rFonts w:asciiTheme="minorEastAsia" w:hAnsiTheme="minorEastAsia" w:hint="eastAsia"/>
            <w:sz w:val="20"/>
            <w:lang w:eastAsia="ko-KR"/>
          </w:rPr>
          <w:t xml:space="preserve">다시 말씀드립니다. </w:t>
        </w:r>
        <w:r>
          <w:rPr>
            <w:rFonts w:asciiTheme="minorEastAsia" w:hAnsiTheme="minorEastAsia" w:hint="eastAsia"/>
            <w:b/>
            <w:sz w:val="20"/>
            <w:lang w:eastAsia="ko-KR"/>
          </w:rPr>
          <w:t>자신을</w:t>
        </w:r>
        <w:r w:rsidRPr="008F4892">
          <w:rPr>
            <w:rFonts w:asciiTheme="minorEastAsia" w:hAnsiTheme="minorEastAsia" w:hint="eastAsia"/>
            <w:b/>
            <w:sz w:val="20"/>
            <w:lang w:eastAsia="ko-KR"/>
          </w:rPr>
          <w:t xml:space="preserve"> 반복하지 마세요.</w:t>
        </w:r>
      </w:ins>
    </w:p>
    <w:p w:rsidR="00AF2823" w:rsidRPr="00A9410F" w:rsidRDefault="00AF2823" w:rsidP="00AF2823">
      <w:pPr>
        <w:pStyle w:val="affc"/>
        <w:numPr>
          <w:ilvl w:val="0"/>
          <w:numId w:val="26"/>
        </w:numPr>
        <w:ind w:leftChars="0"/>
        <w:rPr>
          <w:ins w:id="2955" w:author="박윤수" w:date="2014-08-23T00:19:00Z"/>
          <w:b/>
          <w:color w:val="0070C0"/>
          <w:sz w:val="24"/>
          <w:lang w:eastAsia="ko-KR"/>
        </w:rPr>
      </w:pPr>
      <w:ins w:id="2956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반복</w:t>
        </w:r>
        <w:r w:rsidRPr="00D21A89">
          <w:rPr>
            <w:b/>
            <w:color w:val="0070C0"/>
            <w:sz w:val="24"/>
            <w:lang w:eastAsia="ko-KR"/>
          </w:rPr>
          <w:t xml:space="preserve"> !</w:t>
        </w:r>
      </w:ins>
    </w:p>
    <w:p w:rsidR="00AF2823" w:rsidRDefault="00AF2823" w:rsidP="00AF2823">
      <w:pPr>
        <w:rPr>
          <w:ins w:id="2957" w:author="박윤수" w:date="2014-08-23T00:19:00Z"/>
          <w:lang w:eastAsia="ko-KR"/>
        </w:rPr>
      </w:pPr>
      <w:ins w:id="2958" w:author="박윤수" w:date="2014-08-23T00:19:00Z">
        <w:r>
          <w:rPr>
            <w:rFonts w:hint="eastAsia"/>
            <w:lang w:eastAsia="ko-KR"/>
          </w:rPr>
          <w:t>신문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여전히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남아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예를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</w:t>
        </w:r>
        <w:r>
          <w:rPr>
            <w:rFonts w:hint="eastAsia"/>
            <w:lang w:eastAsia="ko-KR"/>
          </w:rPr>
          <w:t xml:space="preserve"> turn_left() </w:t>
        </w:r>
        <w:r>
          <w:rPr>
            <w:rFonts w:hint="eastAsia"/>
            <w:lang w:eastAsia="ko-KR"/>
          </w:rPr>
          <w:t>명령문이</w:t>
        </w:r>
        <w:r>
          <w:rPr>
            <w:rFonts w:hint="eastAsia"/>
            <w:lang w:eastAsia="ko-KR"/>
          </w:rPr>
          <w:t xml:space="preserve"> turn_right() </w:t>
        </w:r>
        <w:r>
          <w:rPr>
            <w:rFonts w:hint="eastAsia"/>
            <w:lang w:eastAsia="ko-KR"/>
          </w:rPr>
          <w:t>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동일하게</w:t>
        </w:r>
        <w:r>
          <w:rPr>
            <w:rFonts w:hint="eastAsia"/>
            <w:lang w:eastAsia="ko-KR"/>
          </w:rPr>
          <w:t xml:space="preserve">, </w:t>
        </w:r>
        <w:r w:rsidRPr="00DD6514">
          <w:rPr>
            <w:lang w:eastAsia="ko-KR"/>
          </w:rPr>
          <w:t>climb_up_one_stair()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 w:rsidRPr="00DD6514">
          <w:rPr>
            <w:lang w:eastAsia="ko-KR"/>
          </w:rPr>
          <w:t>climb_up_one_stair</w:t>
        </w:r>
        <w:r>
          <w:rPr>
            <w:rFonts w:hint="eastAsia"/>
            <w:lang w:eastAsia="ko-KR"/>
          </w:rPr>
          <w:t>s</w:t>
        </w:r>
        <w:r w:rsidRPr="00DD6514">
          <w:rPr>
            <w:lang w:eastAsia="ko-KR"/>
          </w:rPr>
          <w:t>()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자신을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규칙에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반복을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피하는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특별한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959" w:author="박윤수" w:date="2014-08-23T00:19:00Z"/>
          <w:lang w:eastAsia="ko-KR"/>
        </w:rPr>
      </w:pPr>
      <w:ins w:id="2960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반복하도록</w:t>
        </w:r>
        <w:r>
          <w:rPr>
            <w:rFonts w:hint="eastAsia"/>
            <w:lang w:eastAsia="ko-KR"/>
          </w:rPr>
          <w:t xml:space="preserve"> repeat()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2961" w:author="박윤수" w:date="2014-08-23T00:19:00Z"/>
          <w:lang w:eastAsia="ko-KR"/>
        </w:rPr>
      </w:pPr>
      <w:ins w:id="2962" w:author="박윤수" w:date="2014-08-23T00:19:00Z">
        <w:r>
          <w:rPr>
            <w:rFonts w:hint="eastAsia"/>
            <w:lang w:eastAsia="ko-KR"/>
          </w:rPr>
          <w:t>repeat(</w:t>
        </w:r>
        <w:r>
          <w:rPr>
            <w:rFonts w:hint="eastAsia"/>
            <w:lang w:eastAsia="ko-KR"/>
          </w:rPr>
          <w:t>명령문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반복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횟수</w:t>
        </w:r>
        <w:r>
          <w:rPr>
            <w:rFonts w:hint="eastAsia"/>
            <w:lang w:eastAsia="ko-KR"/>
          </w:rPr>
          <w:t>)</w:t>
        </w:r>
      </w:ins>
    </w:p>
    <w:p w:rsidR="00AF2823" w:rsidRDefault="00AF2823" w:rsidP="00AF2823">
      <w:pPr>
        <w:rPr>
          <w:ins w:id="2963" w:author="박윤수" w:date="2014-08-23T00:19:00Z"/>
          <w:lang w:eastAsia="ko-KR"/>
        </w:rPr>
      </w:pPr>
      <w:ins w:id="2964" w:author="박윤수" w:date="2014-08-23T00:19:00Z">
        <w:r>
          <w:rPr>
            <w:rFonts w:hint="eastAsia"/>
            <w:lang w:eastAsia="ko-KR"/>
          </w:rPr>
          <w:t>명령문의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끝에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괄호</w:t>
        </w:r>
        <w:r>
          <w:rPr>
            <w:rFonts w:hint="eastAsia"/>
            <w:lang w:eastAsia="ko-KR"/>
          </w:rPr>
          <w:t xml:space="preserve">,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()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주목하세요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예를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회전하기를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Pr="0071619A" w:rsidRDefault="00AF2823" w:rsidP="00AF2823">
      <w:pPr>
        <w:spacing w:after="0"/>
        <w:rPr>
          <w:ins w:id="2965" w:author="박윤수" w:date="2014-08-23T00:19:00Z"/>
          <w:lang w:val="en-US" w:eastAsia="ko-KR"/>
        </w:rPr>
      </w:pPr>
      <w:ins w:id="2966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71619A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71619A">
          <w:rPr>
            <w:lang w:val="en-US" w:eastAsia="ko-KR"/>
          </w:rPr>
          <w:t>turn_right():</w:t>
        </w:r>
      </w:ins>
    </w:p>
    <w:p w:rsidR="00AF2823" w:rsidRDefault="00AF2823" w:rsidP="00AF2823">
      <w:pPr>
        <w:rPr>
          <w:ins w:id="2967" w:author="박윤수" w:date="2014-08-23T00:19:00Z"/>
          <w:lang w:val="en-US" w:eastAsia="ko-KR"/>
        </w:rPr>
      </w:pPr>
      <w:ins w:id="2968" w:author="박윤수" w:date="2014-08-23T00:19:00Z">
        <w:r w:rsidRPr="0071619A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71619A">
          <w:rPr>
            <w:lang w:val="en-US" w:eastAsia="ko-KR"/>
          </w:rPr>
          <w:t>repeat(turn_left, 3)</w:t>
        </w:r>
      </w:ins>
    </w:p>
    <w:p w:rsidR="00AF2823" w:rsidRPr="00FB7442" w:rsidRDefault="00AF2823" w:rsidP="00AF2823">
      <w:pPr>
        <w:spacing w:before="240"/>
        <w:rPr>
          <w:ins w:id="2969" w:author="박윤수" w:date="2014-08-23T00:19:00Z"/>
          <w:b/>
          <w:color w:val="4F6228" w:themeColor="accent3" w:themeShade="80"/>
          <w:lang w:eastAsia="ko-KR"/>
        </w:rPr>
      </w:pPr>
      <w:ins w:id="2970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2971" w:author="박윤수" w:date="2014-08-23T00:19:00Z"/>
          <w:lang w:eastAsia="ko-KR"/>
        </w:rPr>
      </w:pPr>
      <w:ins w:id="2972" w:author="박윤수" w:date="2014-08-23T00:19:00Z">
        <w:r>
          <w:rPr>
            <w:rFonts w:hint="eastAsia"/>
            <w:lang w:eastAsia="ko-KR"/>
          </w:rPr>
          <w:t xml:space="preserve">repeat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신문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>.</w:t>
        </w:r>
      </w:ins>
    </w:p>
    <w:p w:rsidR="00AF2823" w:rsidRPr="00BC05B1" w:rsidRDefault="00AF2823" w:rsidP="00AF2823">
      <w:pPr>
        <w:pStyle w:val="affc"/>
        <w:numPr>
          <w:ilvl w:val="0"/>
          <w:numId w:val="26"/>
        </w:numPr>
        <w:ind w:leftChars="0"/>
        <w:rPr>
          <w:ins w:id="2973" w:author="박윤수" w:date="2014-08-23T00:19:00Z"/>
          <w:b/>
          <w:color w:val="0070C0"/>
          <w:sz w:val="24"/>
          <w:lang w:eastAsia="ko-KR"/>
        </w:rPr>
      </w:pPr>
      <w:ins w:id="2974" w:author="박윤수" w:date="2014-08-23T00:19:00Z">
        <w:r w:rsidRPr="00BC05B1">
          <w:rPr>
            <w:rFonts w:hint="eastAsia"/>
            <w:b/>
            <w:color w:val="0070C0"/>
            <w:sz w:val="24"/>
            <w:lang w:eastAsia="ko-KR"/>
          </w:rPr>
          <w:t>도전</w:t>
        </w:r>
      </w:ins>
    </w:p>
    <w:p w:rsidR="00AF2823" w:rsidRDefault="00AF2823" w:rsidP="00AF2823">
      <w:pPr>
        <w:rPr>
          <w:ins w:id="2975" w:author="박윤수" w:date="2014-08-23T00:19:00Z"/>
          <w:lang w:eastAsia="ko-KR"/>
        </w:rPr>
      </w:pPr>
      <w:ins w:id="2976" w:author="박윤수" w:date="2014-08-23T00:19:00Z">
        <w:r>
          <w:rPr>
            <w:rFonts w:hint="eastAsia"/>
            <w:lang w:eastAsia="ko-KR"/>
          </w:rPr>
          <w:t>연습문제를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마무리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내용을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존중해서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첫번째와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끝에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수행했던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풀기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및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개념</w:t>
        </w:r>
        <w:r>
          <w:rPr>
            <w:rFonts w:hint="eastAsia"/>
            <w:lang w:eastAsia="ko-KR"/>
          </w:rPr>
          <w:t xml:space="preserve"> [def, repeat()]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Pr="00C96B8C" w:rsidRDefault="00AF2823" w:rsidP="00AF2823">
      <w:pPr>
        <w:rPr>
          <w:ins w:id="2977" w:author="박윤수" w:date="2014-08-23T00:19:00Z"/>
          <w:b/>
          <w:color w:val="C00000"/>
          <w:lang w:eastAsia="ko-KR"/>
        </w:rPr>
      </w:pPr>
      <w:ins w:id="2978" w:author="박윤수" w:date="2014-08-23T00:19:00Z">
        <w:r>
          <w:rPr>
            <w:rFonts w:hint="eastAsia"/>
            <w:b/>
            <w:color w:val="C00000"/>
            <w:lang w:eastAsia="ko-KR"/>
          </w:rPr>
          <w:lastRenderedPageBreak/>
          <w:t>장애물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넘기</w:t>
        </w:r>
      </w:ins>
    </w:p>
    <w:p w:rsidR="00AF2823" w:rsidRDefault="00AF2823" w:rsidP="00AF2823">
      <w:pPr>
        <w:rPr>
          <w:ins w:id="2979" w:author="박윤수" w:date="2014-08-23T00:19:00Z"/>
          <w:lang w:eastAsia="ko-KR"/>
        </w:rPr>
      </w:pPr>
      <w:ins w:id="2980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참가합니다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결승선에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도착하도록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 w:rsidRPr="003549D4">
          <w:rPr>
            <w:lang w:eastAsia="ko-KR"/>
          </w:rPr>
          <w:t>hurdles1.wld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2981" w:author="박윤수" w:date="2014-08-23T00:19:00Z"/>
          <w:lang w:eastAsia="ko-KR"/>
        </w:rPr>
      </w:pPr>
      <w:ins w:id="2982" w:author="박윤수" w:date="2014-08-23T00:19:00Z">
        <w:r>
          <w:rPr>
            <w:noProof/>
            <w:lang w:val="en-US" w:eastAsia="ko-KR"/>
            <w:rPrChange w:id="29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864565" cy="752475"/>
              <wp:effectExtent l="19050" t="0" r="2585" b="0"/>
              <wp:docPr id="405" name="그림 117" descr="hurdles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start.png"/>
                      <pic:cNvPicPr/>
                    </pic:nvPicPr>
                    <pic:blipFill>
                      <a:blip r:embed="rId7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7787" cy="7569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98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19225" cy="473075"/>
              <wp:effectExtent l="19050" t="0" r="0" b="0"/>
              <wp:docPr id="406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5939" cy="481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98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526971" cy="771525"/>
              <wp:effectExtent l="19050" t="0" r="0" b="0"/>
              <wp:docPr id="408" name="그림 119" descr="hurdles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end.png"/>
                      <pic:cNvPicPr/>
                    </pic:nvPicPr>
                    <pic:blipFill>
                      <a:blip r:embed="rId7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6971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986" w:author="박윤수" w:date="2014-08-23T00:19:00Z"/>
          <w:lang w:eastAsia="ko-KR"/>
        </w:rPr>
      </w:pPr>
      <w:ins w:id="2987" w:author="박윤수" w:date="2014-08-23T00:19:00Z">
        <w:r w:rsidRPr="00990CAA">
          <w:rPr>
            <w:rFonts w:hint="eastAsia"/>
            <w:lang w:eastAsia="ko-KR"/>
          </w:rPr>
          <w:t>다음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경로에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상응하는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새로운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명령어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lang w:eastAsia="ko-KR"/>
          </w:rPr>
          <w:t>jump_hurdle()</w:t>
        </w:r>
        <w:r w:rsidRPr="00990CAA">
          <w:rPr>
            <w:rFonts w:hint="eastAsia"/>
            <w:lang w:eastAsia="ko-KR"/>
          </w:rPr>
          <w:t>을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정의하여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유용해</w:t>
        </w:r>
        <w:r w:rsidRPr="00990CAA">
          <w:rPr>
            <w:rFonts w:hint="eastAsia"/>
            <w:lang w:eastAsia="ko-KR"/>
          </w:rPr>
          <w:t xml:space="preserve"> </w:t>
        </w:r>
        <w:r w:rsidRPr="00990CAA">
          <w:rPr>
            <w:rFonts w:hint="eastAsia"/>
            <w:lang w:eastAsia="ko-KR"/>
          </w:rPr>
          <w:t>보입니다</w:t>
        </w:r>
        <w:r w:rsidRPr="00990CAA"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jc w:val="center"/>
        <w:rPr>
          <w:ins w:id="2988" w:author="박윤수" w:date="2014-08-23T00:19:00Z"/>
          <w:lang w:eastAsia="ko-KR"/>
        </w:rPr>
      </w:pPr>
      <w:ins w:id="2989" w:author="박윤수" w:date="2014-08-23T00:19:00Z">
        <w:r>
          <w:rPr>
            <w:noProof/>
            <w:lang w:val="en-US" w:eastAsia="ko-KR"/>
            <w:rPrChange w:id="299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190625" cy="647700"/>
              <wp:effectExtent l="19050" t="0" r="9525" b="0"/>
              <wp:docPr id="409" name="그림 247" descr="jump1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jump1start.png"/>
                      <pic:cNvPicPr/>
                    </pic:nvPicPr>
                    <pic:blipFill>
                      <a:blip r:embed="rId8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0625" cy="64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99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62075" cy="454025"/>
              <wp:effectExtent l="19050" t="0" r="9525" b="0"/>
              <wp:docPr id="411" name="그림 104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1905" cy="4539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299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190625" cy="647700"/>
              <wp:effectExtent l="19050" t="0" r="9525" b="0"/>
              <wp:docPr id="412" name="그림 110" descr="jump1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jump1end.png"/>
                      <pic:cNvPicPr/>
                    </pic:nvPicPr>
                    <pic:blipFill>
                      <a:blip r:embed="rId8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0625" cy="64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2993" w:author="박윤수" w:date="2014-08-23T00:19:00Z"/>
          <w:lang w:eastAsia="ko-KR"/>
        </w:rPr>
      </w:pPr>
      <w:ins w:id="2994" w:author="박윤수" w:date="2014-08-23T00:19:00Z"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비교하여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 [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저장했습니까</w:t>
        </w:r>
        <w:r>
          <w:rPr>
            <w:rFonts w:hint="eastAsia"/>
            <w:lang w:eastAsia="ko-KR"/>
          </w:rPr>
          <w:t xml:space="preserve">?, </w:t>
        </w:r>
        <w:r>
          <w:rPr>
            <w:rFonts w:hint="eastAsia"/>
            <w:lang w:eastAsia="ko-KR"/>
          </w:rPr>
          <w:t>저장했지요</w:t>
        </w:r>
        <w:r>
          <w:rPr>
            <w:rFonts w:hint="eastAsia"/>
            <w:lang w:eastAsia="ko-KR"/>
          </w:rPr>
          <w:t>?]</w:t>
        </w:r>
      </w:ins>
    </w:p>
    <w:p w:rsidR="00AF2823" w:rsidRDefault="00AF2823" w:rsidP="00AF2823">
      <w:pPr>
        <w:rPr>
          <w:ins w:id="2995" w:author="박윤수" w:date="2014-08-23T00:19:00Z"/>
          <w:lang w:eastAsia="ko-KR"/>
        </w:rPr>
      </w:pPr>
    </w:p>
    <w:p w:rsidR="00AF2823" w:rsidRPr="00C96B8C" w:rsidRDefault="00AF2823" w:rsidP="00AF2823">
      <w:pPr>
        <w:rPr>
          <w:ins w:id="2996" w:author="박윤수" w:date="2014-08-23T00:19:00Z"/>
          <w:b/>
          <w:color w:val="C00000"/>
          <w:lang w:eastAsia="ko-KR"/>
        </w:rPr>
      </w:pPr>
      <w:ins w:id="2997" w:author="박윤수" w:date="2014-08-23T00:19:00Z">
        <w:r>
          <w:rPr>
            <w:rFonts w:hint="eastAsia"/>
            <w:b/>
            <w:color w:val="C00000"/>
            <w:lang w:eastAsia="ko-KR"/>
          </w:rPr>
          <w:t>수확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시기</w:t>
        </w:r>
      </w:ins>
    </w:p>
    <w:p w:rsidR="00AF2823" w:rsidRDefault="00AF2823" w:rsidP="00AF2823">
      <w:pPr>
        <w:rPr>
          <w:ins w:id="2998" w:author="박윤수" w:date="2014-08-23T00:19:00Z"/>
          <w:lang w:eastAsia="ko-KR"/>
        </w:rPr>
      </w:pPr>
      <w:ins w:id="2999" w:author="박윤수" w:date="2014-08-23T00:19:00Z">
        <w:r>
          <w:rPr>
            <w:rFonts w:hint="eastAsia"/>
            <w:lang w:eastAsia="ko-KR"/>
          </w:rPr>
          <w:t>수확의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계절입니다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정원의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당근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비퍼로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수확합니다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harvest1.wld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000" w:author="박윤수" w:date="2014-08-23T00:19:00Z"/>
          <w:lang w:eastAsia="ko-KR"/>
        </w:rPr>
      </w:pPr>
      <w:ins w:id="3001" w:author="박윤수" w:date="2014-08-23T00:19:00Z">
        <w:r>
          <w:rPr>
            <w:noProof/>
            <w:lang w:val="en-US" w:eastAsia="ko-KR"/>
            <w:rPrChange w:id="3002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3095625" cy="2933700"/>
              <wp:effectExtent l="19050" t="0" r="9525" b="0"/>
              <wp:docPr id="413" name="그림 134" descr="harves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1.png"/>
                      <pic:cNvPicPr/>
                    </pic:nvPicPr>
                    <pic:blipFill>
                      <a:blip r:embed="rId7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003" w:author="박윤수" w:date="2014-08-23T00:19:00Z"/>
          <w:lang w:eastAsia="ko-KR"/>
        </w:rPr>
      </w:pPr>
      <w:ins w:id="3004" w:author="박윤수" w:date="2014-08-23T00:19:00Z"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Pr="00CD07D4" w:rsidRDefault="00AF2823" w:rsidP="00AF2823">
      <w:pPr>
        <w:spacing w:after="0"/>
        <w:rPr>
          <w:ins w:id="3005" w:author="박윤수" w:date="2014-08-23T00:19:00Z"/>
          <w:lang w:val="en-US" w:eastAsia="ko-KR"/>
        </w:rPr>
      </w:pPr>
      <w:ins w:id="3006" w:author="박윤수" w:date="2014-08-23T00:19:00Z">
        <w:r w:rsidRPr="00CD07D4">
          <w:rPr>
            <w:lang w:val="en-US" w:eastAsia="ko-KR"/>
          </w:rPr>
          <w:t>move_to_first_row()</w:t>
        </w:r>
      </w:ins>
    </w:p>
    <w:p w:rsidR="00AF2823" w:rsidRDefault="00AF2823" w:rsidP="00AF2823">
      <w:pPr>
        <w:rPr>
          <w:ins w:id="3007" w:author="박윤수" w:date="2014-08-23T00:19:00Z"/>
          <w:lang w:val="en-US" w:eastAsia="ko-KR"/>
        </w:rPr>
      </w:pPr>
      <w:ins w:id="3008" w:author="박윤수" w:date="2014-08-23T00:19:00Z">
        <w:r w:rsidRPr="00CD07D4">
          <w:rPr>
            <w:lang w:val="en-US" w:eastAsia="ko-KR"/>
          </w:rPr>
          <w:t>harvest_two_rows()</w:t>
        </w:r>
      </w:ins>
    </w:p>
    <w:p w:rsidR="00AF2823" w:rsidRDefault="00AF2823" w:rsidP="00AF2823">
      <w:pPr>
        <w:rPr>
          <w:ins w:id="3009" w:author="박윤수" w:date="2014-08-23T00:19:00Z"/>
          <w:lang w:val="en-US" w:eastAsia="ko-KR"/>
        </w:rPr>
      </w:pPr>
      <w:ins w:id="3010" w:author="박윤수" w:date="2014-08-23T00:19:00Z">
        <w:r>
          <w:rPr>
            <w:rFonts w:hint="eastAsia"/>
            <w:lang w:val="en-US" w:eastAsia="ko-KR"/>
          </w:rPr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함수를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좀더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분해하길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원할지도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모릅니다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예를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여러분은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CD07D4" w:rsidRDefault="00AF2823" w:rsidP="00AF2823">
      <w:pPr>
        <w:spacing w:after="0"/>
        <w:rPr>
          <w:ins w:id="3011" w:author="박윤수" w:date="2014-08-23T00:19:00Z"/>
          <w:lang w:val="en-US" w:eastAsia="ko-KR"/>
        </w:rPr>
      </w:pPr>
      <w:ins w:id="301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CD07D4">
          <w:rPr>
            <w:lang w:val="en-US" w:eastAsia="ko-KR"/>
          </w:rPr>
          <w:t xml:space="preserve"> harvest_two_rows():</w:t>
        </w:r>
      </w:ins>
    </w:p>
    <w:p w:rsidR="00AF2823" w:rsidRPr="00CD07D4" w:rsidRDefault="00AF2823" w:rsidP="00AF2823">
      <w:pPr>
        <w:spacing w:after="0"/>
        <w:rPr>
          <w:ins w:id="3013" w:author="박윤수" w:date="2014-08-23T00:19:00Z"/>
          <w:lang w:val="en-US" w:eastAsia="ko-KR"/>
        </w:rPr>
      </w:pPr>
      <w:ins w:id="3014" w:author="박윤수" w:date="2014-08-23T00:19:00Z">
        <w:r w:rsidRPr="00CD07D4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</w:t>
        </w:r>
        <w:r w:rsidRPr="00CD07D4">
          <w:rPr>
            <w:lang w:val="en-US" w:eastAsia="ko-KR"/>
          </w:rPr>
          <w:t>harvest_one_row()</w:t>
        </w:r>
      </w:ins>
    </w:p>
    <w:p w:rsidR="00AF2823" w:rsidRPr="00CD07D4" w:rsidRDefault="00AF2823" w:rsidP="00AF2823">
      <w:pPr>
        <w:spacing w:after="0"/>
        <w:rPr>
          <w:ins w:id="3015" w:author="박윤수" w:date="2014-08-23T00:19:00Z"/>
          <w:lang w:val="en-US" w:eastAsia="ko-KR"/>
        </w:rPr>
      </w:pPr>
      <w:ins w:id="3016" w:author="박윤수" w:date="2014-08-23T00:19:00Z">
        <w:r w:rsidRPr="00CD07D4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</w:t>
        </w:r>
        <w:r w:rsidRPr="00CD07D4">
          <w:rPr>
            <w:lang w:val="en-US" w:eastAsia="ko-KR"/>
          </w:rPr>
          <w:t>move_to_next_row()</w:t>
        </w:r>
      </w:ins>
    </w:p>
    <w:p w:rsidR="00AF2823" w:rsidRPr="00CD07D4" w:rsidRDefault="00AF2823" w:rsidP="00AF2823">
      <w:pPr>
        <w:spacing w:after="0"/>
        <w:rPr>
          <w:ins w:id="3017" w:author="박윤수" w:date="2014-08-23T00:19:00Z"/>
          <w:lang w:val="en-US" w:eastAsia="ko-KR"/>
        </w:rPr>
      </w:pPr>
      <w:ins w:id="3018" w:author="박윤수" w:date="2014-08-23T00:19:00Z">
        <w:r w:rsidRPr="00CD07D4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</w:t>
        </w:r>
        <w:r w:rsidRPr="00CD07D4">
          <w:rPr>
            <w:lang w:val="en-US" w:eastAsia="ko-KR"/>
          </w:rPr>
          <w:t xml:space="preserve"> harvest_one_row()</w:t>
        </w:r>
      </w:ins>
    </w:p>
    <w:p w:rsidR="00AF2823" w:rsidRDefault="00AF2823" w:rsidP="00AF2823">
      <w:pPr>
        <w:rPr>
          <w:ins w:id="3019" w:author="박윤수" w:date="2014-08-23T00:19:00Z"/>
          <w:lang w:val="en-US" w:eastAsia="ko-KR"/>
        </w:rPr>
      </w:pPr>
      <w:ins w:id="3020" w:author="박윤수" w:date="2014-08-23T00:19:00Z">
        <w:r w:rsidRPr="00CD07D4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</w:t>
        </w:r>
        <w:r w:rsidRPr="00CD07D4">
          <w:rPr>
            <w:lang w:val="en-US" w:eastAsia="ko-KR"/>
          </w:rPr>
          <w:t xml:space="preserve"> move_to_next_row()</w:t>
        </w:r>
      </w:ins>
    </w:p>
    <w:p w:rsidR="00AF2823" w:rsidRDefault="00AF2823" w:rsidP="00AF2823">
      <w:pPr>
        <w:rPr>
          <w:ins w:id="3021" w:author="박윤수" w:date="2014-08-23T00:19:00Z"/>
          <w:lang w:val="en-US" w:eastAsia="ko-KR"/>
        </w:rPr>
      </w:pPr>
      <w:ins w:id="3022" w:author="박윤수" w:date="2014-08-23T00:19:00Z">
        <w:r>
          <w:rPr>
            <w:rFonts w:hint="eastAsia"/>
            <w:lang w:val="en-US" w:eastAsia="ko-KR"/>
          </w:rPr>
          <w:t>하지만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두개의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필수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분해하는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자신만의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방식을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선택할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필수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정의하고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프로그램은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CD07D4" w:rsidRDefault="00AF2823" w:rsidP="00AF2823">
      <w:pPr>
        <w:spacing w:after="0"/>
        <w:rPr>
          <w:ins w:id="3023" w:author="박윤수" w:date="2014-08-23T00:19:00Z"/>
          <w:lang w:val="en-US" w:eastAsia="ko-KR"/>
        </w:rPr>
      </w:pPr>
      <w:ins w:id="3024" w:author="박윤수" w:date="2014-08-23T00:19:00Z">
        <w:r w:rsidRPr="00CD07D4">
          <w:rPr>
            <w:lang w:val="en-US" w:eastAsia="ko-KR"/>
          </w:rPr>
          <w:t>move_to_first_row()</w:t>
        </w:r>
      </w:ins>
    </w:p>
    <w:p w:rsidR="00AF2823" w:rsidRPr="00CD07D4" w:rsidRDefault="00AF2823" w:rsidP="00AF2823">
      <w:pPr>
        <w:spacing w:after="0"/>
        <w:rPr>
          <w:ins w:id="3025" w:author="박윤수" w:date="2014-08-23T00:19:00Z"/>
          <w:lang w:val="en-US" w:eastAsia="ko-KR"/>
        </w:rPr>
      </w:pPr>
      <w:ins w:id="3026" w:author="박윤수" w:date="2014-08-23T00:19:00Z">
        <w:r w:rsidRPr="00CD07D4">
          <w:rPr>
            <w:lang w:val="en-US" w:eastAsia="ko-KR"/>
          </w:rPr>
          <w:t>repeat(harvest_two_rows, 3)</w:t>
        </w:r>
      </w:ins>
    </w:p>
    <w:p w:rsidR="00AF2823" w:rsidRDefault="00AF2823" w:rsidP="00AF2823">
      <w:pPr>
        <w:rPr>
          <w:ins w:id="3027" w:author="박윤수" w:date="2014-08-23T00:19:00Z"/>
          <w:lang w:val="en-US" w:eastAsia="ko-KR"/>
        </w:rPr>
      </w:pPr>
      <w:ins w:id="3028" w:author="박윤수" w:date="2014-08-23T00:19:00Z">
        <w:r w:rsidRPr="00CD07D4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029" w:author="박윤수" w:date="2014-08-23T00:19:00Z"/>
          <w:lang w:val="en-US" w:eastAsia="ko-KR"/>
        </w:rPr>
      </w:pPr>
      <w:ins w:id="3030" w:author="박윤수" w:date="2014-08-23T00:19:00Z">
        <w:r>
          <w:rPr>
            <w:rFonts w:hint="eastAsia"/>
            <w:lang w:val="en-US" w:eastAsia="ko-KR"/>
          </w:rPr>
          <w:t>다시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수확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문제에서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새로운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비교하여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보세요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2823" w:rsidP="00AF2823">
      <w:pPr>
        <w:rPr>
          <w:ins w:id="3031" w:author="박윤수" w:date="2014-08-23T00:19:00Z"/>
          <w:lang w:val="en-US" w:eastAsia="ko-KR"/>
        </w:rPr>
      </w:pPr>
    </w:p>
    <w:p w:rsidR="00AF2823" w:rsidRDefault="00AF2823" w:rsidP="00AF2823">
      <w:pPr>
        <w:spacing w:after="0"/>
        <w:ind w:left="0"/>
        <w:rPr>
          <w:ins w:id="3032" w:author="박윤수" w:date="2014-08-23T00:19:00Z"/>
          <w:b/>
          <w:color w:val="C00000"/>
          <w:lang w:eastAsia="ko-KR"/>
        </w:rPr>
      </w:pPr>
      <w:ins w:id="3033" w:author="박윤수" w:date="2014-08-23T00:19:00Z">
        <w:r>
          <w:rPr>
            <w:b/>
            <w:color w:val="C00000"/>
            <w:lang w:eastAsia="ko-KR"/>
          </w:rPr>
          <w:br w:type="page"/>
        </w:r>
      </w:ins>
    </w:p>
    <w:p w:rsidR="00AF2823" w:rsidRPr="00C96B8C" w:rsidRDefault="00AF2823" w:rsidP="00AF2823">
      <w:pPr>
        <w:rPr>
          <w:ins w:id="3034" w:author="박윤수" w:date="2014-08-23T00:19:00Z"/>
          <w:b/>
          <w:color w:val="C00000"/>
          <w:lang w:eastAsia="ko-KR"/>
        </w:rPr>
      </w:pPr>
      <w:ins w:id="3035" w:author="박윤수" w:date="2014-08-23T00:19:00Z">
        <w:r>
          <w:rPr>
            <w:rFonts w:hint="eastAsia"/>
            <w:b/>
            <w:color w:val="C00000"/>
            <w:lang w:eastAsia="ko-KR"/>
          </w:rPr>
          <w:lastRenderedPageBreak/>
          <w:t>다시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수확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시기</w:t>
        </w:r>
      </w:ins>
    </w:p>
    <w:p w:rsidR="00AF2823" w:rsidRDefault="00AF2823" w:rsidP="00AF2823">
      <w:pPr>
        <w:rPr>
          <w:ins w:id="3036" w:author="박윤수" w:date="2014-08-23T00:19:00Z"/>
          <w:lang w:eastAsia="ko-KR"/>
        </w:rPr>
      </w:pPr>
      <w:ins w:id="3037" w:author="박윤수" w:date="2014-08-23T00:19:00Z"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수확의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계절입니다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정원의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행이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대각선으로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하여금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당근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비퍼로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수확하도록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만드세요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 w:rsidRPr="00AE1A76">
          <w:rPr>
            <w:lang w:eastAsia="ko-KR"/>
          </w:rPr>
          <w:t>harvest4.wld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jc w:val="center"/>
        <w:rPr>
          <w:ins w:id="3038" w:author="박윤수" w:date="2014-08-23T00:19:00Z"/>
          <w:lang w:val="en-US" w:eastAsia="ko-KR"/>
        </w:rPr>
      </w:pPr>
      <w:ins w:id="3039" w:author="박윤수" w:date="2014-08-23T00:19:00Z">
        <w:r>
          <w:rPr>
            <w:noProof/>
            <w:lang w:val="en-US" w:eastAsia="ko-KR"/>
            <w:rPrChange w:id="304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128286" cy="4048125"/>
              <wp:effectExtent l="19050" t="0" r="5564" b="0"/>
              <wp:docPr id="414" name="그림 140" descr="harves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2.png"/>
                      <pic:cNvPicPr/>
                    </pic:nvPicPr>
                    <pic:blipFill>
                      <a:blip r:embed="rId8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8286" cy="404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041" w:author="박윤수" w:date="2014-08-23T00:19:00Z"/>
          <w:lang w:val="en-US" w:eastAsia="ko-KR"/>
        </w:rPr>
      </w:pPr>
      <w:ins w:id="3042" w:author="박윤수" w:date="2014-08-23T00:19:00Z">
        <w:r>
          <w:rPr>
            <w:rFonts w:hint="eastAsia"/>
            <w:lang w:val="en-US" w:eastAsia="ko-KR"/>
          </w:rPr>
          <w:t>앞선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예제처럼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여러분의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정의해야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합니다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AE1A76" w:rsidRDefault="00AF2823" w:rsidP="00AF2823">
      <w:pPr>
        <w:spacing w:after="0"/>
        <w:rPr>
          <w:ins w:id="3043" w:author="박윤수" w:date="2014-08-23T00:19:00Z"/>
          <w:lang w:val="en-US" w:eastAsia="ko-KR"/>
        </w:rPr>
      </w:pPr>
      <w:ins w:id="3044" w:author="박윤수" w:date="2014-08-23T00:19:00Z">
        <w:r w:rsidRPr="00AE1A76">
          <w:rPr>
            <w:lang w:val="en-US" w:eastAsia="ko-KR"/>
          </w:rPr>
          <w:t>move_to_first_row()</w:t>
        </w:r>
      </w:ins>
    </w:p>
    <w:p w:rsidR="00AF2823" w:rsidRDefault="00AF2823" w:rsidP="00AF2823">
      <w:pPr>
        <w:rPr>
          <w:ins w:id="3045" w:author="박윤수" w:date="2014-08-23T00:19:00Z"/>
          <w:lang w:val="en-US" w:eastAsia="ko-KR"/>
        </w:rPr>
      </w:pPr>
      <w:ins w:id="3046" w:author="박윤수" w:date="2014-08-23T00:19:00Z">
        <w:r w:rsidRPr="00AE1A76">
          <w:rPr>
            <w:lang w:val="en-US" w:eastAsia="ko-KR"/>
          </w:rPr>
          <w:t>harvest_two_rows()</w:t>
        </w:r>
      </w:ins>
    </w:p>
    <w:p w:rsidR="00AF2823" w:rsidRDefault="00AF2823" w:rsidP="00AF2823">
      <w:pPr>
        <w:rPr>
          <w:ins w:id="3047" w:author="박윤수" w:date="2014-08-23T00:19:00Z"/>
          <w:lang w:val="en-US" w:eastAsia="ko-KR"/>
        </w:rPr>
      </w:pPr>
      <w:ins w:id="3048" w:author="박윤수" w:date="2014-08-23T00:19:00Z">
        <w:r>
          <w:rPr>
            <w:rFonts w:hint="eastAsia"/>
            <w:lang w:val="en-US" w:eastAsia="ko-KR"/>
          </w:rPr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명령문들은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앞서와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방식으로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정의되지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것입니다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하지만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함수들을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정의하면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앞선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예제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방식으로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여러분의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작성해야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합니다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AE1A76" w:rsidRDefault="00AF2823" w:rsidP="00AF2823">
      <w:pPr>
        <w:spacing w:after="0"/>
        <w:rPr>
          <w:ins w:id="3049" w:author="박윤수" w:date="2014-08-23T00:19:00Z"/>
          <w:lang w:val="en-US" w:eastAsia="ko-KR"/>
        </w:rPr>
      </w:pPr>
      <w:ins w:id="3050" w:author="박윤수" w:date="2014-08-23T00:19:00Z">
        <w:r w:rsidRPr="00AE1A76">
          <w:rPr>
            <w:lang w:val="en-US" w:eastAsia="ko-KR"/>
          </w:rPr>
          <w:t>move_to_first_row()</w:t>
        </w:r>
      </w:ins>
    </w:p>
    <w:p w:rsidR="00AF2823" w:rsidRPr="00AE1A76" w:rsidRDefault="00AF2823" w:rsidP="00AF2823">
      <w:pPr>
        <w:spacing w:after="0"/>
        <w:rPr>
          <w:ins w:id="3051" w:author="박윤수" w:date="2014-08-23T00:19:00Z"/>
          <w:lang w:val="en-US" w:eastAsia="ko-KR"/>
        </w:rPr>
      </w:pPr>
      <w:ins w:id="3052" w:author="박윤수" w:date="2014-08-23T00:19:00Z">
        <w:r w:rsidRPr="00AE1A76">
          <w:rPr>
            <w:lang w:val="en-US" w:eastAsia="ko-KR"/>
          </w:rPr>
          <w:t>repeat(harvest_two_rows, 3)</w:t>
        </w:r>
      </w:ins>
    </w:p>
    <w:p w:rsidR="00AF2823" w:rsidRDefault="00AF2823" w:rsidP="00AF2823">
      <w:pPr>
        <w:rPr>
          <w:ins w:id="3053" w:author="박윤수" w:date="2014-08-23T00:19:00Z"/>
          <w:lang w:val="en-US" w:eastAsia="ko-KR"/>
        </w:rPr>
      </w:pPr>
      <w:ins w:id="3054" w:author="박윤수" w:date="2014-08-23T00:19:00Z">
        <w:r w:rsidRPr="00AE1A76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055" w:author="박윤수" w:date="2014-08-23T00:19:00Z"/>
          <w:lang w:val="en-US" w:eastAsia="ko-KR"/>
        </w:rPr>
      </w:pPr>
      <w:ins w:id="3056" w:author="박윤수" w:date="2014-08-23T00:19:00Z">
        <w:r>
          <w:rPr>
            <w:rFonts w:hint="eastAsia"/>
            <w:lang w:val="en-US" w:eastAsia="ko-KR"/>
          </w:rPr>
          <w:lastRenderedPageBreak/>
          <w:t>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가장자리에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부딪히지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않도록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주의하세요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수확을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어디서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시작해서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어느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방향으로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수확을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것인지를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보세요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종이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위에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스케치를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하여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경로를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그려보는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도움이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2823" w:rsidP="00AF2823">
      <w:pPr>
        <w:rPr>
          <w:ins w:id="3057" w:author="박윤수" w:date="2014-08-23T00:19:00Z"/>
          <w:lang w:val="en-US" w:eastAsia="ko-KR"/>
        </w:rPr>
      </w:pPr>
    </w:p>
    <w:p w:rsidR="00AF2823" w:rsidRPr="004C656C" w:rsidRDefault="00AF7365" w:rsidP="00AF2823">
      <w:pPr>
        <w:jc w:val="center"/>
        <w:rPr>
          <w:ins w:id="3058" w:author="박윤수" w:date="2014-08-23T00:19:00Z"/>
          <w:lang w:eastAsia="ko-KR"/>
        </w:rPr>
      </w:pPr>
      <w:ins w:id="3059" w:author="박윤수" w:date="2014-08-23T00:19:00Z">
        <w:r>
          <w:rPr>
            <w:noProof/>
            <w:lang w:val="en-US" w:eastAsia="ko-KR"/>
            <w:rPrChange w:id="306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15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>확실히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306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16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리보그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스스로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결정을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할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수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있다면</w:t>
        </w:r>
        <w:r>
          <w:rPr>
            <w:noProof/>
            <w:lang w:val="en-US" w:eastAsia="ko-KR"/>
            <w:rPrChange w:id="306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17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HiddenfromContents"/>
        <w:pageBreakBefore/>
        <w:rPr>
          <w:ins w:id="3063" w:author="박윤수" w:date="2014-08-23T00:19:00Z"/>
          <w:lang w:eastAsia="ko-KR"/>
        </w:rPr>
      </w:pPr>
      <w:bookmarkStart w:id="3064" w:name="_Toc396517144"/>
      <w:ins w:id="3065" w:author="박윤수" w:date="2014-08-23T00:19:00Z">
        <w:r>
          <w:rPr>
            <w:rFonts w:hint="eastAsia"/>
            <w:lang w:eastAsia="ko-KR"/>
          </w:rPr>
          <w:lastRenderedPageBreak/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스스로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있다면</w:t>
        </w:r>
        <w:bookmarkEnd w:id="3064"/>
      </w:ins>
    </w:p>
    <w:p w:rsidR="00AF2823" w:rsidRDefault="00AF2823" w:rsidP="00AF2823">
      <w:pPr>
        <w:rPr>
          <w:ins w:id="3066" w:author="박윤수" w:date="2014-08-23T00:19:00Z"/>
          <w:sz w:val="18"/>
          <w:lang w:eastAsia="ko-KR"/>
        </w:rPr>
      </w:pPr>
      <w:ins w:id="3067" w:author="박윤수" w:date="2014-08-23T00:19:00Z">
        <w:r w:rsidRPr="00603C03">
          <w:rPr>
            <w:rFonts w:hint="eastAsia"/>
            <w:sz w:val="28"/>
            <w:lang w:eastAsia="ko-KR"/>
          </w:rPr>
          <w:t>만약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, </w:t>
        </w:r>
        <w:r w:rsidRPr="00603C03">
          <w:rPr>
            <w:rFonts w:hint="eastAsia"/>
            <w:sz w:val="18"/>
            <w:lang w:eastAsia="ko-KR"/>
          </w:rPr>
          <w:t>만약</w:t>
        </w:r>
        <w:r>
          <w:rPr>
            <w:sz w:val="18"/>
            <w:lang w:eastAsia="ko-KR"/>
          </w:rPr>
          <w:t>…</w:t>
        </w:r>
      </w:ins>
    </w:p>
    <w:p w:rsidR="00AF2823" w:rsidRDefault="00AF2823" w:rsidP="00AF2823">
      <w:pPr>
        <w:rPr>
          <w:ins w:id="3068" w:author="박윤수" w:date="2014-08-23T00:19:00Z"/>
          <w:lang w:eastAsia="ko-KR"/>
        </w:rPr>
      </w:pPr>
      <w:ins w:id="3069" w:author="박윤수" w:date="2014-08-23T00:19:00Z">
        <w:r w:rsidRPr="00603C03">
          <w:rPr>
            <w:rFonts w:hint="eastAsia"/>
            <w:lang w:eastAsia="ko-KR"/>
          </w:rPr>
          <w:t>잠시만요</w:t>
        </w:r>
        <w:r w:rsidRPr="00603C03">
          <w:rPr>
            <w:rFonts w:hint="eastAsia"/>
            <w:lang w:eastAsia="ko-KR"/>
          </w:rPr>
          <w:t xml:space="preserve">!!!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스스로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드리지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않았나요</w:t>
        </w:r>
        <w:r>
          <w:rPr>
            <w:rFonts w:hint="eastAsia"/>
            <w:lang w:eastAsia="ko-KR"/>
          </w:rPr>
          <w:t>?</w:t>
        </w:r>
      </w:ins>
    </w:p>
    <w:p w:rsidR="00AF2823" w:rsidRPr="00A9410F" w:rsidRDefault="00AF2823" w:rsidP="00AF2823">
      <w:pPr>
        <w:pStyle w:val="affc"/>
        <w:numPr>
          <w:ilvl w:val="0"/>
          <w:numId w:val="27"/>
        </w:numPr>
        <w:ind w:leftChars="0"/>
        <w:rPr>
          <w:ins w:id="3070" w:author="박윤수" w:date="2014-08-23T00:19:00Z"/>
          <w:b/>
          <w:color w:val="0070C0"/>
          <w:sz w:val="24"/>
          <w:lang w:eastAsia="ko-KR"/>
        </w:rPr>
      </w:pPr>
      <w:ins w:id="3071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첫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번째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결정</w:t>
        </w:r>
      </w:ins>
    </w:p>
    <w:p w:rsidR="00AF2823" w:rsidRDefault="00AF2823" w:rsidP="00AF2823">
      <w:pPr>
        <w:rPr>
          <w:ins w:id="3072" w:author="박윤수" w:date="2014-08-23T00:19:00Z"/>
          <w:sz w:val="24"/>
          <w:lang w:eastAsia="ko-KR"/>
        </w:rPr>
      </w:pPr>
      <w:ins w:id="3073" w:author="박윤수" w:date="2014-08-23T00:19:00Z">
        <w:r>
          <w:rPr>
            <w:rFonts w:hint="eastAsia"/>
            <w:sz w:val="24"/>
            <w:lang w:eastAsia="ko-KR"/>
          </w:rPr>
          <w:t>음</w:t>
        </w:r>
        <w:r>
          <w:rPr>
            <w:sz w:val="24"/>
            <w:lang w:eastAsia="ko-KR"/>
          </w:rPr>
          <w:t>…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사실대로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말씀드려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스스로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결정을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하기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위해서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약간의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도움이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필요합니다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리보그에게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결정할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몇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가지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선택사항을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주어야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합니다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예를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들어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옆에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때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무엇을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해야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할지에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대해서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몇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가지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선택지를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있습니다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예를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들어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아래처럼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비퍼를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집으라고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있습니다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Pr="00603C03" w:rsidRDefault="00AF2823" w:rsidP="00AF2823">
      <w:pPr>
        <w:spacing w:after="0"/>
        <w:rPr>
          <w:ins w:id="3074" w:author="박윤수" w:date="2014-08-23T00:19:00Z"/>
          <w:sz w:val="24"/>
          <w:lang w:eastAsia="ko-KR"/>
        </w:rPr>
      </w:pPr>
      <w:ins w:id="3075" w:author="박윤수" w:date="2014-08-23T00:19:00Z">
        <w:r w:rsidRPr="00603C03">
          <w:rPr>
            <w:color w:val="0070C0"/>
            <w:sz w:val="24"/>
            <w:lang w:eastAsia="ko-KR"/>
          </w:rPr>
          <w:t>if</w:t>
        </w:r>
        <w:r w:rsidRPr="00603C03">
          <w:rPr>
            <w:sz w:val="24"/>
            <w:lang w:eastAsia="ko-KR"/>
          </w:rPr>
          <w:t xml:space="preserve"> next_to_a_beeper():</w:t>
        </w:r>
      </w:ins>
    </w:p>
    <w:p w:rsidR="00AF2823" w:rsidRDefault="00AF2823" w:rsidP="00AF2823">
      <w:pPr>
        <w:rPr>
          <w:ins w:id="3076" w:author="박윤수" w:date="2014-08-23T00:19:00Z"/>
          <w:sz w:val="24"/>
          <w:lang w:eastAsia="ko-KR"/>
        </w:rPr>
      </w:pPr>
      <w:ins w:id="3077" w:author="박윤수" w:date="2014-08-23T00:19:00Z">
        <w:r w:rsidRPr="00603C03">
          <w:rPr>
            <w:sz w:val="24"/>
            <w:lang w:eastAsia="ko-KR"/>
          </w:rPr>
          <w:t xml:space="preserve">    pick_beeper()</w:t>
        </w:r>
      </w:ins>
    </w:p>
    <w:p w:rsidR="00AF2823" w:rsidRDefault="00AF2823" w:rsidP="00AF2823">
      <w:pPr>
        <w:rPr>
          <w:ins w:id="3078" w:author="박윤수" w:date="2014-08-23T00:19:00Z"/>
          <w:sz w:val="24"/>
          <w:lang w:eastAsia="ko-KR"/>
        </w:rPr>
      </w:pPr>
      <w:ins w:id="3079" w:author="박윤수" w:date="2014-08-23T00:19:00Z">
        <w:r>
          <w:rPr>
            <w:rFonts w:hint="eastAsia"/>
            <w:sz w:val="24"/>
            <w:lang w:eastAsia="ko-KR"/>
          </w:rPr>
          <w:t>위의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코드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의미를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살펴봅시다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8"/>
        </w:numPr>
        <w:spacing w:after="0"/>
        <w:ind w:leftChars="0"/>
        <w:rPr>
          <w:ins w:id="3080" w:author="박윤수" w:date="2014-08-23T00:19:00Z"/>
          <w:sz w:val="24"/>
          <w:lang w:eastAsia="ko-KR"/>
        </w:rPr>
      </w:pPr>
      <w:ins w:id="3081" w:author="박윤수" w:date="2014-08-23T00:19:00Z">
        <w:r>
          <w:rPr>
            <w:rFonts w:hint="eastAsia"/>
            <w:sz w:val="24"/>
            <w:lang w:eastAsia="ko-KR"/>
          </w:rPr>
          <w:t>파이썬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키워드</w:t>
        </w:r>
        <w:r>
          <w:rPr>
            <w:rFonts w:hint="eastAsia"/>
            <w:sz w:val="24"/>
            <w:lang w:eastAsia="ko-KR"/>
          </w:rPr>
          <w:t xml:space="preserve"> if </w:t>
        </w:r>
        <w:r>
          <w:rPr>
            <w:rFonts w:hint="eastAsia"/>
            <w:sz w:val="24"/>
            <w:lang w:eastAsia="ko-KR"/>
          </w:rPr>
          <w:t>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리보그에게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조건의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값이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참</w:t>
        </w:r>
        <w:r>
          <w:rPr>
            <w:rFonts w:hint="eastAsia"/>
            <w:sz w:val="24"/>
            <w:lang w:eastAsia="ko-KR"/>
          </w:rPr>
          <w:t>(True)</w:t>
        </w:r>
        <w:r>
          <w:rPr>
            <w:rFonts w:hint="eastAsia"/>
            <w:sz w:val="24"/>
            <w:lang w:eastAsia="ko-KR"/>
          </w:rPr>
          <w:t>이나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거짓</w:t>
        </w:r>
        <w:r>
          <w:rPr>
            <w:rFonts w:hint="eastAsia"/>
            <w:sz w:val="24"/>
            <w:lang w:eastAsia="ko-KR"/>
          </w:rPr>
          <w:t>(False)</w:t>
        </w:r>
        <w:r>
          <w:rPr>
            <w:rFonts w:hint="eastAsia"/>
            <w:sz w:val="24"/>
            <w:lang w:eastAsia="ko-KR"/>
          </w:rPr>
          <w:t>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따라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행동을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취하게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합니다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8"/>
        </w:numPr>
        <w:spacing w:after="0"/>
        <w:ind w:leftChars="0"/>
        <w:rPr>
          <w:ins w:id="3082" w:author="박윤수" w:date="2014-08-23T00:19:00Z"/>
          <w:sz w:val="24"/>
          <w:lang w:eastAsia="ko-KR"/>
        </w:rPr>
      </w:pPr>
      <w:ins w:id="3083" w:author="박윤수" w:date="2014-08-23T00:19:00Z">
        <w:r w:rsidRPr="00603C03">
          <w:rPr>
            <w:sz w:val="24"/>
            <w:lang w:eastAsia="ko-KR"/>
          </w:rPr>
          <w:t>next_to_a_beeper()</w:t>
        </w:r>
        <w:r>
          <w:rPr>
            <w:rFonts w:hint="eastAsia"/>
            <w:sz w:val="24"/>
            <w:lang w:eastAsia="ko-KR"/>
          </w:rPr>
          <w:t>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조건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혹은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시험으로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옆에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있다면</w:t>
        </w:r>
        <w:r>
          <w:rPr>
            <w:rFonts w:hint="eastAsia"/>
            <w:sz w:val="24"/>
            <w:lang w:eastAsia="ko-KR"/>
          </w:rPr>
          <w:t xml:space="preserve"> (</w:t>
        </w:r>
        <w:r>
          <w:rPr>
            <w:rFonts w:hint="eastAsia"/>
            <w:sz w:val="24"/>
            <w:lang w:eastAsia="ko-KR"/>
          </w:rPr>
          <w:t>스크린에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같은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위치에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한다면</w:t>
        </w:r>
        <w:r>
          <w:rPr>
            <w:rFonts w:hint="eastAsia"/>
            <w:sz w:val="24"/>
            <w:lang w:eastAsia="ko-KR"/>
          </w:rPr>
          <w:t>)</w:t>
        </w:r>
        <w:r>
          <w:rPr>
            <w:rFonts w:hint="eastAsia"/>
            <w:sz w:val="24"/>
            <w:lang w:eastAsia="ko-KR"/>
          </w:rPr>
          <w:t>조건은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사실이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되고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그렇지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않다면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거짓입니다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8"/>
        </w:numPr>
        <w:spacing w:after="0"/>
        <w:ind w:leftChars="0"/>
        <w:rPr>
          <w:ins w:id="3084" w:author="박윤수" w:date="2014-08-23T00:19:00Z"/>
          <w:sz w:val="24"/>
          <w:lang w:eastAsia="ko-KR"/>
        </w:rPr>
      </w:pPr>
      <w:ins w:id="3085" w:author="박윤수" w:date="2014-08-23T00:19:00Z">
        <w:r>
          <w:rPr>
            <w:rFonts w:hint="eastAsia"/>
            <w:sz w:val="24"/>
            <w:lang w:eastAsia="ko-KR"/>
          </w:rPr>
          <w:t>코론</w:t>
        </w:r>
        <w:r>
          <w:rPr>
            <w:rFonts w:hint="eastAsia"/>
            <w:sz w:val="24"/>
            <w:lang w:eastAsia="ko-KR"/>
          </w:rPr>
          <w:t>(:)</w:t>
        </w:r>
        <w:r>
          <w:rPr>
            <w:rFonts w:hint="eastAsia"/>
            <w:sz w:val="24"/>
            <w:lang w:eastAsia="ko-KR"/>
          </w:rPr>
          <w:t>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조건이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참</w:t>
        </w:r>
        <w:r>
          <w:rPr>
            <w:rFonts w:hint="eastAsia"/>
            <w:sz w:val="24"/>
            <w:lang w:eastAsia="ko-KR"/>
          </w:rPr>
          <w:t>(True)</w:t>
        </w:r>
        <w:r>
          <w:rPr>
            <w:rFonts w:hint="eastAsia"/>
            <w:sz w:val="24"/>
            <w:lang w:eastAsia="ko-KR"/>
          </w:rPr>
          <w:t>이라면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따라야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앞에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선행합니다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8"/>
        </w:numPr>
        <w:ind w:leftChars="0"/>
        <w:rPr>
          <w:ins w:id="3086" w:author="박윤수" w:date="2014-08-23T00:19:00Z"/>
          <w:sz w:val="24"/>
          <w:lang w:eastAsia="ko-KR"/>
        </w:rPr>
      </w:pPr>
      <w:ins w:id="3087" w:author="박윤수" w:date="2014-08-23T00:19:00Z">
        <w:r>
          <w:rPr>
            <w:rFonts w:hint="eastAsia"/>
            <w:sz w:val="24"/>
            <w:lang w:eastAsia="ko-KR"/>
          </w:rPr>
          <w:t>조건이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참인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경우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일련의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명령문은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정의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함수의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경우와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마찬가지로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들여쓰기를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합니다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3088" w:author="박윤수" w:date="2014-08-23T00:19:00Z"/>
          <w:sz w:val="24"/>
          <w:lang w:eastAsia="ko-KR"/>
        </w:rPr>
      </w:pPr>
      <w:ins w:id="3089" w:author="박윤수" w:date="2014-08-23T00:19:00Z">
        <w:r>
          <w:rPr>
            <w:rFonts w:hint="eastAsia"/>
            <w:sz w:val="24"/>
            <w:lang w:eastAsia="ko-KR"/>
          </w:rPr>
          <w:t>설명이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처음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읽을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복잡하게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보일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있지만</w:t>
        </w:r>
        <w:r>
          <w:rPr>
            <w:rFonts w:hint="eastAsia"/>
            <w:sz w:val="24"/>
            <w:lang w:eastAsia="ko-KR"/>
          </w:rPr>
          <w:t xml:space="preserve">, if </w:t>
        </w:r>
        <w:r>
          <w:rPr>
            <w:rFonts w:hint="eastAsia"/>
            <w:sz w:val="24"/>
            <w:lang w:eastAsia="ko-KR"/>
          </w:rPr>
          <w:t>문을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사용하는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사실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매우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간단합니다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간단한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예제로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사용된</w:t>
        </w:r>
        <w:r>
          <w:rPr>
            <w:rFonts w:hint="eastAsia"/>
            <w:sz w:val="24"/>
            <w:lang w:eastAsia="ko-KR"/>
          </w:rPr>
          <w:t xml:space="preserve"> if </w:t>
        </w:r>
        <w:r>
          <w:rPr>
            <w:rFonts w:hint="eastAsia"/>
            <w:sz w:val="24"/>
            <w:lang w:eastAsia="ko-KR"/>
          </w:rPr>
          <w:t>문을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살펴보세요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9</w:t>
        </w:r>
        <w:r>
          <w:rPr>
            <w:rFonts w:hint="eastAsia"/>
            <w:sz w:val="24"/>
            <w:lang w:eastAsia="ko-KR"/>
          </w:rPr>
          <w:t>칸을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이동하면서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중간에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어떤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비퍼라도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줍는다고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가정합시다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예를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들어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시작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다음과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같이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보일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것입니다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7365" w:rsidP="00AF2823">
      <w:pPr>
        <w:rPr>
          <w:ins w:id="3090" w:author="박윤수" w:date="2014-08-23T00:19:00Z"/>
          <w:sz w:val="24"/>
          <w:lang w:eastAsia="ko-KR"/>
        </w:rPr>
      </w:pPr>
      <w:ins w:id="3091" w:author="박윤수" w:date="2014-08-23T00:19:00Z">
        <w:r>
          <w:rPr>
            <w:noProof/>
            <w:sz w:val="24"/>
            <w:lang w:val="en-US" w:eastAsia="ko-KR"/>
            <w:rPrChange w:id="3092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3914775" cy="771525"/>
              <wp:effectExtent l="19050" t="0" r="9525" b="0"/>
              <wp:docPr id="418" name="그림 13" descr="move_pick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ove_pick_start.png"/>
                      <pic:cNvPicPr/>
                    </pic:nvPicPr>
                    <pic:blipFill>
                      <a:blip r:embed="rId8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14775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093" w:author="박윤수" w:date="2014-08-23T00:19:00Z"/>
          <w:sz w:val="24"/>
          <w:lang w:eastAsia="ko-KR"/>
        </w:rPr>
      </w:pPr>
      <w:ins w:id="3094" w:author="박윤수" w:date="2014-08-23T00:19:00Z">
        <w:r>
          <w:rPr>
            <w:rFonts w:hint="eastAsia"/>
            <w:sz w:val="24"/>
            <w:lang w:eastAsia="ko-KR"/>
          </w:rPr>
          <w:t>그리고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최종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다음과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같을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것입니다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7365" w:rsidP="00AF2823">
      <w:pPr>
        <w:rPr>
          <w:ins w:id="3095" w:author="박윤수" w:date="2014-08-23T00:19:00Z"/>
          <w:sz w:val="24"/>
          <w:lang w:eastAsia="ko-KR"/>
        </w:rPr>
      </w:pPr>
      <w:ins w:id="3096" w:author="박윤수" w:date="2014-08-23T00:19:00Z">
        <w:r>
          <w:rPr>
            <w:noProof/>
            <w:sz w:val="24"/>
            <w:lang w:val="en-US" w:eastAsia="ko-KR"/>
            <w:rPrChange w:id="30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14775" cy="771525"/>
              <wp:effectExtent l="19050" t="0" r="9525" b="0"/>
              <wp:docPr id="419" name="그림 14" descr="move_pick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ove_pick_end.png"/>
                      <pic:cNvPicPr/>
                    </pic:nvPicPr>
                    <pic:blipFill>
                      <a:blip r:embed="rId8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14775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098" w:author="박윤수" w:date="2014-08-23T00:19:00Z"/>
          <w:sz w:val="24"/>
          <w:lang w:eastAsia="ko-KR"/>
        </w:rPr>
      </w:pPr>
      <w:ins w:id="3099" w:author="박윤수" w:date="2014-08-23T00:19:00Z"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다음을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수행하기를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원할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것입니다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9"/>
        </w:numPr>
        <w:spacing w:after="0"/>
        <w:ind w:leftChars="0"/>
        <w:rPr>
          <w:ins w:id="3100" w:author="박윤수" w:date="2014-08-23T00:19:00Z"/>
          <w:sz w:val="24"/>
          <w:lang w:eastAsia="ko-KR"/>
        </w:rPr>
      </w:pPr>
      <w:ins w:id="3101" w:author="박윤수" w:date="2014-08-23T00:19:00Z">
        <w:r>
          <w:rPr>
            <w:rFonts w:hint="eastAsia"/>
            <w:sz w:val="24"/>
            <w:lang w:eastAsia="ko-KR"/>
          </w:rPr>
          <w:t>앞으로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전진하세요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9"/>
        </w:numPr>
        <w:spacing w:after="0"/>
        <w:ind w:leftChars="0"/>
        <w:rPr>
          <w:ins w:id="3102" w:author="박윤수" w:date="2014-08-23T00:19:00Z"/>
          <w:sz w:val="24"/>
          <w:lang w:eastAsia="ko-KR"/>
        </w:rPr>
      </w:pPr>
      <w:ins w:id="3103" w:author="박윤수" w:date="2014-08-23T00:19:00Z">
        <w:r>
          <w:rPr>
            <w:rFonts w:hint="eastAsia"/>
            <w:sz w:val="24"/>
            <w:lang w:eastAsia="ko-KR"/>
          </w:rPr>
          <w:t>비퍼가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있는지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확인하세요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29"/>
        </w:numPr>
        <w:ind w:leftChars="0"/>
        <w:rPr>
          <w:ins w:id="3104" w:author="박윤수" w:date="2014-08-23T00:19:00Z"/>
          <w:sz w:val="24"/>
          <w:lang w:eastAsia="ko-KR"/>
        </w:rPr>
      </w:pPr>
      <w:ins w:id="3105" w:author="박윤수" w:date="2014-08-23T00:19:00Z">
        <w:r>
          <w:rPr>
            <w:rFonts w:hint="eastAsia"/>
            <w:sz w:val="24"/>
            <w:lang w:eastAsia="ko-KR"/>
          </w:rPr>
          <w:t>비퍼가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하나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있다면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줍고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그렇지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않다면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무시하고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다음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칸으로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이동하세요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3106" w:author="박윤수" w:date="2014-08-23T00:19:00Z"/>
          <w:sz w:val="24"/>
          <w:lang w:eastAsia="ko-KR"/>
        </w:rPr>
      </w:pPr>
      <w:ins w:id="3107" w:author="박윤수" w:date="2014-08-23T00:19:00Z">
        <w:r>
          <w:rPr>
            <w:rFonts w:hint="eastAsia"/>
            <w:sz w:val="24"/>
            <w:lang w:eastAsia="ko-KR"/>
          </w:rPr>
          <w:t>다음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명령문을</w:t>
        </w:r>
        <w:r>
          <w:rPr>
            <w:rFonts w:hint="eastAsia"/>
            <w:sz w:val="24"/>
            <w:lang w:eastAsia="ko-KR"/>
          </w:rPr>
          <w:t xml:space="preserve"> 9</w:t>
        </w:r>
        <w:r>
          <w:rPr>
            <w:rFonts w:hint="eastAsia"/>
            <w:sz w:val="24"/>
            <w:lang w:eastAsia="ko-KR"/>
          </w:rPr>
          <w:t>번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반복합니다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만약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리보그에게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비퍼가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없는데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주우라고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한다면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불평하고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꺼집니다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여기에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어떻게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수행하는지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코드가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있습니다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Pr="009A2BC9" w:rsidRDefault="00AF2823" w:rsidP="00AF2823">
      <w:pPr>
        <w:spacing w:after="0"/>
        <w:rPr>
          <w:ins w:id="3108" w:author="박윤수" w:date="2014-08-23T00:19:00Z"/>
          <w:sz w:val="24"/>
          <w:lang w:eastAsia="ko-KR"/>
        </w:rPr>
      </w:pPr>
      <w:ins w:id="3109" w:author="박윤수" w:date="2014-08-23T00:19:00Z">
        <w:r w:rsidRPr="00BC6A53">
          <w:rPr>
            <w:color w:val="0070C0"/>
            <w:sz w:val="24"/>
            <w:lang w:eastAsia="ko-KR"/>
          </w:rPr>
          <w:t>def</w:t>
        </w:r>
        <w:r w:rsidRPr="009A2BC9">
          <w:rPr>
            <w:sz w:val="24"/>
            <w:lang w:eastAsia="ko-KR"/>
          </w:rPr>
          <w:t xml:space="preserve"> move_and_pick():</w:t>
        </w:r>
      </w:ins>
    </w:p>
    <w:p w:rsidR="00AF2823" w:rsidRPr="009A2BC9" w:rsidRDefault="00AF2823" w:rsidP="00AF2823">
      <w:pPr>
        <w:spacing w:after="0"/>
        <w:rPr>
          <w:ins w:id="3110" w:author="박윤수" w:date="2014-08-23T00:19:00Z"/>
          <w:sz w:val="24"/>
          <w:lang w:eastAsia="ko-KR"/>
        </w:rPr>
      </w:pPr>
      <w:ins w:id="3111" w:author="박윤수" w:date="2014-08-23T00:19:00Z">
        <w:r w:rsidRPr="009A2BC9">
          <w:rPr>
            <w:sz w:val="24"/>
            <w:lang w:eastAsia="ko-KR"/>
          </w:rPr>
          <w:t xml:space="preserve">    </w:t>
        </w:r>
        <w:r>
          <w:rPr>
            <w:rFonts w:hint="eastAsia"/>
            <w:sz w:val="24"/>
            <w:lang w:eastAsia="ko-KR"/>
          </w:rPr>
          <w:t xml:space="preserve">  </w:t>
        </w:r>
        <w:r w:rsidRPr="009A2BC9">
          <w:rPr>
            <w:sz w:val="24"/>
            <w:lang w:eastAsia="ko-KR"/>
          </w:rPr>
          <w:t>move()</w:t>
        </w:r>
      </w:ins>
    </w:p>
    <w:p w:rsidR="00AF2823" w:rsidRPr="009A2BC9" w:rsidRDefault="00AF2823" w:rsidP="00AF2823">
      <w:pPr>
        <w:rPr>
          <w:ins w:id="3112" w:author="박윤수" w:date="2014-08-23T00:19:00Z"/>
          <w:sz w:val="24"/>
          <w:lang w:eastAsia="ko-KR"/>
        </w:rPr>
      </w:pPr>
      <w:ins w:id="3113" w:author="박윤수" w:date="2014-08-23T00:19:00Z">
        <w:r w:rsidRPr="009A2BC9">
          <w:rPr>
            <w:sz w:val="24"/>
            <w:lang w:eastAsia="ko-KR"/>
          </w:rPr>
          <w:t xml:space="preserve">    </w:t>
        </w:r>
        <w:r>
          <w:rPr>
            <w:rFonts w:hint="eastAsia"/>
            <w:sz w:val="24"/>
            <w:lang w:eastAsia="ko-KR"/>
          </w:rPr>
          <w:t xml:space="preserve">  </w:t>
        </w:r>
        <w:r w:rsidRPr="00766DAB">
          <w:rPr>
            <w:color w:val="0070C0"/>
            <w:sz w:val="24"/>
            <w:lang w:eastAsia="ko-KR"/>
          </w:rPr>
          <w:t>if</w:t>
        </w:r>
        <w:r w:rsidRPr="009A2BC9">
          <w:rPr>
            <w:sz w:val="24"/>
            <w:lang w:eastAsia="ko-KR"/>
          </w:rPr>
          <w:t xml:space="preserve"> next_to_a_beeper():</w:t>
        </w:r>
      </w:ins>
    </w:p>
    <w:p w:rsidR="00AF2823" w:rsidRPr="009A2BC9" w:rsidRDefault="00AF2823" w:rsidP="00AF2823">
      <w:pPr>
        <w:spacing w:after="0"/>
        <w:rPr>
          <w:ins w:id="3114" w:author="박윤수" w:date="2014-08-23T00:19:00Z"/>
          <w:sz w:val="24"/>
          <w:lang w:eastAsia="ko-KR"/>
        </w:rPr>
      </w:pPr>
      <w:ins w:id="3115" w:author="박윤수" w:date="2014-08-23T00:19:00Z">
        <w:r w:rsidRPr="009A2BC9">
          <w:rPr>
            <w:sz w:val="24"/>
            <w:lang w:eastAsia="ko-KR"/>
          </w:rPr>
          <w:t xml:space="preserve">      pick_beeper()</w:t>
        </w:r>
      </w:ins>
    </w:p>
    <w:p w:rsidR="00AF2823" w:rsidRPr="009A2BC9" w:rsidRDefault="00AF2823" w:rsidP="00AF2823">
      <w:pPr>
        <w:rPr>
          <w:ins w:id="3116" w:author="박윤수" w:date="2014-08-23T00:19:00Z"/>
          <w:sz w:val="24"/>
          <w:lang w:eastAsia="ko-KR"/>
        </w:rPr>
      </w:pPr>
    </w:p>
    <w:p w:rsidR="00AF2823" w:rsidRPr="009A2BC9" w:rsidRDefault="00AF2823" w:rsidP="00AF2823">
      <w:pPr>
        <w:spacing w:after="0"/>
        <w:rPr>
          <w:ins w:id="3117" w:author="박윤수" w:date="2014-08-23T00:19:00Z"/>
          <w:sz w:val="24"/>
          <w:lang w:eastAsia="ko-KR"/>
        </w:rPr>
      </w:pPr>
      <w:ins w:id="3118" w:author="박윤수" w:date="2014-08-23T00:19:00Z">
        <w:r w:rsidRPr="009A2BC9">
          <w:rPr>
            <w:sz w:val="24"/>
            <w:lang w:eastAsia="ko-KR"/>
          </w:rPr>
          <w:t>repeat(move_and_pick, 9)</w:t>
        </w:r>
      </w:ins>
    </w:p>
    <w:p w:rsidR="00AF2823" w:rsidRDefault="00AF2823" w:rsidP="00AF2823">
      <w:pPr>
        <w:rPr>
          <w:ins w:id="3119" w:author="박윤수" w:date="2014-08-23T00:19:00Z"/>
          <w:sz w:val="24"/>
          <w:lang w:eastAsia="ko-KR"/>
        </w:rPr>
      </w:pPr>
      <w:ins w:id="3120" w:author="박윤수" w:date="2014-08-23T00:19:00Z">
        <w:r w:rsidRPr="009A2BC9">
          <w:rPr>
            <w:sz w:val="24"/>
            <w:lang w:eastAsia="ko-KR"/>
          </w:rPr>
          <w:t>turn_off()</w:t>
        </w:r>
      </w:ins>
    </w:p>
    <w:p w:rsidR="00AF2823" w:rsidRDefault="00AF2823" w:rsidP="00AF2823">
      <w:pPr>
        <w:rPr>
          <w:ins w:id="3121" w:author="박윤수" w:date="2014-08-23T00:19:00Z"/>
          <w:b/>
          <w:sz w:val="24"/>
          <w:lang w:eastAsia="ko-KR"/>
        </w:rPr>
      </w:pPr>
      <w:ins w:id="3122" w:author="박윤수" w:date="2014-08-23T00:19:00Z">
        <w:r w:rsidRPr="009A2BC9">
          <w:rPr>
            <w:rFonts w:hint="eastAsia"/>
            <w:b/>
            <w:sz w:val="24"/>
            <w:lang w:eastAsia="ko-KR"/>
          </w:rPr>
          <w:t>시작해</w:t>
        </w:r>
        <w:r w:rsidRPr="009A2BC9">
          <w:rPr>
            <w:rFonts w:hint="eastAsia"/>
            <w:b/>
            <w:sz w:val="24"/>
            <w:lang w:eastAsia="ko-KR"/>
          </w:rPr>
          <w:t xml:space="preserve"> </w:t>
        </w:r>
        <w:r w:rsidRPr="009A2BC9">
          <w:rPr>
            <w:rFonts w:hint="eastAsia"/>
            <w:b/>
            <w:sz w:val="24"/>
            <w:lang w:eastAsia="ko-KR"/>
          </w:rPr>
          <w:t>보세요</w:t>
        </w:r>
        <w:r w:rsidRPr="009A2BC9">
          <w:rPr>
            <w:rFonts w:hint="eastAsia"/>
            <w:b/>
            <w:sz w:val="24"/>
            <w:lang w:eastAsia="ko-KR"/>
          </w:rPr>
          <w:t>!</w:t>
        </w:r>
      </w:ins>
    </w:p>
    <w:p w:rsidR="00AF2823" w:rsidRPr="009A2BC9" w:rsidRDefault="00AF2823" w:rsidP="00AF2823">
      <w:pPr>
        <w:rPr>
          <w:ins w:id="3123" w:author="박윤수" w:date="2014-08-23T00:19:00Z"/>
          <w:b/>
          <w:sz w:val="24"/>
          <w:lang w:eastAsia="ko-KR"/>
        </w:rPr>
      </w:pPr>
    </w:p>
    <w:p w:rsidR="00AF2823" w:rsidRPr="00C96B8C" w:rsidRDefault="00AF2823" w:rsidP="00AF2823">
      <w:pPr>
        <w:rPr>
          <w:ins w:id="3124" w:author="박윤수" w:date="2014-08-23T00:19:00Z"/>
          <w:b/>
          <w:color w:val="C00000"/>
          <w:lang w:eastAsia="ko-KR"/>
        </w:rPr>
      </w:pPr>
      <w:ins w:id="3125" w:author="박윤수" w:date="2014-08-23T00:19:00Z">
        <w:r>
          <w:rPr>
            <w:rFonts w:hint="eastAsia"/>
            <w:b/>
            <w:color w:val="C00000"/>
            <w:lang w:eastAsia="ko-KR"/>
          </w:rPr>
          <w:t>다시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수확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시기</w:t>
        </w:r>
      </w:ins>
    </w:p>
    <w:p w:rsidR="00AF2823" w:rsidRDefault="00AF2823" w:rsidP="00AF2823">
      <w:pPr>
        <w:rPr>
          <w:ins w:id="3126" w:author="박윤수" w:date="2014-08-23T00:19:00Z"/>
          <w:sz w:val="24"/>
          <w:lang w:eastAsia="ko-KR"/>
        </w:rPr>
      </w:pPr>
      <w:ins w:id="3127" w:author="박윤수" w:date="2014-08-23T00:19:00Z">
        <w:r>
          <w:rPr>
            <w:rFonts w:hint="eastAsia"/>
            <w:sz w:val="24"/>
            <w:lang w:eastAsia="ko-KR"/>
          </w:rPr>
          <w:t>다시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수확시기가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돌아왔습니다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하지만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이번에는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모든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당근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씨앗이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발아하지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않아서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당근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몇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개가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정원에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비워있습니다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정원에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모든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당근</w:t>
        </w:r>
        <w:r>
          <w:rPr>
            <w:rFonts w:hint="eastAsia"/>
            <w:sz w:val="24"/>
            <w:lang w:eastAsia="ko-KR"/>
          </w:rPr>
          <w:t xml:space="preserve"> (</w:t>
        </w:r>
        <w:r>
          <w:rPr>
            <w:rFonts w:hint="eastAsia"/>
            <w:sz w:val="24"/>
            <w:lang w:eastAsia="ko-KR"/>
          </w:rPr>
          <w:t>비퍼로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표현</w:t>
        </w:r>
        <w:r>
          <w:rPr>
            <w:rFonts w:hint="eastAsia"/>
            <w:sz w:val="24"/>
            <w:lang w:eastAsia="ko-KR"/>
          </w:rPr>
          <w:t>)</w:t>
        </w:r>
        <w:r>
          <w:rPr>
            <w:rFonts w:hint="eastAsia"/>
            <w:sz w:val="24"/>
            <w:lang w:eastAsia="ko-KR"/>
          </w:rPr>
          <w:t>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수확하게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만드세요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월드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파일은</w:t>
        </w:r>
        <w:r>
          <w:rPr>
            <w:rFonts w:hint="eastAsia"/>
            <w:sz w:val="24"/>
            <w:lang w:eastAsia="ko-KR"/>
          </w:rPr>
          <w:t xml:space="preserve"> </w:t>
        </w:r>
        <w:r w:rsidRPr="008C4445">
          <w:rPr>
            <w:sz w:val="24"/>
            <w:lang w:eastAsia="ko-KR"/>
          </w:rPr>
          <w:lastRenderedPageBreak/>
          <w:t>harvest3.wld</w:t>
        </w:r>
        <w:r>
          <w:rPr>
            <w:rFonts w:hint="eastAsia"/>
            <w:sz w:val="24"/>
            <w:lang w:eastAsia="ko-KR"/>
          </w:rPr>
          <w:t>입니다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지난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학습시간에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했던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마지막에서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번째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수확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연습문제를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살펴보세요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여러분이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해야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일은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아마도</w:t>
        </w:r>
        <w:r>
          <w:rPr>
            <w:rFonts w:hint="eastAsia"/>
            <w:sz w:val="24"/>
            <w:lang w:eastAsia="ko-KR"/>
          </w:rPr>
          <w:t xml:space="preserve"> </w:t>
        </w:r>
        <w:r w:rsidRPr="008C4445">
          <w:rPr>
            <w:sz w:val="24"/>
            <w:lang w:eastAsia="ko-KR"/>
          </w:rPr>
          <w:t>harvest_one_row()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함수를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수정해서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위의</w:t>
        </w:r>
        <w:r>
          <w:rPr>
            <w:rFonts w:hint="eastAsia"/>
            <w:sz w:val="24"/>
            <w:lang w:eastAsia="ko-KR"/>
          </w:rPr>
          <w:t xml:space="preserve"> </w:t>
        </w:r>
        <w:r w:rsidRPr="008C4445">
          <w:rPr>
            <w:sz w:val="24"/>
            <w:lang w:eastAsia="ko-KR"/>
          </w:rPr>
          <w:t>move_and_pick()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함수와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비슷할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것입니다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Pr="008C4445" w:rsidRDefault="00AF7365" w:rsidP="00AF2823">
      <w:pPr>
        <w:rPr>
          <w:ins w:id="3128" w:author="박윤수" w:date="2014-08-23T00:19:00Z"/>
          <w:sz w:val="24"/>
          <w:lang w:eastAsia="ko-KR"/>
        </w:rPr>
      </w:pPr>
      <w:ins w:id="3129" w:author="박윤수" w:date="2014-08-23T00:19:00Z">
        <w:r>
          <w:rPr>
            <w:noProof/>
            <w:sz w:val="24"/>
            <w:lang w:val="en-US" w:eastAsia="ko-KR"/>
            <w:rPrChange w:id="313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62250" cy="2886075"/>
              <wp:effectExtent l="19050" t="0" r="0" b="0"/>
              <wp:docPr id="420" name="그림 144" descr="harvest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3.png"/>
                      <pic:cNvPicPr/>
                    </pic:nvPicPr>
                    <pic:blipFill>
                      <a:blip r:embed="rId8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2250" cy="2886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131" w:author="박윤수" w:date="2014-08-23T00:19:00Z"/>
          <w:sz w:val="24"/>
          <w:lang w:eastAsia="ko-KR"/>
        </w:rPr>
      </w:pPr>
      <w:ins w:id="3132" w:author="박윤수" w:date="2014-08-23T00:19:00Z">
        <w:r>
          <w:rPr>
            <w:rFonts w:hint="eastAsia"/>
            <w:sz w:val="24"/>
            <w:lang w:eastAsia="ko-KR"/>
          </w:rPr>
          <w:t>여러분이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작성한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새로운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프로그램은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전에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사용한</w:t>
        </w:r>
        <w:r>
          <w:rPr>
            <w:rFonts w:hint="eastAsia"/>
            <w:sz w:val="24"/>
            <w:lang w:eastAsia="ko-KR"/>
          </w:rPr>
          <w:t xml:space="preserve"> </w:t>
        </w:r>
        <w:r w:rsidRPr="008C4445">
          <w:rPr>
            <w:sz w:val="24"/>
            <w:lang w:eastAsia="ko-KR"/>
          </w:rPr>
          <w:t>harvest1.wld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월드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파일에서와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마찬가지로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작동해야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합니다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3133" w:author="박윤수" w:date="2014-08-23T00:19:00Z"/>
          <w:sz w:val="24"/>
          <w:lang w:eastAsia="ko-KR"/>
        </w:rPr>
      </w:pPr>
    </w:p>
    <w:p w:rsidR="00AF2823" w:rsidRPr="004C656C" w:rsidRDefault="00AF7365" w:rsidP="00AF2823">
      <w:pPr>
        <w:jc w:val="center"/>
        <w:rPr>
          <w:ins w:id="3134" w:author="박윤수" w:date="2014-08-23T00:19:00Z"/>
          <w:lang w:eastAsia="ko-KR"/>
        </w:rPr>
      </w:pPr>
      <w:ins w:id="3135" w:author="박윤수" w:date="2014-08-23T00:19:00Z">
        <w:r>
          <w:rPr>
            <w:noProof/>
            <w:lang w:val="en-US" w:eastAsia="ko-KR"/>
            <w:rPrChange w:id="313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21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>다시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313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22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말을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들으세요</w:t>
        </w:r>
        <w:r w:rsidR="00AF2823">
          <w:rPr>
            <w:lang w:eastAsia="ko-KR"/>
          </w:rPr>
          <w:t>…</w:t>
        </w:r>
        <w:r w:rsidR="00AF2823">
          <w:rPr>
            <w:rFonts w:hint="eastAsia"/>
            <w:lang w:eastAsia="ko-KR"/>
          </w:rPr>
          <w:t>그렇지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않다면</w:t>
        </w:r>
        <w:r w:rsidR="00AF2823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13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23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8C4445" w:rsidRDefault="00AF2823" w:rsidP="00AF2823">
      <w:pPr>
        <w:rPr>
          <w:ins w:id="3139" w:author="박윤수" w:date="2014-08-23T00:19:00Z"/>
          <w:sz w:val="24"/>
          <w:lang w:eastAsia="ko-KR"/>
        </w:rPr>
      </w:pPr>
    </w:p>
    <w:p w:rsidR="00AF2823" w:rsidRDefault="00AF2823" w:rsidP="00AF2823">
      <w:pPr>
        <w:pStyle w:val="HiddenfromContents"/>
        <w:pageBreakBefore/>
        <w:rPr>
          <w:ins w:id="3140" w:author="박윤수" w:date="2014-08-23T00:19:00Z"/>
          <w:lang w:eastAsia="ko-KR"/>
        </w:rPr>
      </w:pPr>
      <w:bookmarkStart w:id="3141" w:name="_Toc396517145"/>
      <w:ins w:id="3142" w:author="박윤수" w:date="2014-08-23T00:19:00Z">
        <w:r>
          <w:rPr>
            <w:rFonts w:hint="eastAsia"/>
            <w:lang w:eastAsia="ko-KR"/>
          </w:rPr>
          <w:lastRenderedPageBreak/>
          <w:t>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들으세요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그렇지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않다면</w:t>
        </w:r>
        <w:bookmarkEnd w:id="3141"/>
      </w:ins>
    </w:p>
    <w:p w:rsidR="00AF2823" w:rsidRDefault="00AF2823" w:rsidP="00AF2823">
      <w:pPr>
        <w:rPr>
          <w:ins w:id="3143" w:author="박윤수" w:date="2014-08-23T00:19:00Z"/>
          <w:lang w:eastAsia="ko-KR"/>
        </w:rPr>
      </w:pPr>
      <w:ins w:id="3144" w:author="박윤수" w:date="2014-08-23T00:19:00Z"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배우는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재미있을지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모르지만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싶지는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내린다면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그렇지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노세요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심지어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할아버지도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말입니다</w:t>
        </w:r>
        <w:r>
          <w:rPr>
            <w:rFonts w:hint="eastAsia"/>
            <w:lang w:eastAsia="ko-KR"/>
          </w:rPr>
          <w:t>.</w:t>
        </w:r>
      </w:ins>
    </w:p>
    <w:p w:rsidR="00AF2823" w:rsidRPr="00A9410F" w:rsidRDefault="00AF2823" w:rsidP="00AF2823">
      <w:pPr>
        <w:pStyle w:val="affc"/>
        <w:numPr>
          <w:ilvl w:val="0"/>
          <w:numId w:val="30"/>
        </w:numPr>
        <w:ind w:leftChars="0"/>
        <w:rPr>
          <w:ins w:id="3145" w:author="박윤수" w:date="2014-08-23T00:19:00Z"/>
          <w:b/>
          <w:color w:val="0070C0"/>
          <w:sz w:val="24"/>
          <w:lang w:eastAsia="ko-KR"/>
        </w:rPr>
      </w:pPr>
      <w:ins w:id="3146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선택하기</w:t>
        </w:r>
      </w:ins>
    </w:p>
    <w:p w:rsidR="00AF2823" w:rsidRDefault="00AF2823" w:rsidP="00AF2823">
      <w:pPr>
        <w:rPr>
          <w:ins w:id="3147" w:author="박윤수" w:date="2014-08-23T00:19:00Z"/>
          <w:lang w:eastAsia="ko-KR"/>
        </w:rPr>
      </w:pPr>
      <w:ins w:id="3148" w:author="박윤수" w:date="2014-08-23T00:19:00Z">
        <w:r>
          <w:rPr>
            <w:rFonts w:hint="eastAsia"/>
            <w:lang w:eastAsia="ko-KR"/>
          </w:rPr>
          <w:t xml:space="preserve">if 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문장으로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재미있게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놀아봅시다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149" w:author="박윤수" w:date="2014-08-23T00:19:00Z"/>
          <w:lang w:eastAsia="ko-KR"/>
        </w:rPr>
      </w:pPr>
      <w:ins w:id="3150" w:author="박윤수" w:date="2014-08-23T00:19:00Z">
        <w:r w:rsidRPr="00766DAB">
          <w:rPr>
            <w:b/>
            <w:color w:val="0070C0"/>
            <w:lang w:eastAsia="ko-KR"/>
          </w:rPr>
          <w:t>If</w:t>
        </w:r>
        <w:r>
          <w:rPr>
            <w:lang w:eastAsia="ko-KR"/>
          </w:rPr>
          <w:t xml:space="preserve"> it rains, </w:t>
        </w:r>
      </w:ins>
    </w:p>
    <w:p w:rsidR="00AF2823" w:rsidRDefault="00AF2823" w:rsidP="00AF2823">
      <w:pPr>
        <w:spacing w:after="0"/>
        <w:rPr>
          <w:ins w:id="3151" w:author="박윤수" w:date="2014-08-23T00:19:00Z"/>
          <w:lang w:eastAsia="ko-KR"/>
        </w:rPr>
      </w:pPr>
      <w:ins w:id="3152" w:author="박윤수" w:date="2014-08-23T00:19:00Z">
        <w:r>
          <w:rPr>
            <w:lang w:eastAsia="ko-KR"/>
          </w:rPr>
          <w:t xml:space="preserve">... keep reading, </w:t>
        </w:r>
      </w:ins>
    </w:p>
    <w:p w:rsidR="00AF2823" w:rsidRDefault="00AF2823" w:rsidP="00AF2823">
      <w:pPr>
        <w:spacing w:after="0"/>
        <w:rPr>
          <w:ins w:id="3153" w:author="박윤수" w:date="2014-08-23T00:19:00Z"/>
          <w:lang w:eastAsia="ko-KR"/>
        </w:rPr>
      </w:pPr>
      <w:ins w:id="3154" w:author="박윤수" w:date="2014-08-23T00:19:00Z">
        <w:r w:rsidRPr="00C928D5">
          <w:rPr>
            <w:b/>
            <w:lang w:eastAsia="ko-KR"/>
          </w:rPr>
          <w:t>otherwise</w:t>
        </w:r>
        <w:r>
          <w:rPr>
            <w:lang w:eastAsia="ko-KR"/>
          </w:rPr>
          <w:t xml:space="preserve">, </w:t>
        </w:r>
      </w:ins>
    </w:p>
    <w:p w:rsidR="00AF2823" w:rsidRDefault="00AF2823" w:rsidP="00AF2823">
      <w:pPr>
        <w:rPr>
          <w:ins w:id="3155" w:author="박윤수" w:date="2014-08-23T00:19:00Z"/>
          <w:lang w:eastAsia="ko-KR"/>
        </w:rPr>
      </w:pPr>
      <w:ins w:id="3156" w:author="박윤수" w:date="2014-08-23T00:19:00Z">
        <w:r>
          <w:rPr>
            <w:lang w:eastAsia="ko-KR"/>
          </w:rPr>
          <w:t>... go outside and play!</w:t>
        </w:r>
      </w:ins>
    </w:p>
    <w:p w:rsidR="00AF2823" w:rsidRDefault="00AF2823" w:rsidP="00AF2823">
      <w:pPr>
        <w:rPr>
          <w:ins w:id="3157" w:author="박윤수" w:date="2014-08-23T00:19:00Z"/>
          <w:lang w:eastAsia="ko-KR"/>
        </w:rPr>
      </w:pPr>
      <w:ins w:id="3158" w:author="박윤수" w:date="2014-08-23T00:19:00Z">
        <w:r>
          <w:rPr>
            <w:rFonts w:hint="eastAsia"/>
            <w:lang w:eastAsia="ko-KR"/>
          </w:rPr>
          <w:t>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문장은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봅시다</w:t>
        </w:r>
        <w:r>
          <w:rPr>
            <w:rFonts w:hint="eastAsia"/>
            <w:lang w:eastAsia="ko-KR"/>
          </w:rPr>
          <w:t>.</w:t>
        </w:r>
      </w:ins>
    </w:p>
    <w:p w:rsidR="00AF2823" w:rsidRPr="00C928D5" w:rsidRDefault="00AF2823" w:rsidP="00AF2823">
      <w:pPr>
        <w:spacing w:after="0"/>
        <w:rPr>
          <w:ins w:id="3159" w:author="박윤수" w:date="2014-08-23T00:19:00Z"/>
          <w:lang w:val="en-US" w:eastAsia="ko-KR"/>
        </w:rPr>
      </w:pPr>
      <w:ins w:id="3160" w:author="박윤수" w:date="2014-08-23T00:19:00Z">
        <w:r w:rsidRPr="00766DAB">
          <w:rPr>
            <w:color w:val="0070C0"/>
            <w:lang w:val="en-US" w:eastAsia="ko-KR"/>
          </w:rPr>
          <w:t>if</w:t>
        </w:r>
        <w:r w:rsidRPr="00C928D5">
          <w:rPr>
            <w:lang w:val="en-US" w:eastAsia="ko-KR"/>
          </w:rPr>
          <w:t xml:space="preserve"> it_rains():</w:t>
        </w:r>
      </w:ins>
    </w:p>
    <w:p w:rsidR="00AF2823" w:rsidRPr="00C928D5" w:rsidRDefault="00AF2823" w:rsidP="00AF2823">
      <w:pPr>
        <w:spacing w:after="0"/>
        <w:rPr>
          <w:ins w:id="3161" w:author="박윤수" w:date="2014-08-23T00:19:00Z"/>
          <w:lang w:val="en-US" w:eastAsia="ko-KR"/>
        </w:rPr>
      </w:pPr>
      <w:ins w:id="3162" w:author="박윤수" w:date="2014-08-23T00:19:00Z">
        <w:r w:rsidRPr="00C928D5">
          <w:rPr>
            <w:lang w:val="en-US" w:eastAsia="ko-KR"/>
          </w:rPr>
          <w:t xml:space="preserve">    keep_reading()</w:t>
        </w:r>
      </w:ins>
    </w:p>
    <w:p w:rsidR="00AF2823" w:rsidRPr="00C928D5" w:rsidRDefault="00AF2823" w:rsidP="00AF2823">
      <w:pPr>
        <w:spacing w:after="0"/>
        <w:rPr>
          <w:ins w:id="3163" w:author="박윤수" w:date="2014-08-23T00:19:00Z"/>
          <w:lang w:val="en-US" w:eastAsia="ko-KR"/>
        </w:rPr>
      </w:pPr>
      <w:ins w:id="3164" w:author="박윤수" w:date="2014-08-23T00:19:00Z">
        <w:r w:rsidRPr="00766DAB">
          <w:rPr>
            <w:color w:val="0070C0"/>
            <w:lang w:val="en-US" w:eastAsia="ko-KR"/>
          </w:rPr>
          <w:t>else</w:t>
        </w:r>
        <w:r w:rsidRPr="00C928D5">
          <w:rPr>
            <w:lang w:val="en-US" w:eastAsia="ko-KR"/>
          </w:rPr>
          <w:t>:</w:t>
        </w:r>
      </w:ins>
    </w:p>
    <w:p w:rsidR="00AF2823" w:rsidRDefault="00AF2823" w:rsidP="00AF2823">
      <w:pPr>
        <w:rPr>
          <w:ins w:id="3165" w:author="박윤수" w:date="2014-08-23T00:19:00Z"/>
          <w:lang w:val="en-US" w:eastAsia="ko-KR"/>
        </w:rPr>
      </w:pPr>
      <w:ins w:id="3166" w:author="박윤수" w:date="2014-08-23T00:19:00Z">
        <w:r w:rsidRPr="00C928D5">
          <w:rPr>
            <w:lang w:val="en-US" w:eastAsia="ko-KR"/>
          </w:rPr>
          <w:t xml:space="preserve">    go_outside_and_play()</w:t>
        </w:r>
      </w:ins>
    </w:p>
    <w:p w:rsidR="00AF2823" w:rsidRDefault="00AF2823" w:rsidP="00AF2823">
      <w:pPr>
        <w:pStyle w:val="affc"/>
        <w:ind w:leftChars="0" w:left="927"/>
        <w:rPr>
          <w:ins w:id="3167" w:author="박윤수" w:date="2014-08-23T00:19:00Z"/>
          <w:lang w:eastAsia="ko-KR"/>
        </w:rPr>
      </w:pPr>
      <w:ins w:id="3168" w:author="박윤수" w:date="2014-08-23T00:19:00Z">
        <w:r>
          <w:rPr>
            <w:rFonts w:hint="eastAsia"/>
            <w:lang w:val="en-US" w:eastAsia="ko-KR"/>
          </w:rPr>
          <w:t>방금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여러분은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파이썬의</w:t>
        </w:r>
        <w:r>
          <w:rPr>
            <w:rFonts w:hint="eastAsia"/>
            <w:lang w:val="en-US" w:eastAsia="ko-KR"/>
          </w:rPr>
          <w:t xml:space="preserve"> else </w:t>
        </w:r>
        <w:r>
          <w:rPr>
            <w:rFonts w:hint="eastAsia"/>
            <w:lang w:val="en-US" w:eastAsia="ko-KR"/>
          </w:rPr>
          <w:t>키워드를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배웠습니다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그래서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만약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온다면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책을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읽고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그렇지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않다면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여러분은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무엇을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해야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할지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알고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A9410F" w:rsidRDefault="00AF2823" w:rsidP="00AF2823">
      <w:pPr>
        <w:pStyle w:val="affc"/>
        <w:numPr>
          <w:ilvl w:val="0"/>
          <w:numId w:val="30"/>
        </w:numPr>
        <w:ind w:leftChars="0"/>
        <w:rPr>
          <w:ins w:id="3169" w:author="박윤수" w:date="2014-08-23T00:19:00Z"/>
          <w:b/>
          <w:color w:val="0070C0"/>
          <w:sz w:val="24"/>
          <w:lang w:eastAsia="ko-KR"/>
        </w:rPr>
      </w:pPr>
      <w:ins w:id="3170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리보그가</w:t>
        </w:r>
        <w:r w:rsidRPr="00D21A89">
          <w:rPr>
            <w:b/>
            <w:color w:val="0070C0"/>
            <w:sz w:val="24"/>
            <w:lang w:eastAsia="ko-KR"/>
          </w:rPr>
          <w:t xml:space="preserve"> “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이제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보여요</w:t>
        </w:r>
        <w:r w:rsidRPr="00D21A89">
          <w:rPr>
            <w:b/>
            <w:color w:val="0070C0"/>
            <w:sz w:val="24"/>
            <w:lang w:eastAsia="ko-KR"/>
          </w:rPr>
          <w:t xml:space="preserve">…”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라고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말합니다</w:t>
        </w:r>
        <w:r w:rsidRPr="00D21A89">
          <w:rPr>
            <w:b/>
            <w:color w:val="0070C0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3171" w:author="박윤수" w:date="2014-08-23T00:19:00Z"/>
          <w:lang w:val="en-US" w:eastAsia="ko-KR"/>
        </w:rPr>
      </w:pPr>
      <w:ins w:id="3172" w:author="박윤수" w:date="2014-08-23T00:19:00Z">
        <w:r>
          <w:rPr>
            <w:rFonts w:hint="eastAsia"/>
            <w:lang w:val="en-US" w:eastAsia="ko-KR"/>
          </w:rPr>
          <w:t>하나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혹은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이상의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옆에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있는지를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더해서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있는지도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있어요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머리를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왼쪽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혹은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오른쪽으로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돌려서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있는지를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있어요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리보그에게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테스트를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요청할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C928D5" w:rsidRDefault="00AF2823" w:rsidP="00AF2823">
      <w:pPr>
        <w:spacing w:after="0"/>
        <w:rPr>
          <w:ins w:id="3173" w:author="박윤수" w:date="2014-08-23T00:19:00Z"/>
          <w:lang w:val="en-US" w:eastAsia="ko-KR"/>
        </w:rPr>
      </w:pPr>
      <w:ins w:id="3174" w:author="박윤수" w:date="2014-08-23T00:19:00Z">
        <w:r w:rsidRPr="00C928D5">
          <w:rPr>
            <w:lang w:val="en-US" w:eastAsia="ko-KR"/>
          </w:rPr>
          <w:t xml:space="preserve">front_is_clear()  # </w:t>
        </w:r>
        <w:r>
          <w:rPr>
            <w:rFonts w:hint="eastAsia"/>
            <w:lang w:val="en-US" w:eastAsia="ko-KR"/>
          </w:rPr>
          <w:t>만약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전방</w:t>
        </w:r>
        <w:r>
          <w:rPr>
            <w:rFonts w:hint="eastAsia"/>
            <w:lang w:val="en-US" w:eastAsia="ko-KR"/>
          </w:rPr>
          <w:t>(</w:t>
        </w:r>
        <w:r>
          <w:rPr>
            <w:rFonts w:hint="eastAsia"/>
            <w:lang w:val="en-US" w:eastAsia="ko-KR"/>
          </w:rPr>
          <w:t>앞</w:t>
        </w:r>
        <w:r>
          <w:rPr>
            <w:rFonts w:hint="eastAsia"/>
            <w:lang w:val="en-US" w:eastAsia="ko-KR"/>
          </w:rPr>
          <w:t>)</w:t>
        </w:r>
        <w:r>
          <w:rPr>
            <w:rFonts w:hint="eastAsia"/>
            <w:lang w:val="en-US" w:eastAsia="ko-KR"/>
          </w:rPr>
          <w:t>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없다면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참</w:t>
        </w:r>
        <w:r>
          <w:rPr>
            <w:rFonts w:hint="eastAsia"/>
            <w:lang w:val="en-US" w:eastAsia="ko-KR"/>
          </w:rPr>
          <w:t xml:space="preserve">(True), </w:t>
        </w:r>
        <w:r>
          <w:rPr>
            <w:rFonts w:hint="eastAsia"/>
            <w:lang w:val="en-US" w:eastAsia="ko-KR"/>
          </w:rPr>
          <w:t>그렇지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않으면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거짓</w:t>
        </w:r>
        <w:r>
          <w:rPr>
            <w:rFonts w:hint="eastAsia"/>
            <w:lang w:val="en-US" w:eastAsia="ko-KR"/>
          </w:rPr>
          <w:t>(False)</w:t>
        </w:r>
      </w:ins>
    </w:p>
    <w:p w:rsidR="00AF2823" w:rsidRPr="00C928D5" w:rsidRDefault="00AF2823" w:rsidP="00AF2823">
      <w:pPr>
        <w:spacing w:after="0"/>
        <w:rPr>
          <w:ins w:id="3175" w:author="박윤수" w:date="2014-08-23T00:19:00Z"/>
          <w:lang w:val="en-US" w:eastAsia="ko-KR"/>
        </w:rPr>
      </w:pPr>
      <w:ins w:id="3176" w:author="박윤수" w:date="2014-08-23T00:19:00Z">
        <w:r w:rsidRPr="00C928D5">
          <w:rPr>
            <w:lang w:val="en-US" w:eastAsia="ko-KR"/>
          </w:rPr>
          <w:t>left_is_clear()</w:t>
        </w:r>
      </w:ins>
    </w:p>
    <w:p w:rsidR="00AF2823" w:rsidRDefault="00AF2823" w:rsidP="00AF2823">
      <w:pPr>
        <w:rPr>
          <w:ins w:id="3177" w:author="박윤수" w:date="2014-08-23T00:19:00Z"/>
          <w:lang w:val="en-US" w:eastAsia="ko-KR"/>
        </w:rPr>
      </w:pPr>
      <w:ins w:id="3178" w:author="박윤수" w:date="2014-08-23T00:19:00Z">
        <w:r w:rsidRPr="00C928D5">
          <w:rPr>
            <w:lang w:val="en-US" w:eastAsia="ko-KR"/>
          </w:rPr>
          <w:t>right_is_clear()</w:t>
        </w:r>
      </w:ins>
    </w:p>
    <w:p w:rsidR="00AF2823" w:rsidRDefault="00AF2823" w:rsidP="00AF2823">
      <w:pPr>
        <w:rPr>
          <w:ins w:id="3179" w:author="박윤수" w:date="2014-08-23T00:19:00Z"/>
          <w:lang w:val="en-US" w:eastAsia="ko-KR"/>
        </w:rPr>
      </w:pPr>
      <w:ins w:id="3180" w:author="박윤수" w:date="2014-08-23T00:19:00Z"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월드</w:t>
        </w:r>
        <w:r>
          <w:rPr>
            <w:lang w:val="en-US" w:eastAsia="ko-KR"/>
          </w:rPr>
          <w:t>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탐색하는데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첫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번째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사용합시다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만약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없다면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계속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전진하고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벽이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있다면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왼쪽으로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회전을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합으로서</w:t>
        </w:r>
        <w:r>
          <w:rPr>
            <w:rFonts w:hint="eastAsia"/>
            <w:lang w:val="en-US" w:eastAsia="ko-KR"/>
          </w:rPr>
          <w:t xml:space="preserve"> 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월드의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경계를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따라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움직이게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 </w:t>
        </w:r>
        <w:r>
          <w:rPr>
            <w:rFonts w:hint="eastAsia"/>
            <w:lang w:val="en-US" w:eastAsia="ko-KR"/>
          </w:rPr>
          <w:t>간단한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필요한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기초입니다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4C46C6" w:rsidRDefault="00AF2823" w:rsidP="00AF2823">
      <w:pPr>
        <w:spacing w:after="0"/>
        <w:rPr>
          <w:ins w:id="3181" w:author="박윤수" w:date="2014-08-23T00:19:00Z"/>
          <w:lang w:val="en-US" w:eastAsia="ko-KR"/>
        </w:rPr>
      </w:pPr>
      <w:ins w:id="3182" w:author="박윤수" w:date="2014-08-23T00:19:00Z">
        <w:r w:rsidRPr="00766DAB">
          <w:rPr>
            <w:color w:val="0070C0"/>
            <w:lang w:val="en-US" w:eastAsia="ko-KR"/>
          </w:rPr>
          <w:t>if</w:t>
        </w:r>
        <w:r w:rsidRPr="004C46C6">
          <w:rPr>
            <w:lang w:val="en-US" w:eastAsia="ko-KR"/>
          </w:rPr>
          <w:t xml:space="preserve"> front_is_clear():</w:t>
        </w:r>
      </w:ins>
    </w:p>
    <w:p w:rsidR="00AF2823" w:rsidRPr="004C46C6" w:rsidRDefault="00AF2823" w:rsidP="00AF2823">
      <w:pPr>
        <w:spacing w:after="0"/>
        <w:rPr>
          <w:ins w:id="3183" w:author="박윤수" w:date="2014-08-23T00:19:00Z"/>
          <w:lang w:val="en-US" w:eastAsia="ko-KR"/>
        </w:rPr>
      </w:pPr>
      <w:ins w:id="3184" w:author="박윤수" w:date="2014-08-23T00:19:00Z">
        <w:r w:rsidRPr="004C46C6">
          <w:rPr>
            <w:lang w:val="en-US" w:eastAsia="ko-KR"/>
          </w:rPr>
          <w:t xml:space="preserve">    move()</w:t>
        </w:r>
      </w:ins>
    </w:p>
    <w:p w:rsidR="00AF2823" w:rsidRPr="004C46C6" w:rsidRDefault="00AF2823" w:rsidP="00AF2823">
      <w:pPr>
        <w:spacing w:after="0"/>
        <w:rPr>
          <w:ins w:id="3185" w:author="박윤수" w:date="2014-08-23T00:19:00Z"/>
          <w:lang w:val="en-US" w:eastAsia="ko-KR"/>
        </w:rPr>
      </w:pPr>
      <w:ins w:id="3186" w:author="박윤수" w:date="2014-08-23T00:19:00Z">
        <w:r w:rsidRPr="00766DAB">
          <w:rPr>
            <w:color w:val="0070C0"/>
            <w:lang w:val="en-US" w:eastAsia="ko-KR"/>
          </w:rPr>
          <w:lastRenderedPageBreak/>
          <w:t>else</w:t>
        </w:r>
        <w:r w:rsidRPr="004C46C6">
          <w:rPr>
            <w:lang w:val="en-US" w:eastAsia="ko-KR"/>
          </w:rPr>
          <w:t>:</w:t>
        </w:r>
      </w:ins>
    </w:p>
    <w:p w:rsidR="00AF2823" w:rsidRPr="004C46C6" w:rsidRDefault="00AF2823" w:rsidP="00AF2823">
      <w:pPr>
        <w:rPr>
          <w:ins w:id="3187" w:author="박윤수" w:date="2014-08-23T00:19:00Z"/>
          <w:lang w:val="en-US" w:eastAsia="ko-KR"/>
        </w:rPr>
      </w:pPr>
      <w:ins w:id="3188" w:author="박윤수" w:date="2014-08-23T00:19:00Z">
        <w:r w:rsidRPr="004C46C6">
          <w:rPr>
            <w:lang w:val="en-US" w:eastAsia="ko-KR"/>
          </w:rPr>
          <w:t xml:space="preserve">    turn_left()</w:t>
        </w:r>
        <w:r w:rsidRPr="004C46C6">
          <w:rPr>
            <w:lang w:val="en-US" w:eastAsia="ko-KR"/>
          </w:rPr>
          <w:tab/>
        </w:r>
        <w:r w:rsidRPr="004C46C6">
          <w:rPr>
            <w:lang w:val="en-US" w:eastAsia="ko-KR"/>
          </w:rPr>
          <w:tab/>
        </w:r>
      </w:ins>
    </w:p>
    <w:p w:rsidR="00AF2823" w:rsidRDefault="00AF2823" w:rsidP="00AF2823">
      <w:pPr>
        <w:rPr>
          <w:ins w:id="3189" w:author="박윤수" w:date="2014-08-23T00:19:00Z"/>
          <w:lang w:val="en-US" w:eastAsia="ko-KR"/>
        </w:rPr>
      </w:pPr>
      <w:ins w:id="3190" w:author="박윤수" w:date="2014-08-23T00:19:00Z">
        <w:r w:rsidRPr="004C46C6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191" w:author="박윤수" w:date="2014-08-23T00:19:00Z"/>
          <w:lang w:val="en-US" w:eastAsia="ko-KR"/>
        </w:rPr>
      </w:pPr>
      <w:ins w:id="3192" w:author="박윤수" w:date="2014-08-23T00:19:00Z">
        <w:r>
          <w:rPr>
            <w:rFonts w:hint="eastAsia"/>
            <w:lang w:val="en-US" w:eastAsia="ko-KR"/>
          </w:rPr>
          <w:t>아래는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상황에서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간단한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실행시킨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결과입니다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jc w:val="center"/>
        <w:rPr>
          <w:ins w:id="3193" w:author="박윤수" w:date="2014-08-23T00:19:00Z"/>
          <w:lang w:val="en-US" w:eastAsia="ko-KR"/>
        </w:rPr>
      </w:pPr>
      <w:ins w:id="3194" w:author="박윤수" w:date="2014-08-23T00:19:00Z">
        <w:r>
          <w:rPr>
            <w:noProof/>
            <w:lang w:val="en-US" w:eastAsia="ko-KR"/>
            <w:rPrChange w:id="319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790575" cy="733425"/>
              <wp:effectExtent l="19050" t="0" r="9525" b="0"/>
              <wp:docPr id="424" name="그림 152" descr="if1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1start.png"/>
                      <pic:cNvPicPr/>
                    </pic:nvPicPr>
                    <pic:blipFill>
                      <a:blip r:embed="rId9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0575" cy="733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31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0" cy="508000"/>
              <wp:effectExtent l="19050" t="0" r="0" b="0"/>
              <wp:docPr id="425" name="그림 153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3810" cy="5079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31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790575" cy="742950"/>
              <wp:effectExtent l="19050" t="0" r="9525" b="0"/>
              <wp:docPr id="426" name="그림 154" descr="if1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1end.png"/>
                      <pic:cNvPicPr/>
                    </pic:nvPicPr>
                    <pic:blipFill>
                      <a:blip r:embed="rId9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0575" cy="742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7365" w:rsidP="00AF2823">
      <w:pPr>
        <w:jc w:val="center"/>
        <w:rPr>
          <w:ins w:id="3198" w:author="박윤수" w:date="2014-08-23T00:19:00Z"/>
          <w:lang w:val="en-US" w:eastAsia="ko-KR"/>
        </w:rPr>
      </w:pPr>
      <w:ins w:id="3199" w:author="박윤수" w:date="2014-08-23T00:19:00Z">
        <w:r>
          <w:rPr>
            <w:noProof/>
            <w:lang w:val="en-US" w:eastAsia="ko-KR"/>
            <w:rPrChange w:id="320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695325" cy="762000"/>
              <wp:effectExtent l="19050" t="0" r="9525" b="0"/>
              <wp:docPr id="427" name="그림 155" descr="if2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2start.png"/>
                      <pic:cNvPicPr/>
                    </pic:nvPicPr>
                    <pic:blipFill>
                      <a:blip r:embed="rId9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325" cy="76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32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0" cy="508000"/>
              <wp:effectExtent l="19050" t="0" r="0" b="0"/>
              <wp:docPr id="428" name="그림 153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3810" cy="5079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320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695325" cy="771525"/>
              <wp:effectExtent l="19050" t="0" r="9525" b="0"/>
              <wp:docPr id="429" name="그림 157" descr="if2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2end.png"/>
                      <pic:cNvPicPr/>
                    </pic:nvPicPr>
                    <pic:blipFill>
                      <a:blip r:embed="rId9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325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203" w:author="박윤수" w:date="2014-08-23T00:19:00Z"/>
          <w:lang w:val="en-US" w:eastAsia="ko-KR"/>
        </w:rPr>
      </w:pPr>
      <w:ins w:id="3204" w:author="박윤수" w:date="2014-08-23T00:19:00Z">
        <w:r>
          <w:rPr>
            <w:rFonts w:hint="eastAsia"/>
            <w:lang w:val="en-US" w:eastAsia="ko-KR"/>
          </w:rPr>
          <w:t>이제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간단한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조건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많이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반복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월드</w:t>
        </w:r>
        <w:r>
          <w:rPr>
            <w:lang w:val="en-US" w:eastAsia="ko-KR"/>
          </w:rPr>
          <w:t>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돌아다니게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해봅시다</w:t>
        </w:r>
        <w:r>
          <w:rPr>
            <w:rFonts w:hint="eastAsia"/>
            <w:lang w:val="en-US" w:eastAsia="ko-KR"/>
          </w:rPr>
          <w:t>.</w:t>
        </w:r>
      </w:ins>
    </w:p>
    <w:p w:rsidR="00AF2823" w:rsidRPr="004C46C6" w:rsidRDefault="00AF2823" w:rsidP="00AF2823">
      <w:pPr>
        <w:spacing w:after="0"/>
        <w:rPr>
          <w:ins w:id="3205" w:author="박윤수" w:date="2014-08-23T00:19:00Z"/>
          <w:lang w:val="en-US" w:eastAsia="ko-KR"/>
        </w:rPr>
      </w:pPr>
      <w:ins w:id="3206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4C46C6">
          <w:rPr>
            <w:lang w:val="en-US" w:eastAsia="ko-KR"/>
          </w:rPr>
          <w:t xml:space="preserve"> move_or_turn():</w:t>
        </w:r>
      </w:ins>
    </w:p>
    <w:p w:rsidR="00AF2823" w:rsidRPr="004C46C6" w:rsidRDefault="00AF2823" w:rsidP="00AF2823">
      <w:pPr>
        <w:spacing w:after="0"/>
        <w:rPr>
          <w:ins w:id="3207" w:author="박윤수" w:date="2014-08-23T00:19:00Z"/>
          <w:lang w:val="en-US" w:eastAsia="ko-KR"/>
        </w:rPr>
      </w:pPr>
      <w:ins w:id="3208" w:author="박윤수" w:date="2014-08-23T00:19:00Z">
        <w:r w:rsidRPr="004C46C6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</w:t>
        </w:r>
        <w:r w:rsidRPr="004C46C6">
          <w:rPr>
            <w:lang w:val="en-US" w:eastAsia="ko-KR"/>
          </w:rPr>
          <w:t xml:space="preserve"> </w:t>
        </w:r>
        <w:r w:rsidRPr="00766DAB">
          <w:rPr>
            <w:color w:val="0070C0"/>
            <w:lang w:val="en-US" w:eastAsia="ko-KR"/>
          </w:rPr>
          <w:t>if</w:t>
        </w:r>
        <w:r w:rsidRPr="004C46C6">
          <w:rPr>
            <w:lang w:val="en-US" w:eastAsia="ko-KR"/>
          </w:rPr>
          <w:t xml:space="preserve"> front_is_clear():</w:t>
        </w:r>
      </w:ins>
    </w:p>
    <w:p w:rsidR="00AF2823" w:rsidRPr="004C46C6" w:rsidRDefault="00AF2823" w:rsidP="00AF2823">
      <w:pPr>
        <w:spacing w:after="0"/>
        <w:rPr>
          <w:ins w:id="3209" w:author="박윤수" w:date="2014-08-23T00:19:00Z"/>
          <w:lang w:val="en-US" w:eastAsia="ko-KR"/>
        </w:rPr>
      </w:pPr>
      <w:ins w:id="3210" w:author="박윤수" w:date="2014-08-23T00:19:00Z">
        <w:r w:rsidRPr="004C46C6">
          <w:rPr>
            <w:lang w:val="en-US" w:eastAsia="ko-KR"/>
          </w:rPr>
          <w:t xml:space="preserve">       </w:t>
        </w:r>
        <w:r>
          <w:rPr>
            <w:rFonts w:hint="eastAsia"/>
            <w:lang w:val="en-US" w:eastAsia="ko-KR"/>
          </w:rPr>
          <w:t xml:space="preserve">   </w:t>
        </w:r>
        <w:r w:rsidRPr="004C46C6">
          <w:rPr>
            <w:lang w:val="en-US" w:eastAsia="ko-KR"/>
          </w:rPr>
          <w:t xml:space="preserve"> move()</w:t>
        </w:r>
      </w:ins>
    </w:p>
    <w:p w:rsidR="00AF2823" w:rsidRPr="004C46C6" w:rsidRDefault="00AF2823" w:rsidP="00AF2823">
      <w:pPr>
        <w:spacing w:after="0"/>
        <w:rPr>
          <w:ins w:id="3211" w:author="박윤수" w:date="2014-08-23T00:19:00Z"/>
          <w:lang w:val="en-US" w:eastAsia="ko-KR"/>
        </w:rPr>
      </w:pPr>
      <w:ins w:id="3212" w:author="박윤수" w:date="2014-08-23T00:19:00Z">
        <w:r w:rsidRPr="004C46C6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</w:t>
        </w:r>
        <w:r w:rsidRPr="00766DAB">
          <w:rPr>
            <w:color w:val="0070C0"/>
            <w:lang w:val="en-US" w:eastAsia="ko-KR"/>
          </w:rPr>
          <w:t>else</w:t>
        </w:r>
        <w:r w:rsidRPr="004C46C6">
          <w:rPr>
            <w:lang w:val="en-US" w:eastAsia="ko-KR"/>
          </w:rPr>
          <w:t>:</w:t>
        </w:r>
      </w:ins>
    </w:p>
    <w:p w:rsidR="00AF2823" w:rsidRPr="004C46C6" w:rsidRDefault="00AF2823" w:rsidP="00AF2823">
      <w:pPr>
        <w:rPr>
          <w:ins w:id="3213" w:author="박윤수" w:date="2014-08-23T00:19:00Z"/>
          <w:lang w:val="en-US" w:eastAsia="ko-KR"/>
        </w:rPr>
      </w:pPr>
      <w:ins w:id="3214" w:author="박윤수" w:date="2014-08-23T00:19:00Z">
        <w:r w:rsidRPr="004C46C6">
          <w:rPr>
            <w:lang w:val="en-US" w:eastAsia="ko-KR"/>
          </w:rPr>
          <w:t xml:space="preserve">        </w:t>
        </w:r>
        <w:r>
          <w:rPr>
            <w:rFonts w:hint="eastAsia"/>
            <w:lang w:val="en-US" w:eastAsia="ko-KR"/>
          </w:rPr>
          <w:t xml:space="preserve">   </w:t>
        </w:r>
        <w:r w:rsidRPr="004C46C6">
          <w:rPr>
            <w:lang w:val="en-US" w:eastAsia="ko-KR"/>
          </w:rPr>
          <w:t>turn_left()</w:t>
        </w:r>
      </w:ins>
    </w:p>
    <w:p w:rsidR="00AF2823" w:rsidRPr="004C46C6" w:rsidRDefault="00AF2823" w:rsidP="00AF2823">
      <w:pPr>
        <w:spacing w:after="0"/>
        <w:rPr>
          <w:ins w:id="3215" w:author="박윤수" w:date="2014-08-23T00:19:00Z"/>
          <w:lang w:val="en-US" w:eastAsia="ko-KR"/>
        </w:rPr>
      </w:pPr>
      <w:ins w:id="3216" w:author="박윤수" w:date="2014-08-23T00:19:00Z">
        <w:r w:rsidRPr="004C46C6">
          <w:rPr>
            <w:lang w:val="en-US" w:eastAsia="ko-KR"/>
          </w:rPr>
          <w:t>repeat(move_or_turn, 20)</w:t>
        </w:r>
        <w:r w:rsidRPr="004C46C6">
          <w:rPr>
            <w:lang w:val="en-US" w:eastAsia="ko-KR"/>
          </w:rPr>
          <w:tab/>
        </w:r>
        <w:r w:rsidRPr="004C46C6">
          <w:rPr>
            <w:lang w:val="en-US" w:eastAsia="ko-KR"/>
          </w:rPr>
          <w:tab/>
        </w:r>
      </w:ins>
    </w:p>
    <w:p w:rsidR="00AF2823" w:rsidRDefault="00AF2823" w:rsidP="00AF2823">
      <w:pPr>
        <w:rPr>
          <w:ins w:id="3217" w:author="박윤수" w:date="2014-08-23T00:19:00Z"/>
          <w:lang w:val="en-US" w:eastAsia="ko-KR"/>
        </w:rPr>
      </w:pPr>
      <w:ins w:id="3218" w:author="박윤수" w:date="2014-08-23T00:19:00Z">
        <w:r w:rsidRPr="004C46C6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219" w:author="박윤수" w:date="2014-08-23T00:19:00Z"/>
          <w:lang w:val="en-US" w:eastAsia="ko-KR"/>
        </w:rPr>
      </w:pPr>
      <w:ins w:id="3220" w:author="박윤수" w:date="2014-08-23T00:19:00Z">
        <w:r>
          <w:rPr>
            <w:rFonts w:hint="eastAsia"/>
            <w:lang w:val="en-US" w:eastAsia="ko-KR"/>
          </w:rPr>
          <w:t>작은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월드에서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실행하면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결과를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것입니다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rPr>
          <w:ins w:id="3221" w:author="박윤수" w:date="2014-08-23T00:19:00Z"/>
          <w:lang w:val="en-US" w:eastAsia="ko-KR"/>
        </w:rPr>
      </w:pPr>
      <w:ins w:id="3222" w:author="박윤수" w:date="2014-08-23T00:19:00Z">
        <w:r>
          <w:rPr>
            <w:noProof/>
            <w:lang w:val="en-US" w:eastAsia="ko-KR"/>
            <w:rPrChange w:id="322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47875" cy="2133600"/>
              <wp:effectExtent l="19050" t="0" r="9525" b="0"/>
              <wp:docPr id="430" name="그림 255" descr="around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1.png"/>
                      <pic:cNvPicPr/>
                    </pic:nvPicPr>
                    <pic:blipFill>
                      <a:blip r:embed="rId9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7875" cy="213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224" w:author="박윤수" w:date="2014-08-23T00:19:00Z"/>
          <w:lang w:val="en-US" w:eastAsia="ko-KR"/>
        </w:rPr>
      </w:pPr>
      <w:ins w:id="3225" w:author="박윤수" w:date="2014-08-23T00:19:00Z"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이동하고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방향을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바꾸면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내려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놓는다면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춤을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추게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함으로써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따라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이동하는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좀더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흥미롭게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만들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lang w:val="en-US" w:eastAsia="ko-KR"/>
          </w:rPr>
          <w:br/>
        </w:r>
        <w:r>
          <w:rPr>
            <w:rFonts w:hint="eastAsia"/>
            <w:lang w:val="en-US" w:eastAsia="ko-KR"/>
          </w:rPr>
          <w:lastRenderedPageBreak/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작업을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수행할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있도록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충분한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가지고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다니도록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확인하세요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다음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월드의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일부를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돌아다니며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작업을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수행하는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일부입니다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C643B5" w:rsidRDefault="00AF2823" w:rsidP="00AF2823">
      <w:pPr>
        <w:spacing w:after="0"/>
        <w:rPr>
          <w:ins w:id="3226" w:author="박윤수" w:date="2014-08-23T00:19:00Z"/>
          <w:lang w:val="en-US" w:eastAsia="ko-KR"/>
        </w:rPr>
      </w:pPr>
      <w:ins w:id="3227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C643B5">
          <w:rPr>
            <w:lang w:val="en-US" w:eastAsia="ko-KR"/>
          </w:rPr>
          <w:t xml:space="preserve"> dance():</w:t>
        </w:r>
      </w:ins>
    </w:p>
    <w:p w:rsidR="00AF2823" w:rsidRPr="00C643B5" w:rsidRDefault="00AF2823" w:rsidP="00AF2823">
      <w:pPr>
        <w:spacing w:after="0"/>
        <w:rPr>
          <w:ins w:id="3228" w:author="박윤수" w:date="2014-08-23T00:19:00Z"/>
          <w:lang w:val="en-US" w:eastAsia="ko-KR"/>
        </w:rPr>
      </w:pPr>
      <w:ins w:id="3229" w:author="박윤수" w:date="2014-08-23T00:19:00Z">
        <w:r w:rsidRPr="00C643B5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C643B5">
          <w:rPr>
            <w:lang w:val="en-US" w:eastAsia="ko-KR"/>
          </w:rPr>
          <w:t>repeat(turn_left, 4)</w:t>
        </w:r>
      </w:ins>
    </w:p>
    <w:p w:rsidR="00AF2823" w:rsidRPr="00C643B5" w:rsidRDefault="00AF2823" w:rsidP="00AF2823">
      <w:pPr>
        <w:spacing w:after="0"/>
        <w:rPr>
          <w:ins w:id="3230" w:author="박윤수" w:date="2014-08-23T00:19:00Z"/>
          <w:lang w:val="en-US" w:eastAsia="ko-KR"/>
        </w:rPr>
      </w:pPr>
      <w:ins w:id="3231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C643B5">
          <w:rPr>
            <w:lang w:val="en-US" w:eastAsia="ko-KR"/>
          </w:rPr>
          <w:t xml:space="preserve"> move_or_turn():</w:t>
        </w:r>
      </w:ins>
    </w:p>
    <w:p w:rsidR="00AF2823" w:rsidRPr="00C643B5" w:rsidRDefault="00AF2823" w:rsidP="00AF2823">
      <w:pPr>
        <w:spacing w:after="0"/>
        <w:rPr>
          <w:ins w:id="3232" w:author="박윤수" w:date="2014-08-23T00:19:00Z"/>
          <w:lang w:val="en-US" w:eastAsia="ko-KR"/>
        </w:rPr>
      </w:pPr>
      <w:ins w:id="3233" w:author="박윤수" w:date="2014-08-23T00:19:00Z">
        <w:r w:rsidRPr="00C643B5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if</w:t>
        </w:r>
        <w:r w:rsidRPr="00C643B5">
          <w:rPr>
            <w:lang w:val="en-US" w:eastAsia="ko-KR"/>
          </w:rPr>
          <w:t xml:space="preserve"> front_is_clear():</w:t>
        </w:r>
      </w:ins>
    </w:p>
    <w:p w:rsidR="00AF2823" w:rsidRPr="00C643B5" w:rsidRDefault="00AF2823" w:rsidP="00AF2823">
      <w:pPr>
        <w:spacing w:after="0"/>
        <w:rPr>
          <w:ins w:id="3234" w:author="박윤수" w:date="2014-08-23T00:19:00Z"/>
          <w:lang w:val="en-US" w:eastAsia="ko-KR"/>
        </w:rPr>
      </w:pPr>
      <w:ins w:id="3235" w:author="박윤수" w:date="2014-08-23T00:19:00Z">
        <w:r w:rsidRPr="00C643B5">
          <w:rPr>
            <w:lang w:val="en-US" w:eastAsia="ko-KR"/>
          </w:rPr>
          <w:t xml:space="preserve">        </w:t>
        </w:r>
        <w:r>
          <w:rPr>
            <w:rFonts w:hint="eastAsia"/>
            <w:lang w:val="en-US" w:eastAsia="ko-KR"/>
          </w:rPr>
          <w:t xml:space="preserve">   </w:t>
        </w:r>
        <w:r w:rsidRPr="00C643B5">
          <w:rPr>
            <w:lang w:val="en-US" w:eastAsia="ko-KR"/>
          </w:rPr>
          <w:t>dance()</w:t>
        </w:r>
      </w:ins>
    </w:p>
    <w:p w:rsidR="00AF2823" w:rsidRPr="00C643B5" w:rsidRDefault="00AF2823" w:rsidP="00AF2823">
      <w:pPr>
        <w:spacing w:after="0"/>
        <w:rPr>
          <w:ins w:id="3236" w:author="박윤수" w:date="2014-08-23T00:19:00Z"/>
          <w:lang w:val="en-US" w:eastAsia="ko-KR"/>
        </w:rPr>
      </w:pPr>
      <w:ins w:id="3237" w:author="박윤수" w:date="2014-08-23T00:19:00Z">
        <w:r w:rsidRPr="00C643B5">
          <w:rPr>
            <w:lang w:val="en-US" w:eastAsia="ko-KR"/>
          </w:rPr>
          <w:t xml:space="preserve">       </w:t>
        </w:r>
        <w:r>
          <w:rPr>
            <w:rFonts w:hint="eastAsia"/>
            <w:lang w:val="en-US" w:eastAsia="ko-KR"/>
          </w:rPr>
          <w:t xml:space="preserve">   </w:t>
        </w:r>
        <w:r w:rsidRPr="00C643B5">
          <w:rPr>
            <w:lang w:val="en-US" w:eastAsia="ko-KR"/>
          </w:rPr>
          <w:t xml:space="preserve"> move()</w:t>
        </w:r>
      </w:ins>
    </w:p>
    <w:p w:rsidR="00AF2823" w:rsidRPr="00C643B5" w:rsidRDefault="00AF2823" w:rsidP="00AF2823">
      <w:pPr>
        <w:spacing w:after="0"/>
        <w:rPr>
          <w:ins w:id="3238" w:author="박윤수" w:date="2014-08-23T00:19:00Z"/>
          <w:lang w:val="en-US" w:eastAsia="ko-KR"/>
        </w:rPr>
      </w:pPr>
      <w:ins w:id="3239" w:author="박윤수" w:date="2014-08-23T00:19:00Z">
        <w:r w:rsidRPr="00C643B5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766DAB">
          <w:rPr>
            <w:color w:val="0070C0"/>
            <w:lang w:val="en-US" w:eastAsia="ko-KR"/>
          </w:rPr>
          <w:t>else</w:t>
        </w:r>
        <w:r w:rsidRPr="00C643B5">
          <w:rPr>
            <w:lang w:val="en-US" w:eastAsia="ko-KR"/>
          </w:rPr>
          <w:t>:</w:t>
        </w:r>
      </w:ins>
    </w:p>
    <w:p w:rsidR="00AF2823" w:rsidRPr="00C643B5" w:rsidRDefault="00AF2823" w:rsidP="00AF2823">
      <w:pPr>
        <w:spacing w:after="0"/>
        <w:rPr>
          <w:ins w:id="3240" w:author="박윤수" w:date="2014-08-23T00:19:00Z"/>
          <w:lang w:val="en-US" w:eastAsia="ko-KR"/>
        </w:rPr>
      </w:pPr>
      <w:ins w:id="3241" w:author="박윤수" w:date="2014-08-23T00:19:00Z">
        <w:r w:rsidRPr="00C643B5">
          <w:rPr>
            <w:lang w:val="en-US" w:eastAsia="ko-KR"/>
          </w:rPr>
          <w:t xml:space="preserve">      </w:t>
        </w:r>
        <w:r>
          <w:rPr>
            <w:rFonts w:hint="eastAsia"/>
            <w:lang w:val="en-US" w:eastAsia="ko-KR"/>
          </w:rPr>
          <w:t xml:space="preserve">    </w:t>
        </w:r>
        <w:r w:rsidRPr="00C643B5">
          <w:rPr>
            <w:lang w:val="en-US" w:eastAsia="ko-KR"/>
          </w:rPr>
          <w:t xml:space="preserve">  turn_left()</w:t>
        </w:r>
      </w:ins>
    </w:p>
    <w:p w:rsidR="00AF2823" w:rsidRPr="00C643B5" w:rsidRDefault="00AF2823" w:rsidP="00AF2823">
      <w:pPr>
        <w:rPr>
          <w:ins w:id="3242" w:author="박윤수" w:date="2014-08-23T00:19:00Z"/>
          <w:lang w:val="en-US" w:eastAsia="ko-KR"/>
        </w:rPr>
      </w:pPr>
      <w:ins w:id="3243" w:author="박윤수" w:date="2014-08-23T00:19:00Z">
        <w:r w:rsidRPr="00C643B5">
          <w:rPr>
            <w:lang w:val="en-US" w:eastAsia="ko-KR"/>
          </w:rPr>
          <w:t xml:space="preserve">     </w:t>
        </w:r>
        <w:r>
          <w:rPr>
            <w:rFonts w:hint="eastAsia"/>
            <w:lang w:val="en-US" w:eastAsia="ko-KR"/>
          </w:rPr>
          <w:t xml:space="preserve"> </w:t>
        </w:r>
        <w:r w:rsidRPr="00C643B5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  </w:t>
        </w:r>
        <w:r w:rsidRPr="00C643B5">
          <w:rPr>
            <w:lang w:val="en-US" w:eastAsia="ko-KR"/>
          </w:rPr>
          <w:t xml:space="preserve">  put_beeper()</w:t>
        </w:r>
      </w:ins>
    </w:p>
    <w:p w:rsidR="00AF2823" w:rsidRPr="00C643B5" w:rsidRDefault="00AF2823" w:rsidP="00AF2823">
      <w:pPr>
        <w:spacing w:after="0"/>
        <w:rPr>
          <w:ins w:id="3244" w:author="박윤수" w:date="2014-08-23T00:19:00Z"/>
          <w:lang w:val="en-US" w:eastAsia="ko-KR"/>
        </w:rPr>
      </w:pPr>
      <w:ins w:id="3245" w:author="박윤수" w:date="2014-08-23T00:19:00Z">
        <w:r w:rsidRPr="00C643B5">
          <w:rPr>
            <w:lang w:val="en-US" w:eastAsia="ko-KR"/>
          </w:rPr>
          <w:t>repeat(move_or_turn, 18)</w:t>
        </w:r>
        <w:r w:rsidRPr="00C643B5">
          <w:rPr>
            <w:lang w:val="en-US" w:eastAsia="ko-KR"/>
          </w:rPr>
          <w:tab/>
        </w:r>
        <w:r w:rsidRPr="00C643B5">
          <w:rPr>
            <w:lang w:val="en-US" w:eastAsia="ko-KR"/>
          </w:rPr>
          <w:tab/>
        </w:r>
      </w:ins>
    </w:p>
    <w:p w:rsidR="00AF2823" w:rsidRDefault="00AF2823" w:rsidP="00AF2823">
      <w:pPr>
        <w:rPr>
          <w:ins w:id="3246" w:author="박윤수" w:date="2014-08-23T00:19:00Z"/>
          <w:lang w:val="en-US" w:eastAsia="ko-KR"/>
        </w:rPr>
      </w:pPr>
      <w:ins w:id="3247" w:author="박윤수" w:date="2014-08-23T00:19:00Z">
        <w:r w:rsidRPr="00C643B5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248" w:author="박윤수" w:date="2014-08-23T00:19:00Z"/>
          <w:lang w:val="en-US" w:eastAsia="ko-KR"/>
        </w:rPr>
      </w:pPr>
      <w:ins w:id="3249" w:author="박윤수" w:date="2014-08-23T00:19:00Z">
        <w:r>
          <w:rPr>
            <w:rFonts w:hint="eastAsia"/>
            <w:lang w:val="en-US" w:eastAsia="ko-KR"/>
          </w:rPr>
          <w:t>dance()</w:t>
        </w:r>
        <w:r>
          <w:rPr>
            <w:rFonts w:hint="eastAsia"/>
            <w:lang w:val="en-US" w:eastAsia="ko-KR"/>
          </w:rPr>
          <w:t>와</w:t>
        </w:r>
        <w:r>
          <w:rPr>
            <w:rFonts w:hint="eastAsia"/>
            <w:lang w:val="en-US" w:eastAsia="ko-KR"/>
          </w:rPr>
          <w:t xml:space="preserve"> move()</w:t>
        </w:r>
        <w:r>
          <w:rPr>
            <w:rFonts w:hint="eastAsia"/>
            <w:lang w:val="en-US" w:eastAsia="ko-KR"/>
          </w:rPr>
          <w:t>명령문이</w:t>
        </w:r>
        <w:r>
          <w:rPr>
            <w:rFonts w:hint="eastAsia"/>
            <w:lang w:val="en-US" w:eastAsia="ko-KR"/>
          </w:rPr>
          <w:t xml:space="preserve"> if </w:t>
        </w:r>
        <w:r>
          <w:rPr>
            <w:rFonts w:hint="eastAsia"/>
            <w:lang w:val="en-US" w:eastAsia="ko-KR"/>
          </w:rPr>
          <w:t>문에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들여쓰기가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있어서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동일한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블록에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속해서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정렬되어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주목하세요</w:t>
        </w:r>
        <w:r>
          <w:rPr>
            <w:rFonts w:hint="eastAsia"/>
            <w:lang w:val="en-US" w:eastAsia="ko-KR"/>
          </w:rPr>
          <w:t xml:space="preserve">. else </w:t>
        </w:r>
        <w:r>
          <w:rPr>
            <w:rFonts w:hint="eastAsia"/>
            <w:lang w:val="en-US" w:eastAsia="ko-KR"/>
          </w:rPr>
          <w:t>문에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속해서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들여쓰기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있는</w:t>
        </w:r>
        <w:r>
          <w:rPr>
            <w:rFonts w:hint="eastAsia"/>
            <w:lang w:val="en-US" w:eastAsia="ko-KR"/>
          </w:rPr>
          <w:t xml:space="preserve"> turn_left()</w:t>
        </w:r>
        <w:r>
          <w:rPr>
            <w:rFonts w:hint="eastAsia"/>
            <w:lang w:val="en-US" w:eastAsia="ko-KR"/>
          </w:rPr>
          <w:t>와</w:t>
        </w:r>
        <w:r>
          <w:rPr>
            <w:rFonts w:hint="eastAsia"/>
            <w:lang w:val="en-US" w:eastAsia="ko-KR"/>
          </w:rPr>
          <w:t xml:space="preserve"> put_beeper() </w:t>
        </w:r>
        <w:r>
          <w:rPr>
            <w:rFonts w:hint="eastAsia"/>
            <w:lang w:val="en-US" w:eastAsia="ko-KR"/>
          </w:rPr>
          <w:t>명령문도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비슷하게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정렬되어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프로그램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결과는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표시되어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rPr>
          <w:ins w:id="3250" w:author="박윤수" w:date="2014-08-23T00:19:00Z"/>
          <w:lang w:val="en-US" w:eastAsia="ko-KR"/>
        </w:rPr>
      </w:pPr>
      <w:ins w:id="3251" w:author="박윤수" w:date="2014-08-23T00:19:00Z">
        <w:r>
          <w:rPr>
            <w:noProof/>
            <w:lang w:val="en-US" w:eastAsia="ko-KR"/>
            <w:rPrChange w:id="325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2000250"/>
              <wp:effectExtent l="19050" t="0" r="9525" b="0"/>
              <wp:docPr id="431" name="그림 256" descr="around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2.png"/>
                      <pic:cNvPicPr/>
                    </pic:nvPicPr>
                    <pic:blipFill>
                      <a:blip r:embed="rId9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2000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253" w:author="박윤수" w:date="2014-08-23T00:19:00Z"/>
          <w:lang w:val="en-US" w:eastAsia="ko-KR"/>
        </w:rPr>
      </w:pPr>
      <w:ins w:id="3254" w:author="박윤수" w:date="2014-08-23T00:19:00Z">
        <w:r>
          <w:rPr>
            <w:rFonts w:hint="eastAsia"/>
            <w:lang w:val="en-US" w:eastAsia="ko-KR"/>
          </w:rPr>
          <w:t>이제</w:t>
        </w:r>
        <w:r>
          <w:rPr>
            <w:rFonts w:hint="eastAsia"/>
            <w:lang w:val="en-US" w:eastAsia="ko-KR"/>
          </w:rPr>
          <w:t xml:space="preserve"> put_beeper()</w:t>
        </w:r>
        <w:r>
          <w:rPr>
            <w:rFonts w:hint="eastAsia"/>
            <w:lang w:val="en-US" w:eastAsia="ko-KR"/>
          </w:rPr>
          <w:t>와</w:t>
        </w:r>
        <w:r>
          <w:rPr>
            <w:rFonts w:hint="eastAsia"/>
            <w:lang w:val="en-US" w:eastAsia="ko-KR"/>
          </w:rPr>
          <w:t xml:space="preserve"> turn_left()</w:t>
        </w:r>
        <w:r>
          <w:rPr>
            <w:rFonts w:hint="eastAsia"/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정렬되어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않고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아래와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대신에</w:t>
        </w:r>
        <w:r>
          <w:rPr>
            <w:rFonts w:hint="eastAsia"/>
            <w:lang w:val="en-US" w:eastAsia="ko-KR"/>
          </w:rPr>
          <w:t xml:space="preserve"> else</w:t>
        </w:r>
        <w:r>
          <w:rPr>
            <w:rFonts w:hint="eastAsia"/>
            <w:lang w:val="en-US" w:eastAsia="ko-KR"/>
          </w:rPr>
          <w:t>문과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정렬한다면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무슨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일이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생길까요</w:t>
        </w:r>
        <w:r>
          <w:rPr>
            <w:rFonts w:hint="eastAsia"/>
            <w:lang w:val="en-US" w:eastAsia="ko-KR"/>
          </w:rPr>
          <w:t xml:space="preserve">? </w:t>
        </w:r>
      </w:ins>
    </w:p>
    <w:p w:rsidR="00AF2823" w:rsidRPr="00536321" w:rsidRDefault="00AF2823" w:rsidP="00AF2823">
      <w:pPr>
        <w:spacing w:after="0"/>
        <w:rPr>
          <w:ins w:id="3255" w:author="박윤수" w:date="2014-08-23T00:19:00Z"/>
          <w:lang w:val="en-US" w:eastAsia="ko-KR"/>
        </w:rPr>
      </w:pPr>
      <w:ins w:id="3256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536321">
          <w:rPr>
            <w:lang w:val="en-US" w:eastAsia="ko-KR"/>
          </w:rPr>
          <w:t xml:space="preserve"> dance():</w:t>
        </w:r>
      </w:ins>
    </w:p>
    <w:p w:rsidR="00AF2823" w:rsidRPr="00536321" w:rsidRDefault="00AF2823" w:rsidP="00AF2823">
      <w:pPr>
        <w:spacing w:after="0"/>
        <w:rPr>
          <w:ins w:id="3257" w:author="박윤수" w:date="2014-08-23T00:19:00Z"/>
          <w:lang w:val="en-US" w:eastAsia="ko-KR"/>
        </w:rPr>
      </w:pPr>
      <w:ins w:id="3258" w:author="박윤수" w:date="2014-08-23T00:19:00Z">
        <w:r w:rsidRPr="00536321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repeat(turn_left, 4)</w:t>
        </w:r>
      </w:ins>
    </w:p>
    <w:p w:rsidR="00AF2823" w:rsidRPr="00536321" w:rsidRDefault="00AF2823" w:rsidP="00AF2823">
      <w:pPr>
        <w:spacing w:after="0"/>
        <w:rPr>
          <w:ins w:id="3259" w:author="박윤수" w:date="2014-08-23T00:19:00Z"/>
          <w:lang w:val="en-US" w:eastAsia="ko-KR"/>
        </w:rPr>
      </w:pPr>
      <w:ins w:id="3260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536321">
          <w:rPr>
            <w:lang w:val="en-US" w:eastAsia="ko-KR"/>
          </w:rPr>
          <w:t xml:space="preserve"> move_or_turn():</w:t>
        </w:r>
      </w:ins>
    </w:p>
    <w:p w:rsidR="00AF2823" w:rsidRPr="00536321" w:rsidRDefault="00AF2823" w:rsidP="00AF2823">
      <w:pPr>
        <w:spacing w:after="0"/>
        <w:rPr>
          <w:ins w:id="3261" w:author="박윤수" w:date="2014-08-23T00:19:00Z"/>
          <w:lang w:val="en-US" w:eastAsia="ko-KR"/>
        </w:rPr>
      </w:pPr>
      <w:ins w:id="3262" w:author="박윤수" w:date="2014-08-23T00:19:00Z">
        <w:r w:rsidRPr="00536321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</w:t>
        </w:r>
        <w:r w:rsidRPr="00766DAB">
          <w:rPr>
            <w:color w:val="0070C0"/>
            <w:lang w:val="en-US" w:eastAsia="ko-KR"/>
          </w:rPr>
          <w:t>if</w:t>
        </w:r>
        <w:r w:rsidRPr="00536321">
          <w:rPr>
            <w:lang w:val="en-US" w:eastAsia="ko-KR"/>
          </w:rPr>
          <w:t xml:space="preserve"> front_is_clear():</w:t>
        </w:r>
      </w:ins>
    </w:p>
    <w:p w:rsidR="00AF2823" w:rsidRPr="00536321" w:rsidRDefault="00AF2823" w:rsidP="00AF2823">
      <w:pPr>
        <w:spacing w:after="0"/>
        <w:rPr>
          <w:ins w:id="3263" w:author="박윤수" w:date="2014-08-23T00:19:00Z"/>
          <w:lang w:val="en-US" w:eastAsia="ko-KR"/>
        </w:rPr>
      </w:pPr>
      <w:ins w:id="3264" w:author="박윤수" w:date="2014-08-23T00:19:00Z">
        <w:r w:rsidRPr="00536321">
          <w:rPr>
            <w:lang w:val="en-US" w:eastAsia="ko-KR"/>
          </w:rPr>
          <w:t xml:space="preserve">      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dance()</w:t>
        </w:r>
      </w:ins>
    </w:p>
    <w:p w:rsidR="00AF2823" w:rsidRPr="00536321" w:rsidRDefault="00AF2823" w:rsidP="00AF2823">
      <w:pPr>
        <w:spacing w:after="0"/>
        <w:rPr>
          <w:ins w:id="3265" w:author="박윤수" w:date="2014-08-23T00:19:00Z"/>
          <w:lang w:val="en-US" w:eastAsia="ko-KR"/>
        </w:rPr>
      </w:pPr>
      <w:ins w:id="3266" w:author="박윤수" w:date="2014-08-23T00:19:00Z">
        <w:r w:rsidRPr="00536321">
          <w:rPr>
            <w:lang w:val="en-US" w:eastAsia="ko-KR"/>
          </w:rPr>
          <w:t xml:space="preserve">    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  move()</w:t>
        </w:r>
      </w:ins>
    </w:p>
    <w:p w:rsidR="00AF2823" w:rsidRPr="00536321" w:rsidRDefault="00AF2823" w:rsidP="00AF2823">
      <w:pPr>
        <w:spacing w:after="0"/>
        <w:rPr>
          <w:ins w:id="3267" w:author="박윤수" w:date="2014-08-23T00:19:00Z"/>
          <w:lang w:val="en-US" w:eastAsia="ko-KR"/>
        </w:rPr>
      </w:pPr>
      <w:ins w:id="3268" w:author="박윤수" w:date="2014-08-23T00:19:00Z">
        <w:r w:rsidRPr="00536321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  </w:t>
        </w:r>
        <w:r w:rsidRPr="00766DAB">
          <w:rPr>
            <w:color w:val="0070C0"/>
            <w:lang w:val="en-US" w:eastAsia="ko-KR"/>
          </w:rPr>
          <w:t>else</w:t>
        </w:r>
        <w:r w:rsidRPr="00536321">
          <w:rPr>
            <w:lang w:val="en-US" w:eastAsia="ko-KR"/>
          </w:rPr>
          <w:t>:</w:t>
        </w:r>
      </w:ins>
    </w:p>
    <w:p w:rsidR="00AF2823" w:rsidRPr="00536321" w:rsidRDefault="00AF2823" w:rsidP="00AF2823">
      <w:pPr>
        <w:spacing w:after="0"/>
        <w:rPr>
          <w:ins w:id="3269" w:author="박윤수" w:date="2014-08-23T00:19:00Z"/>
          <w:lang w:val="en-US" w:eastAsia="ko-KR"/>
        </w:rPr>
      </w:pPr>
      <w:ins w:id="3270" w:author="박윤수" w:date="2014-08-23T00:19:00Z">
        <w:r w:rsidRPr="00536321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   turn_left()</w:t>
        </w:r>
      </w:ins>
    </w:p>
    <w:p w:rsidR="00AF2823" w:rsidRPr="00536321" w:rsidRDefault="00AF2823" w:rsidP="00AF2823">
      <w:pPr>
        <w:rPr>
          <w:ins w:id="3271" w:author="박윤수" w:date="2014-08-23T00:19:00Z"/>
          <w:lang w:val="en-US" w:eastAsia="ko-KR"/>
        </w:rPr>
      </w:pPr>
      <w:ins w:id="3272" w:author="박윤수" w:date="2014-08-23T00:19:00Z">
        <w:r w:rsidRPr="00536321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 </w:t>
        </w:r>
        <w:r w:rsidRPr="00536321">
          <w:rPr>
            <w:lang w:val="en-US" w:eastAsia="ko-KR"/>
          </w:rPr>
          <w:t xml:space="preserve"> put_beeper()</w:t>
        </w:r>
      </w:ins>
    </w:p>
    <w:p w:rsidR="00AF2823" w:rsidRPr="00536321" w:rsidRDefault="00AF2823" w:rsidP="00AF2823">
      <w:pPr>
        <w:spacing w:after="0"/>
        <w:rPr>
          <w:ins w:id="3273" w:author="박윤수" w:date="2014-08-23T00:19:00Z"/>
          <w:lang w:val="en-US" w:eastAsia="ko-KR"/>
        </w:rPr>
      </w:pPr>
      <w:ins w:id="3274" w:author="박윤수" w:date="2014-08-23T00:19:00Z">
        <w:r w:rsidRPr="00536321">
          <w:rPr>
            <w:lang w:val="en-US" w:eastAsia="ko-KR"/>
          </w:rPr>
          <w:t>repeat(move_or_turn, 18)</w:t>
        </w:r>
        <w:r w:rsidRPr="00536321">
          <w:rPr>
            <w:lang w:val="en-US" w:eastAsia="ko-KR"/>
          </w:rPr>
          <w:tab/>
        </w:r>
        <w:r w:rsidRPr="00536321">
          <w:rPr>
            <w:lang w:val="en-US" w:eastAsia="ko-KR"/>
          </w:rPr>
          <w:tab/>
        </w:r>
      </w:ins>
    </w:p>
    <w:p w:rsidR="00AF2823" w:rsidRDefault="00AF2823" w:rsidP="00AF2823">
      <w:pPr>
        <w:rPr>
          <w:ins w:id="3275" w:author="박윤수" w:date="2014-08-23T00:19:00Z"/>
          <w:lang w:val="en-US" w:eastAsia="ko-KR"/>
        </w:rPr>
      </w:pPr>
      <w:ins w:id="3276" w:author="박윤수" w:date="2014-08-23T00:19:00Z">
        <w:r w:rsidRPr="00536321">
          <w:rPr>
            <w:lang w:val="en-US" w:eastAsia="ko-KR"/>
          </w:rPr>
          <w:lastRenderedPageBreak/>
          <w:t>turn_off()</w:t>
        </w:r>
      </w:ins>
    </w:p>
    <w:p w:rsidR="00AF2823" w:rsidRDefault="00AF2823" w:rsidP="00AF2823">
      <w:pPr>
        <w:rPr>
          <w:ins w:id="3277" w:author="박윤수" w:date="2014-08-23T00:19:00Z"/>
          <w:lang w:val="en-US" w:eastAsia="ko-KR"/>
        </w:rPr>
      </w:pPr>
      <w:ins w:id="3278" w:author="박윤수" w:date="2014-08-23T00:19:00Z">
        <w:r>
          <w:rPr>
            <w:rFonts w:hint="eastAsia"/>
            <w:lang w:val="en-US" w:eastAsia="ko-KR"/>
          </w:rPr>
          <w:t>이제</w:t>
        </w:r>
        <w:r>
          <w:rPr>
            <w:rFonts w:hint="eastAsia"/>
            <w:lang w:val="en-US" w:eastAsia="ko-KR"/>
          </w:rPr>
          <w:t xml:space="preserve"> move_or_turn() </w:t>
        </w:r>
        <w:r>
          <w:rPr>
            <w:rFonts w:hint="eastAsia"/>
            <w:lang w:val="en-US" w:eastAsia="ko-KR"/>
          </w:rPr>
          <w:t>명령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매번</w:t>
        </w:r>
        <w:r>
          <w:rPr>
            <w:rFonts w:hint="eastAsia"/>
            <w:lang w:val="en-US" w:eastAsia="ko-KR"/>
          </w:rPr>
          <w:t xml:space="preserve"> put_beeper()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실행하고</w:t>
        </w:r>
        <w:r>
          <w:rPr>
            <w:rFonts w:hint="eastAsia"/>
            <w:lang w:val="en-US" w:eastAsia="ko-KR"/>
          </w:rPr>
          <w:t xml:space="preserve">,  </w:t>
        </w:r>
        <w:r>
          <w:rPr>
            <w:rFonts w:hint="eastAsia"/>
            <w:lang w:val="en-US" w:eastAsia="ko-KR"/>
          </w:rPr>
          <w:t>춤을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추고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가든지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왼쪽으로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회전하는</w:t>
        </w:r>
        <w:r>
          <w:rPr>
            <w:rFonts w:hint="eastAsia"/>
            <w:lang w:val="en-US" w:eastAsia="ko-KR"/>
          </w:rPr>
          <w:t xml:space="preserve"> if/else </w:t>
        </w:r>
        <w:r>
          <w:rPr>
            <w:rFonts w:hint="eastAsia"/>
            <w:lang w:val="en-US" w:eastAsia="ko-KR"/>
          </w:rPr>
          <w:t>선택을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포함합니다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결과는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나타나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rPr>
          <w:ins w:id="3279" w:author="박윤수" w:date="2014-08-23T00:19:00Z"/>
          <w:lang w:val="en-US" w:eastAsia="ko-KR"/>
        </w:rPr>
      </w:pPr>
      <w:ins w:id="3280" w:author="박윤수" w:date="2014-08-23T00:19:00Z">
        <w:r>
          <w:rPr>
            <w:noProof/>
            <w:lang w:val="en-US" w:eastAsia="ko-KR"/>
            <w:rPrChange w:id="328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0250" cy="2000250"/>
              <wp:effectExtent l="19050" t="0" r="0" b="0"/>
              <wp:docPr id="432" name="그림 257" descr="around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3.png"/>
                      <pic:cNvPicPr/>
                    </pic:nvPicPr>
                    <pic:blipFill>
                      <a:blip r:embed="rId9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0250" cy="2000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282" w:author="박윤수" w:date="2014-08-23T00:19:00Z"/>
          <w:lang w:val="en-US" w:eastAsia="ko-KR"/>
        </w:rPr>
      </w:pPr>
      <w:ins w:id="3283" w:author="박윤수" w:date="2014-08-23T00:19:00Z">
        <w:r>
          <w:rPr>
            <w:rFonts w:hint="eastAsia"/>
            <w:lang w:val="en-US" w:eastAsia="ko-KR"/>
          </w:rPr>
          <w:t>보시면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매번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전진할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때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비퍼를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자리에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놓습니다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각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모퉁이에는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개의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하나는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모퉁이에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도달하는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앞선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이동에서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나온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비퍼고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다른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하나는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모퉁이에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도착한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후에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왼쪽으로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회전하면서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나온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비퍼입니다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2823" w:rsidP="00AF2823">
      <w:pPr>
        <w:rPr>
          <w:ins w:id="3284" w:author="박윤수" w:date="2014-08-23T00:19:00Z"/>
          <w:lang w:val="en-US" w:eastAsia="ko-KR"/>
        </w:rPr>
      </w:pPr>
      <w:ins w:id="3285" w:author="박윤수" w:date="2014-08-23T00:19:00Z">
        <w:r>
          <w:rPr>
            <w:rFonts w:hint="eastAsia"/>
            <w:lang w:val="en-US" w:eastAsia="ko-KR"/>
          </w:rPr>
          <w:t>이제</w:t>
        </w:r>
        <w:r>
          <w:rPr>
            <w:rFonts w:hint="eastAsia"/>
            <w:lang w:val="en-US" w:eastAsia="ko-KR"/>
          </w:rPr>
          <w:t xml:space="preserve"> put_beeper()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아래에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나타나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있듯이</w:t>
        </w:r>
        <w:r>
          <w:rPr>
            <w:rFonts w:hint="eastAsia"/>
            <w:lang w:val="en-US" w:eastAsia="ko-KR"/>
          </w:rPr>
          <w:t xml:space="preserve"> def </w:t>
        </w:r>
        <w:r>
          <w:rPr>
            <w:rFonts w:hint="eastAsia"/>
            <w:lang w:val="en-US" w:eastAsia="ko-KR"/>
          </w:rPr>
          <w:t>문과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정렬하면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어떻게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될까요</w:t>
        </w:r>
        <w:r>
          <w:rPr>
            <w:rFonts w:hint="eastAsia"/>
            <w:lang w:val="en-US" w:eastAsia="ko-KR"/>
          </w:rPr>
          <w:t>?</w:t>
        </w:r>
      </w:ins>
    </w:p>
    <w:p w:rsidR="00AF2823" w:rsidRPr="00857469" w:rsidRDefault="00AF2823" w:rsidP="00AF2823">
      <w:pPr>
        <w:spacing w:after="0"/>
        <w:rPr>
          <w:ins w:id="3286" w:author="박윤수" w:date="2014-08-23T00:19:00Z"/>
          <w:lang w:val="en-US" w:eastAsia="ko-KR"/>
        </w:rPr>
      </w:pPr>
      <w:ins w:id="3287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857469">
          <w:rPr>
            <w:lang w:val="en-US" w:eastAsia="ko-KR"/>
          </w:rPr>
          <w:t xml:space="preserve"> dance():</w:t>
        </w:r>
      </w:ins>
    </w:p>
    <w:p w:rsidR="00AF2823" w:rsidRPr="00857469" w:rsidRDefault="00AF2823" w:rsidP="00AF2823">
      <w:pPr>
        <w:spacing w:after="0"/>
        <w:rPr>
          <w:ins w:id="3288" w:author="박윤수" w:date="2014-08-23T00:19:00Z"/>
          <w:lang w:val="en-US" w:eastAsia="ko-KR"/>
        </w:rPr>
      </w:pPr>
      <w:ins w:id="3289" w:author="박윤수" w:date="2014-08-23T00:19:00Z">
        <w:r w:rsidRPr="00857469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 </w:t>
        </w:r>
        <w:r w:rsidRPr="00857469">
          <w:rPr>
            <w:lang w:val="en-US" w:eastAsia="ko-KR"/>
          </w:rPr>
          <w:t>repeat(turn_left, 4)</w:t>
        </w:r>
      </w:ins>
    </w:p>
    <w:p w:rsidR="00AF2823" w:rsidRPr="00857469" w:rsidRDefault="00AF2823" w:rsidP="00AF2823">
      <w:pPr>
        <w:spacing w:after="0"/>
        <w:rPr>
          <w:ins w:id="3290" w:author="박윤수" w:date="2014-08-23T00:19:00Z"/>
          <w:lang w:val="en-US" w:eastAsia="ko-KR"/>
        </w:rPr>
      </w:pPr>
      <w:ins w:id="3291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857469">
          <w:rPr>
            <w:lang w:val="en-US" w:eastAsia="ko-KR"/>
          </w:rPr>
          <w:t xml:space="preserve"> move_or_turn():</w:t>
        </w:r>
      </w:ins>
    </w:p>
    <w:p w:rsidR="00AF2823" w:rsidRPr="00857469" w:rsidRDefault="00AF2823" w:rsidP="00AF2823">
      <w:pPr>
        <w:spacing w:after="0"/>
        <w:rPr>
          <w:ins w:id="3292" w:author="박윤수" w:date="2014-08-23T00:19:00Z"/>
          <w:lang w:val="en-US" w:eastAsia="ko-KR"/>
        </w:rPr>
      </w:pPr>
      <w:ins w:id="3293" w:author="박윤수" w:date="2014-08-23T00:19:00Z">
        <w:r w:rsidRPr="00857469">
          <w:rPr>
            <w:lang w:val="en-US" w:eastAsia="ko-KR"/>
          </w:rPr>
          <w:t xml:space="preserve">  </w:t>
        </w:r>
        <w:r>
          <w:rPr>
            <w:rFonts w:hint="eastAsia"/>
            <w:lang w:val="en-US" w:eastAsia="ko-KR"/>
          </w:rPr>
          <w:t xml:space="preserve">   </w:t>
        </w:r>
        <w:r w:rsidRPr="00857469">
          <w:rPr>
            <w:lang w:val="en-US" w:eastAsia="ko-KR"/>
          </w:rPr>
          <w:t xml:space="preserve">  </w:t>
        </w:r>
        <w:r w:rsidRPr="00766DAB">
          <w:rPr>
            <w:color w:val="0070C0"/>
            <w:lang w:val="en-US" w:eastAsia="ko-KR"/>
          </w:rPr>
          <w:t>if</w:t>
        </w:r>
        <w:r w:rsidRPr="00857469">
          <w:rPr>
            <w:lang w:val="en-US" w:eastAsia="ko-KR"/>
          </w:rPr>
          <w:t xml:space="preserve"> front_is_clear():</w:t>
        </w:r>
      </w:ins>
    </w:p>
    <w:p w:rsidR="00AF2823" w:rsidRPr="00857469" w:rsidRDefault="00AF2823" w:rsidP="00AF2823">
      <w:pPr>
        <w:spacing w:after="0"/>
        <w:rPr>
          <w:ins w:id="3294" w:author="박윤수" w:date="2014-08-23T00:19:00Z"/>
          <w:lang w:val="en-US" w:eastAsia="ko-KR"/>
        </w:rPr>
      </w:pPr>
      <w:ins w:id="3295" w:author="박윤수" w:date="2014-08-23T00:19:00Z">
        <w:r w:rsidRPr="00857469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 </w:t>
        </w:r>
        <w:r w:rsidRPr="00857469">
          <w:rPr>
            <w:lang w:val="en-US" w:eastAsia="ko-KR"/>
          </w:rPr>
          <w:t xml:space="preserve">     dance()</w:t>
        </w:r>
      </w:ins>
    </w:p>
    <w:p w:rsidR="00AF2823" w:rsidRDefault="00AF2823" w:rsidP="00AF2823">
      <w:pPr>
        <w:spacing w:after="0"/>
        <w:rPr>
          <w:ins w:id="3296" w:author="박윤수" w:date="2014-08-23T00:19:00Z"/>
          <w:lang w:val="en-US" w:eastAsia="ko-KR"/>
        </w:rPr>
      </w:pPr>
      <w:ins w:id="3297" w:author="박윤수" w:date="2014-08-23T00:19:00Z">
        <w:r w:rsidRPr="00857469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</w:t>
        </w:r>
        <w:r w:rsidRPr="00857469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</w:t>
        </w:r>
        <w:r w:rsidRPr="00857469">
          <w:rPr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 xml:space="preserve"> </w:t>
        </w:r>
        <w:r w:rsidRPr="00857469">
          <w:rPr>
            <w:lang w:val="en-US" w:eastAsia="ko-KR"/>
          </w:rPr>
          <w:t>move()</w:t>
        </w:r>
      </w:ins>
    </w:p>
    <w:p w:rsidR="00AF2823" w:rsidRDefault="00AF2823" w:rsidP="00AF2823">
      <w:pPr>
        <w:spacing w:after="0"/>
        <w:ind w:firstLineChars="50" w:firstLine="110"/>
        <w:rPr>
          <w:ins w:id="3298" w:author="박윤수" w:date="2014-08-23T00:19:00Z"/>
          <w:lang w:val="en-US" w:eastAsia="ko-KR"/>
        </w:rPr>
      </w:pPr>
      <w:ins w:id="3299" w:author="박윤수" w:date="2014-08-23T00:19:00Z">
        <w:r w:rsidRPr="00857469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else</w:t>
        </w:r>
        <w:r w:rsidRPr="00857469">
          <w:rPr>
            <w:lang w:val="en-US" w:eastAsia="ko-KR"/>
          </w:rPr>
          <w:t>:</w:t>
        </w:r>
      </w:ins>
    </w:p>
    <w:p w:rsidR="00AF2823" w:rsidRPr="00857469" w:rsidRDefault="00AF2823" w:rsidP="00AF2823">
      <w:pPr>
        <w:spacing w:after="0"/>
        <w:rPr>
          <w:ins w:id="3300" w:author="박윤수" w:date="2014-08-23T00:19:00Z"/>
          <w:lang w:val="en-US" w:eastAsia="ko-KR"/>
        </w:rPr>
      </w:pPr>
      <w:ins w:id="3301" w:author="박윤수" w:date="2014-08-23T00:19:00Z">
        <w:r w:rsidRPr="00857469">
          <w:rPr>
            <w:lang w:val="en-US" w:eastAsia="ko-KR"/>
          </w:rPr>
          <w:t xml:space="preserve">       </w:t>
        </w:r>
        <w:r>
          <w:rPr>
            <w:rFonts w:hint="eastAsia"/>
            <w:lang w:val="en-US" w:eastAsia="ko-KR"/>
          </w:rPr>
          <w:t xml:space="preserve">  </w:t>
        </w:r>
        <w:r w:rsidRPr="00857469">
          <w:rPr>
            <w:lang w:val="en-US" w:eastAsia="ko-KR"/>
          </w:rPr>
          <w:t xml:space="preserve"> turn_left()</w:t>
        </w:r>
      </w:ins>
    </w:p>
    <w:p w:rsidR="00AF2823" w:rsidRPr="00857469" w:rsidRDefault="00AF2823" w:rsidP="00AF2823">
      <w:pPr>
        <w:rPr>
          <w:ins w:id="3302" w:author="박윤수" w:date="2014-08-23T00:19:00Z"/>
          <w:lang w:val="en-US" w:eastAsia="ko-KR"/>
        </w:rPr>
      </w:pPr>
      <w:ins w:id="3303" w:author="박윤수" w:date="2014-08-23T00:19:00Z">
        <w:r w:rsidRPr="00857469">
          <w:rPr>
            <w:lang w:val="en-US" w:eastAsia="ko-KR"/>
          </w:rPr>
          <w:t>put_beeper()</w:t>
        </w:r>
      </w:ins>
    </w:p>
    <w:p w:rsidR="00AF2823" w:rsidRPr="00857469" w:rsidRDefault="00AF2823" w:rsidP="00AF2823">
      <w:pPr>
        <w:spacing w:after="0"/>
        <w:rPr>
          <w:ins w:id="3304" w:author="박윤수" w:date="2014-08-23T00:19:00Z"/>
          <w:lang w:val="en-US" w:eastAsia="ko-KR"/>
        </w:rPr>
      </w:pPr>
      <w:ins w:id="3305" w:author="박윤수" w:date="2014-08-23T00:19:00Z">
        <w:r w:rsidRPr="00857469">
          <w:rPr>
            <w:lang w:val="en-US" w:eastAsia="ko-KR"/>
          </w:rPr>
          <w:t>repeat(move_or_turn, 18)</w:t>
        </w:r>
        <w:r w:rsidRPr="00857469">
          <w:rPr>
            <w:lang w:val="en-US" w:eastAsia="ko-KR"/>
          </w:rPr>
          <w:tab/>
        </w:r>
        <w:r w:rsidRPr="00857469">
          <w:rPr>
            <w:lang w:val="en-US" w:eastAsia="ko-KR"/>
          </w:rPr>
          <w:tab/>
        </w:r>
      </w:ins>
    </w:p>
    <w:p w:rsidR="00AF2823" w:rsidRDefault="00AF2823" w:rsidP="00AF2823">
      <w:pPr>
        <w:rPr>
          <w:ins w:id="3306" w:author="박윤수" w:date="2014-08-23T00:19:00Z"/>
          <w:lang w:val="en-US" w:eastAsia="ko-KR"/>
        </w:rPr>
      </w:pPr>
      <w:ins w:id="3307" w:author="박윤수" w:date="2014-08-23T00:19:00Z">
        <w:r w:rsidRPr="00857469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308" w:author="박윤수" w:date="2014-08-23T00:19:00Z"/>
          <w:lang w:val="en-US" w:eastAsia="ko-KR"/>
        </w:rPr>
      </w:pPr>
      <w:ins w:id="3309" w:author="박윤수" w:date="2014-08-23T00:19:00Z">
        <w:r>
          <w:rPr>
            <w:rFonts w:hint="eastAsia"/>
            <w:lang w:val="en-US" w:eastAsia="ko-KR"/>
          </w:rPr>
          <w:t>이제</w:t>
        </w:r>
        <w:r>
          <w:rPr>
            <w:rFonts w:hint="eastAsia"/>
            <w:lang w:val="en-US" w:eastAsia="ko-KR"/>
          </w:rPr>
          <w:t xml:space="preserve"> put_beepr()</w:t>
        </w:r>
        <w:r>
          <w:rPr>
            <w:rFonts w:hint="eastAsia"/>
            <w:lang w:val="en-US" w:eastAsia="ko-KR"/>
          </w:rPr>
          <w:t>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함수문에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포함되어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않아서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정렬되어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들여쓰기가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lang w:val="en-US" w:eastAsia="ko-KR"/>
          </w:rPr>
          <w:t>P</w:t>
        </w:r>
        <w:r>
          <w:rPr>
            <w:rFonts w:hint="eastAsia"/>
            <w:lang w:val="en-US" w:eastAsia="ko-KR"/>
          </w:rPr>
          <w:t>ut_beeper()</w:t>
        </w:r>
        <w:r>
          <w:rPr>
            <w:rFonts w:hint="eastAsia"/>
            <w:lang w:val="en-US" w:eastAsia="ko-KR"/>
          </w:rPr>
          <w:t>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단일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명령문입니다</w:t>
        </w:r>
        <w:r>
          <w:rPr>
            <w:rFonts w:hint="eastAsia"/>
            <w:lang w:val="en-US" w:eastAsia="ko-KR"/>
          </w:rPr>
          <w:t xml:space="preserve">. move_or_turn() </w:t>
        </w:r>
        <w:r>
          <w:rPr>
            <w:rFonts w:hint="eastAsia"/>
            <w:lang w:val="en-US" w:eastAsia="ko-KR"/>
          </w:rPr>
          <w:t>명령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함수문을</w:t>
        </w:r>
        <w:r>
          <w:rPr>
            <w:rFonts w:hint="eastAsia"/>
            <w:lang w:val="en-US" w:eastAsia="ko-KR"/>
          </w:rPr>
          <w:t xml:space="preserve"> 18</w:t>
        </w:r>
        <w:r>
          <w:rPr>
            <w:rFonts w:hint="eastAsia"/>
            <w:lang w:val="en-US" w:eastAsia="ko-KR"/>
          </w:rPr>
          <w:t>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실행하기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수행해야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첫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번째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명령문입니다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실행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결과는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같습니다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rPr>
          <w:ins w:id="3310" w:author="박윤수" w:date="2014-08-23T00:19:00Z"/>
          <w:lang w:val="en-US" w:eastAsia="ko-KR"/>
        </w:rPr>
      </w:pPr>
      <w:ins w:id="3311" w:author="박윤수" w:date="2014-08-23T00:19:00Z">
        <w:r>
          <w:rPr>
            <w:noProof/>
            <w:lang w:val="en-US" w:eastAsia="ko-KR"/>
            <w:rPrChange w:id="3312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2009775" cy="2009775"/>
              <wp:effectExtent l="19050" t="0" r="9525" b="0"/>
              <wp:docPr id="433" name="그림 258" descr="around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4.png"/>
                      <pic:cNvPicPr/>
                    </pic:nvPicPr>
                    <pic:blipFill>
                      <a:blip r:embed="rId9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313" w:author="박윤수" w:date="2014-08-23T00:19:00Z"/>
          <w:lang w:val="en-US" w:eastAsia="ko-KR"/>
        </w:rPr>
      </w:pPr>
      <w:ins w:id="3314" w:author="박윤수" w:date="2014-08-23T00:19:00Z">
        <w:r>
          <w:rPr>
            <w:rFonts w:hint="eastAsia"/>
            <w:lang w:val="en-US" w:eastAsia="ko-KR"/>
          </w:rPr>
          <w:t>지금까지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보시다시피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공백</w:t>
        </w:r>
        <w:r>
          <w:rPr>
            <w:rFonts w:hint="eastAsia"/>
            <w:lang w:val="en-US" w:eastAsia="ko-KR"/>
          </w:rPr>
          <w:t>(</w:t>
        </w:r>
        <w:r>
          <w:rPr>
            <w:rFonts w:hint="eastAsia"/>
            <w:lang w:val="en-US" w:eastAsia="ko-KR"/>
          </w:rPr>
          <w:t>즉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블록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안에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들여쓰기</w:t>
        </w:r>
        <w:r>
          <w:rPr>
            <w:rFonts w:hint="eastAsia"/>
            <w:lang w:val="en-US" w:eastAsia="ko-KR"/>
          </w:rPr>
          <w:t>)</w:t>
        </w:r>
        <w:r>
          <w:rPr>
            <w:rFonts w:hint="eastAsia"/>
            <w:lang w:val="en-US" w:eastAsia="ko-KR"/>
          </w:rPr>
          <w:t>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통해서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많은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정보가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리보그에게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전해집니다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연습을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통해서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공백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들여쓰기를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활용하는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방법을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배울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것이고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명령문을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들여쓰기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함으로써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파이썬에서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메우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읽기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좋은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코드를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있다는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학습할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것입니다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C96B8C" w:rsidRDefault="00AF2823" w:rsidP="00AF2823">
      <w:pPr>
        <w:rPr>
          <w:ins w:id="3315" w:author="박윤수" w:date="2014-08-23T00:19:00Z"/>
          <w:b/>
          <w:color w:val="C00000"/>
          <w:lang w:eastAsia="ko-KR"/>
        </w:rPr>
      </w:pPr>
      <w:ins w:id="3316" w:author="박윤수" w:date="2014-08-23T00:19:00Z">
        <w:r>
          <w:rPr>
            <w:rFonts w:hint="eastAsia"/>
            <w:b/>
            <w:color w:val="C00000"/>
            <w:lang w:eastAsia="ko-KR"/>
          </w:rPr>
          <w:t>장애물</w:t>
        </w:r>
        <w:r>
          <w:rPr>
            <w:rFonts w:hint="eastAsia"/>
            <w:b/>
            <w:color w:val="C00000"/>
            <w:lang w:eastAsia="ko-KR"/>
          </w:rPr>
          <w:t xml:space="preserve"> </w:t>
        </w:r>
        <w:r>
          <w:rPr>
            <w:rFonts w:hint="eastAsia"/>
            <w:b/>
            <w:color w:val="C00000"/>
            <w:lang w:eastAsia="ko-KR"/>
          </w:rPr>
          <w:t>넘기</w:t>
        </w:r>
      </w:ins>
    </w:p>
    <w:p w:rsidR="00AF2823" w:rsidRDefault="00AF2823" w:rsidP="00AF2823">
      <w:pPr>
        <w:rPr>
          <w:ins w:id="3317" w:author="박윤수" w:date="2014-08-23T00:19:00Z"/>
          <w:lang w:eastAsia="ko-KR"/>
        </w:rPr>
      </w:pPr>
      <w:ins w:id="3318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짧은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스프린트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장거리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레이스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참가합니다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옆에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결승선에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도착했다는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인지합니다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코스가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 w:rsidRPr="003549D4">
          <w:rPr>
            <w:lang w:eastAsia="ko-KR"/>
          </w:rPr>
          <w:t>hurdles1.wld</w:t>
        </w:r>
        <w:r>
          <w:rPr>
            <w:rFonts w:hint="eastAsia"/>
            <w:lang w:eastAsia="ko-KR"/>
          </w:rPr>
          <w:t xml:space="preserve">, </w:t>
        </w:r>
        <w:r w:rsidRPr="003549D4">
          <w:rPr>
            <w:lang w:eastAsia="ko-KR"/>
          </w:rPr>
          <w:t>hurdles</w:t>
        </w:r>
        <w:r>
          <w:rPr>
            <w:rFonts w:hint="eastAsia"/>
            <w:lang w:eastAsia="ko-KR"/>
          </w:rPr>
          <w:t>2</w:t>
        </w:r>
        <w:r w:rsidRPr="003549D4">
          <w:rPr>
            <w:lang w:eastAsia="ko-KR"/>
          </w:rPr>
          <w:t>.wld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319" w:author="박윤수" w:date="2014-08-23T00:19:00Z"/>
          <w:lang w:eastAsia="ko-KR"/>
        </w:rPr>
      </w:pPr>
      <w:ins w:id="3320" w:author="박윤수" w:date="2014-08-23T00:19:00Z">
        <w:r>
          <w:rPr>
            <w:noProof/>
            <w:lang w:val="en-US" w:eastAsia="ko-KR"/>
            <w:rPrChange w:id="33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62400" cy="771525"/>
              <wp:effectExtent l="19050" t="0" r="0" b="0"/>
              <wp:docPr id="434" name="그림 259" descr="hurdles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start.png"/>
                      <pic:cNvPicPr/>
                    </pic:nvPicPr>
                    <pic:blipFill>
                      <a:blip r:embed="rId7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7365" w:rsidP="00AF2823">
      <w:pPr>
        <w:rPr>
          <w:ins w:id="3322" w:author="박윤수" w:date="2014-08-23T00:19:00Z"/>
          <w:lang w:eastAsia="ko-KR"/>
        </w:rPr>
      </w:pPr>
      <w:ins w:id="3323" w:author="박윤수" w:date="2014-08-23T00:19:00Z">
        <w:r>
          <w:rPr>
            <w:noProof/>
            <w:lang w:val="en-US" w:eastAsia="ko-KR"/>
            <w:rPrChange w:id="332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33825" cy="781050"/>
              <wp:effectExtent l="19050" t="0" r="9525" b="0"/>
              <wp:docPr id="435" name="그림 260" descr="hurdles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2_start.png"/>
                      <pic:cNvPicPr/>
                    </pic:nvPicPr>
                    <pic:blipFill>
                      <a:blip r:embed="rId9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325" w:author="박윤수" w:date="2014-08-23T00:19:00Z"/>
          <w:lang w:eastAsia="ko-KR"/>
        </w:rPr>
      </w:pPr>
      <w:ins w:id="3326" w:author="박윤수" w:date="2014-08-23T00:19:00Z">
        <w:r>
          <w:rPr>
            <w:rFonts w:hint="eastAsia"/>
            <w:lang w:eastAsia="ko-KR"/>
          </w:rPr>
          <w:t xml:space="preserve">20 </w:t>
        </w:r>
        <w:r>
          <w:rPr>
            <w:rFonts w:hint="eastAsia"/>
            <w:lang w:eastAsia="ko-KR"/>
          </w:rPr>
          <w:t>단위보다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가정합시다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정의합시다</w:t>
        </w:r>
        <w:r>
          <w:rPr>
            <w:rFonts w:hint="eastAsia"/>
            <w:lang w:eastAsia="ko-KR"/>
          </w:rPr>
          <w:t>.</w:t>
        </w:r>
      </w:ins>
    </w:p>
    <w:p w:rsidR="00AF2823" w:rsidRPr="00567D6A" w:rsidRDefault="00AF2823" w:rsidP="00AF2823">
      <w:pPr>
        <w:spacing w:after="0"/>
        <w:rPr>
          <w:ins w:id="3327" w:author="박윤수" w:date="2014-08-23T00:19:00Z"/>
          <w:lang w:val="en-US" w:eastAsia="ko-KR"/>
        </w:rPr>
      </w:pPr>
      <w:ins w:id="3328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567D6A">
          <w:rPr>
            <w:lang w:val="en-US" w:eastAsia="ko-KR"/>
          </w:rPr>
          <w:t xml:space="preserve"> move_jump_or_finish():</w:t>
        </w:r>
      </w:ins>
    </w:p>
    <w:p w:rsidR="00AF2823" w:rsidRPr="00567D6A" w:rsidRDefault="00AF2823" w:rsidP="00AF2823">
      <w:pPr>
        <w:spacing w:after="0"/>
        <w:rPr>
          <w:ins w:id="3329" w:author="박윤수" w:date="2014-08-23T00:19:00Z"/>
          <w:lang w:val="en-US" w:eastAsia="ko-KR"/>
        </w:rPr>
      </w:pPr>
      <w:ins w:id="3330" w:author="박윤수" w:date="2014-08-23T00:19:00Z">
        <w:r w:rsidRPr="00567D6A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</w:t>
        </w:r>
        <w:r w:rsidRPr="00766DAB">
          <w:rPr>
            <w:color w:val="0070C0"/>
            <w:lang w:val="en-US" w:eastAsia="ko-KR"/>
          </w:rPr>
          <w:t>if</w:t>
        </w:r>
        <w:r w:rsidRPr="00567D6A">
          <w:rPr>
            <w:lang w:val="en-US" w:eastAsia="ko-KR"/>
          </w:rPr>
          <w:t xml:space="preserve"> next_to_beeper():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경주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끝</w:t>
        </w:r>
      </w:ins>
    </w:p>
    <w:p w:rsidR="00AF2823" w:rsidRPr="00567D6A" w:rsidRDefault="00AF2823" w:rsidP="00AF2823">
      <w:pPr>
        <w:spacing w:after="0"/>
        <w:rPr>
          <w:ins w:id="3331" w:author="박윤수" w:date="2014-08-23T00:19:00Z"/>
          <w:lang w:val="en-US" w:eastAsia="ko-KR"/>
        </w:rPr>
      </w:pPr>
      <w:ins w:id="3332" w:author="박윤수" w:date="2014-08-23T00:19:00Z">
        <w:r w:rsidRPr="00567D6A">
          <w:rPr>
            <w:lang w:val="en-US" w:eastAsia="ko-KR"/>
          </w:rPr>
          <w:t xml:space="preserve">     </w:t>
        </w:r>
        <w:r>
          <w:rPr>
            <w:rFonts w:hint="eastAsia"/>
            <w:lang w:val="en-US" w:eastAsia="ko-KR"/>
          </w:rPr>
          <w:t xml:space="preserve">  </w:t>
        </w:r>
        <w:r w:rsidRPr="00567D6A">
          <w:rPr>
            <w:lang w:val="en-US" w:eastAsia="ko-KR"/>
          </w:rPr>
          <w:t xml:space="preserve">   turn_off()</w:t>
        </w:r>
      </w:ins>
    </w:p>
    <w:p w:rsidR="00AF2823" w:rsidRPr="00567D6A" w:rsidRDefault="00AF2823" w:rsidP="00AF2823">
      <w:pPr>
        <w:spacing w:after="0"/>
        <w:rPr>
          <w:ins w:id="3333" w:author="박윤수" w:date="2014-08-23T00:19:00Z"/>
          <w:lang w:val="en-US" w:eastAsia="ko-KR"/>
        </w:rPr>
      </w:pPr>
      <w:ins w:id="3334" w:author="박윤수" w:date="2014-08-23T00:19:00Z">
        <w:r w:rsidRPr="00567D6A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</w:t>
        </w:r>
        <w:r w:rsidRPr="00766DAB">
          <w:rPr>
            <w:color w:val="0070C0"/>
            <w:lang w:val="en-US" w:eastAsia="ko-KR"/>
          </w:rPr>
          <w:t>else</w:t>
        </w:r>
        <w:r w:rsidRPr="00567D6A">
          <w:rPr>
            <w:lang w:val="en-US" w:eastAsia="ko-KR"/>
          </w:rPr>
          <w:t>:</w:t>
        </w:r>
      </w:ins>
    </w:p>
    <w:p w:rsidR="00AF2823" w:rsidRPr="00567D6A" w:rsidRDefault="00AF2823" w:rsidP="00AF2823">
      <w:pPr>
        <w:spacing w:after="0"/>
        <w:rPr>
          <w:ins w:id="3335" w:author="박윤수" w:date="2014-08-23T00:19:00Z"/>
          <w:lang w:val="en-US" w:eastAsia="ko-KR"/>
        </w:rPr>
      </w:pPr>
      <w:ins w:id="3336" w:author="박윤수" w:date="2014-08-23T00:19:00Z">
        <w:r w:rsidRPr="00567D6A">
          <w:rPr>
            <w:lang w:val="en-US" w:eastAsia="ko-KR"/>
          </w:rPr>
          <w:t xml:space="preserve">      </w:t>
        </w:r>
        <w:r>
          <w:rPr>
            <w:rFonts w:hint="eastAsia"/>
            <w:lang w:val="en-US" w:eastAsia="ko-KR"/>
          </w:rPr>
          <w:t xml:space="preserve">  </w:t>
        </w:r>
        <w:r w:rsidRPr="00567D6A">
          <w:rPr>
            <w:lang w:val="en-US" w:eastAsia="ko-KR"/>
          </w:rPr>
          <w:t xml:space="preserve">  </w:t>
        </w:r>
        <w:r w:rsidRPr="00766DAB">
          <w:rPr>
            <w:color w:val="0070C0"/>
            <w:lang w:val="en-US" w:eastAsia="ko-KR"/>
          </w:rPr>
          <w:t>if</w:t>
        </w:r>
        <w:r w:rsidRPr="00567D6A">
          <w:rPr>
            <w:lang w:val="en-US" w:eastAsia="ko-KR"/>
          </w:rPr>
          <w:t xml:space="preserve"> front_is_clear():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경주가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끝나지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않았고</w:t>
        </w:r>
        <w:r w:rsidRPr="00D21A89">
          <w:rPr>
            <w:color w:val="00B050"/>
            <w:lang w:val="en-US" w:eastAsia="ko-KR"/>
          </w:rPr>
          <w:t xml:space="preserve">, </w:t>
        </w:r>
        <w:r w:rsidRPr="00D21A89">
          <w:rPr>
            <w:rFonts w:hint="eastAsia"/>
            <w:color w:val="00B050"/>
            <w:lang w:val="en-US" w:eastAsia="ko-KR"/>
          </w:rPr>
          <w:t>넘을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장애물이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없다</w:t>
        </w:r>
        <w:r w:rsidRPr="00D21A89">
          <w:rPr>
            <w:color w:val="00B050"/>
            <w:lang w:val="en-US" w:eastAsia="ko-KR"/>
          </w:rPr>
          <w:t>.</w:t>
        </w:r>
      </w:ins>
    </w:p>
    <w:p w:rsidR="00AF2823" w:rsidRPr="00567D6A" w:rsidRDefault="00AF2823" w:rsidP="00AF2823">
      <w:pPr>
        <w:spacing w:after="0"/>
        <w:rPr>
          <w:ins w:id="3337" w:author="박윤수" w:date="2014-08-23T00:19:00Z"/>
          <w:lang w:val="en-US" w:eastAsia="ko-KR"/>
        </w:rPr>
      </w:pPr>
      <w:ins w:id="3338" w:author="박윤수" w:date="2014-08-23T00:19:00Z">
        <w:r w:rsidRPr="00567D6A">
          <w:rPr>
            <w:lang w:val="en-US" w:eastAsia="ko-KR"/>
          </w:rPr>
          <w:t xml:space="preserve">        </w:t>
        </w:r>
        <w:r>
          <w:rPr>
            <w:rFonts w:hint="eastAsia"/>
            <w:lang w:val="en-US" w:eastAsia="ko-KR"/>
          </w:rPr>
          <w:t xml:space="preserve"> </w:t>
        </w:r>
        <w:r w:rsidRPr="00567D6A">
          <w:rPr>
            <w:lang w:val="en-US" w:eastAsia="ko-KR"/>
          </w:rPr>
          <w:t xml:space="preserve">    move()</w:t>
        </w:r>
      </w:ins>
    </w:p>
    <w:p w:rsidR="00AF2823" w:rsidRPr="00567D6A" w:rsidRDefault="00AF2823" w:rsidP="00AF2823">
      <w:pPr>
        <w:spacing w:after="0"/>
        <w:rPr>
          <w:ins w:id="3339" w:author="박윤수" w:date="2014-08-23T00:19:00Z"/>
          <w:lang w:val="en-US" w:eastAsia="ko-KR"/>
        </w:rPr>
      </w:pPr>
      <w:ins w:id="3340" w:author="박윤수" w:date="2014-08-23T00:19:00Z">
        <w:r w:rsidRPr="00567D6A">
          <w:rPr>
            <w:lang w:val="en-US" w:eastAsia="ko-KR"/>
          </w:rPr>
          <w:lastRenderedPageBreak/>
          <w:t xml:space="preserve">        </w:t>
        </w:r>
        <w:r w:rsidRPr="00766DAB">
          <w:rPr>
            <w:color w:val="0070C0"/>
            <w:lang w:val="en-US" w:eastAsia="ko-KR"/>
          </w:rPr>
          <w:t>else</w:t>
        </w:r>
        <w:r w:rsidRPr="00567D6A">
          <w:rPr>
            <w:lang w:val="en-US" w:eastAsia="ko-KR"/>
          </w:rPr>
          <w:t>:</w:t>
        </w:r>
      </w:ins>
    </w:p>
    <w:p w:rsidR="00AF2823" w:rsidRPr="00567D6A" w:rsidRDefault="00AF2823" w:rsidP="00AF2823">
      <w:pPr>
        <w:rPr>
          <w:ins w:id="3341" w:author="박윤수" w:date="2014-08-23T00:19:00Z"/>
          <w:lang w:val="en-US" w:eastAsia="ko-KR"/>
        </w:rPr>
      </w:pPr>
      <w:ins w:id="3342" w:author="박윤수" w:date="2014-08-23T00:19:00Z">
        <w:r w:rsidRPr="00567D6A">
          <w:rPr>
            <w:lang w:val="en-US" w:eastAsia="ko-KR"/>
          </w:rPr>
          <w:t xml:space="preserve">            jump_one_hurdle()</w:t>
        </w:r>
      </w:ins>
    </w:p>
    <w:p w:rsidR="00AF2823" w:rsidRDefault="00AF2823" w:rsidP="00AF2823">
      <w:pPr>
        <w:rPr>
          <w:ins w:id="3343" w:author="박윤수" w:date="2014-08-23T00:19:00Z"/>
          <w:lang w:eastAsia="ko-KR"/>
        </w:rPr>
      </w:pPr>
      <w:ins w:id="3344" w:author="박윤수" w:date="2014-08-23T00:19:00Z">
        <w:r w:rsidRPr="00567D6A">
          <w:rPr>
            <w:lang w:eastAsia="ko-KR"/>
          </w:rPr>
          <w:t>jump_one_hurdle()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함수문으로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정의문없이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3345" w:author="박윤수" w:date="2014-08-23T00:19:00Z"/>
          <w:lang w:eastAsia="ko-KR"/>
        </w:rPr>
      </w:pPr>
      <w:ins w:id="3346" w:author="박윤수" w:date="2014-08-23T00:19:00Z">
        <w:r>
          <w:rPr>
            <w:lang w:eastAsia="ko-KR"/>
          </w:rPr>
          <w:t>repeat(move_jump_or_finish, 20)</w:t>
        </w:r>
      </w:ins>
    </w:p>
    <w:p w:rsidR="00AF2823" w:rsidRDefault="00AF2823" w:rsidP="00AF2823">
      <w:pPr>
        <w:rPr>
          <w:ins w:id="3347" w:author="박윤수" w:date="2014-08-23T00:19:00Z"/>
          <w:lang w:eastAsia="ko-KR"/>
        </w:rPr>
      </w:pPr>
      <w:ins w:id="3348" w:author="박윤수" w:date="2014-08-23T00:19:00Z">
        <w:r>
          <w:rPr>
            <w:rFonts w:hint="eastAsia"/>
            <w:lang w:eastAsia="ko-KR"/>
          </w:rPr>
          <w:t>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코드는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테스트를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추가함에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Pr="004C656C" w:rsidRDefault="00AF7365" w:rsidP="00AF2823">
      <w:pPr>
        <w:jc w:val="center"/>
        <w:rPr>
          <w:ins w:id="3349" w:author="박윤수" w:date="2014-08-23T00:19:00Z"/>
          <w:lang w:eastAsia="ko-KR"/>
        </w:rPr>
      </w:pPr>
      <w:ins w:id="3350" w:author="박윤수" w:date="2014-08-23T00:19:00Z">
        <w:r>
          <w:rPr>
            <w:noProof/>
            <w:lang w:val="en-US" w:eastAsia="ko-KR"/>
            <w:rPrChange w:id="335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36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>리보그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스스로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결정할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수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있다면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335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3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if, else, if, else, </w:t>
        </w:r>
        <w:r w:rsidR="00AF2823">
          <w:rPr>
            <w:lang w:eastAsia="ko-KR"/>
          </w:rPr>
          <w:t>…</w:t>
        </w:r>
        <w:r>
          <w:rPr>
            <w:noProof/>
            <w:lang w:val="en-US" w:eastAsia="ko-KR"/>
            <w:rPrChange w:id="335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38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567D6A" w:rsidRDefault="00AF2823" w:rsidP="00AF2823">
      <w:pPr>
        <w:rPr>
          <w:ins w:id="3354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3355" w:author="박윤수" w:date="2014-08-23T00:19:00Z"/>
          <w:lang w:eastAsia="ko-KR"/>
          <w:rPrChange w:id="3356" w:author="박윤수" w:date="2014-08-23T00:24:00Z">
            <w:rPr>
              <w:ins w:id="3357" w:author="박윤수" w:date="2014-08-23T00:19:00Z"/>
              <w:color w:val="0070C0"/>
              <w:lang w:eastAsia="ko-KR"/>
            </w:rPr>
          </w:rPrChange>
        </w:rPr>
      </w:pPr>
      <w:bookmarkStart w:id="3358" w:name="_Toc396517146"/>
      <w:ins w:id="3359" w:author="박윤수" w:date="2014-08-23T00:19:00Z">
        <w:r w:rsidRPr="00E80AEF">
          <w:rPr>
            <w:lang w:eastAsia="ko-KR"/>
            <w:rPrChange w:id="3360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lastRenderedPageBreak/>
          <w:t>if, else, if, else, …</w:t>
        </w:r>
        <w:bookmarkEnd w:id="3358"/>
      </w:ins>
    </w:p>
    <w:p w:rsidR="00AF2823" w:rsidRDefault="00AF2823" w:rsidP="00AF2823">
      <w:pPr>
        <w:rPr>
          <w:ins w:id="3361" w:author="박윤수" w:date="2014-08-23T00:19:00Z"/>
          <w:lang w:eastAsia="ko-KR"/>
        </w:rPr>
      </w:pPr>
      <w:ins w:id="3362" w:author="박윤수" w:date="2014-08-23T00:19:00Z">
        <w:r>
          <w:rPr>
            <w:rFonts w:hint="eastAsia"/>
            <w:lang w:eastAsia="ko-KR"/>
          </w:rPr>
          <w:t>앞선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if/else </w:t>
        </w:r>
        <w:r>
          <w:rPr>
            <w:rFonts w:hint="eastAsia"/>
            <w:lang w:eastAsia="ko-KR"/>
          </w:rPr>
          <w:t>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if/else </w:t>
        </w:r>
        <w:r>
          <w:rPr>
            <w:rFonts w:hint="eastAsia"/>
            <w:lang w:eastAsia="ko-KR"/>
          </w:rPr>
          <w:t>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내부에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왜냐하면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끝내거나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장애물을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넘든가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때문입니다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써야만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알아차리셨을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10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배타적인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상상해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가독성은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떨어질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타계하고자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만든</w:t>
        </w:r>
        <w:r>
          <w:rPr>
            <w:rFonts w:hint="eastAsia"/>
            <w:lang w:eastAsia="ko-KR"/>
          </w:rPr>
          <w:t xml:space="preserve"> Guido Van Rossum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if</w:t>
        </w:r>
        <w:r>
          <w:rPr>
            <w:rFonts w:hint="eastAsia"/>
            <w:lang w:eastAsia="ko-KR"/>
          </w:rPr>
          <w:t>절에</w:t>
        </w:r>
        <w:r>
          <w:rPr>
            <w:rFonts w:hint="eastAsia"/>
            <w:lang w:eastAsia="ko-KR"/>
          </w:rPr>
          <w:t xml:space="preserve"> else </w:t>
        </w:r>
        <w:r>
          <w:rPr>
            <w:rFonts w:hint="eastAsia"/>
            <w:lang w:eastAsia="ko-KR"/>
          </w:rPr>
          <w:t>문과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조합을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</w:t>
        </w:r>
        <w:r>
          <w:rPr>
            <w:rFonts w:hint="eastAsia"/>
            <w:lang w:eastAsia="ko-KR"/>
          </w:rPr>
          <w:t>, elif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만들었습니다</w:t>
        </w:r>
        <w:r>
          <w:rPr>
            <w:rFonts w:hint="eastAsia"/>
            <w:lang w:eastAsia="ko-KR"/>
          </w:rPr>
          <w:t>. elif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생각하듯이</w:t>
        </w:r>
        <w:r>
          <w:rPr>
            <w:rFonts w:hint="eastAsia"/>
            <w:lang w:eastAsia="ko-KR"/>
          </w:rPr>
          <w:t xml:space="preserve"> else if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축약어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363" w:author="박윤수" w:date="2014-08-23T00:19:00Z"/>
          <w:lang w:eastAsia="ko-KR"/>
        </w:rPr>
      </w:pPr>
      <w:ins w:id="3364" w:author="박윤수" w:date="2014-08-23T00:19:00Z">
        <w:r w:rsidRPr="00BC6A53">
          <w:rPr>
            <w:color w:val="0070C0"/>
            <w:lang w:eastAsia="ko-KR"/>
          </w:rPr>
          <w:t>def</w:t>
        </w:r>
        <w:r>
          <w:rPr>
            <w:lang w:eastAsia="ko-KR"/>
          </w:rPr>
          <w:t xml:space="preserve"> move_jump_or_finish():</w:t>
        </w:r>
      </w:ins>
    </w:p>
    <w:p w:rsidR="00AF2823" w:rsidRDefault="00AF2823" w:rsidP="00AF2823">
      <w:pPr>
        <w:spacing w:after="0"/>
        <w:rPr>
          <w:ins w:id="3365" w:author="박윤수" w:date="2014-08-23T00:19:00Z"/>
          <w:lang w:eastAsia="ko-KR"/>
        </w:rPr>
      </w:pPr>
      <w:ins w:id="3366" w:author="박윤수" w:date="2014-08-23T00:19:00Z">
        <w:r>
          <w:rPr>
            <w:lang w:eastAsia="ko-KR"/>
          </w:rPr>
          <w:t xml:space="preserve">   </w:t>
        </w:r>
        <w:r>
          <w:rPr>
            <w:rFonts w:hint="eastAsia"/>
            <w:lang w:eastAsia="ko-KR"/>
          </w:rPr>
          <w:t xml:space="preserve">  </w:t>
        </w:r>
        <w:r>
          <w:rPr>
            <w:lang w:eastAsia="ko-KR"/>
          </w:rPr>
          <w:t xml:space="preserve"> </w:t>
        </w:r>
        <w:r w:rsidRPr="00D21A89">
          <w:rPr>
            <w:color w:val="0070C0"/>
            <w:lang w:eastAsia="ko-KR"/>
          </w:rPr>
          <w:t>if</w:t>
        </w:r>
        <w:r>
          <w:rPr>
            <w:lang w:eastAsia="ko-KR"/>
          </w:rPr>
          <w:t xml:space="preserve"> next_to_beeper():</w:t>
        </w:r>
      </w:ins>
    </w:p>
    <w:p w:rsidR="00AF2823" w:rsidRDefault="00AF2823" w:rsidP="00AF2823">
      <w:pPr>
        <w:spacing w:after="0"/>
        <w:rPr>
          <w:ins w:id="3367" w:author="박윤수" w:date="2014-08-23T00:19:00Z"/>
          <w:lang w:eastAsia="ko-KR"/>
        </w:rPr>
      </w:pPr>
      <w:ins w:id="3368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    turn_off()</w:t>
        </w:r>
      </w:ins>
    </w:p>
    <w:p w:rsidR="00AF2823" w:rsidRDefault="00AF2823" w:rsidP="00AF2823">
      <w:pPr>
        <w:spacing w:after="0"/>
        <w:rPr>
          <w:ins w:id="3369" w:author="박윤수" w:date="2014-08-23T00:19:00Z"/>
          <w:lang w:eastAsia="ko-KR"/>
        </w:rPr>
      </w:pPr>
      <w:ins w:id="3370" w:author="박윤수" w:date="2014-08-23T00:19:00Z"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 xml:space="preserve">  </w:t>
        </w:r>
        <w:r>
          <w:rPr>
            <w:lang w:eastAsia="ko-KR"/>
          </w:rPr>
          <w:t xml:space="preserve">   </w:t>
        </w:r>
        <w:r w:rsidRPr="00D21A89">
          <w:rPr>
            <w:color w:val="0070C0"/>
            <w:lang w:eastAsia="ko-KR"/>
          </w:rPr>
          <w:t>el</w:t>
        </w:r>
        <w:r>
          <w:rPr>
            <w:color w:val="0070C0"/>
            <w:lang w:eastAsia="ko-KR"/>
          </w:rPr>
          <w:t>if</w:t>
        </w:r>
        <w:r>
          <w:rPr>
            <w:lang w:eastAsia="ko-KR"/>
          </w:rPr>
          <w:t xml:space="preserve"> front_is_clear():</w:t>
        </w:r>
      </w:ins>
    </w:p>
    <w:p w:rsidR="00AF2823" w:rsidRDefault="00AF2823" w:rsidP="00AF2823">
      <w:pPr>
        <w:spacing w:after="0"/>
        <w:rPr>
          <w:ins w:id="3371" w:author="박윤수" w:date="2014-08-23T00:19:00Z"/>
          <w:lang w:eastAsia="ko-KR"/>
        </w:rPr>
      </w:pPr>
      <w:ins w:id="3372" w:author="박윤수" w:date="2014-08-23T00:19:00Z">
        <w:r>
          <w:rPr>
            <w:lang w:eastAsia="ko-KR"/>
          </w:rPr>
          <w:t xml:space="preserve">     </w:t>
        </w:r>
        <w:r>
          <w:rPr>
            <w:rFonts w:hint="eastAsia"/>
            <w:lang w:eastAsia="ko-KR"/>
          </w:rPr>
          <w:t xml:space="preserve">  </w:t>
        </w:r>
        <w:r>
          <w:rPr>
            <w:lang w:eastAsia="ko-KR"/>
          </w:rPr>
          <w:t xml:space="preserve">   move()</w:t>
        </w:r>
      </w:ins>
    </w:p>
    <w:p w:rsidR="00AF2823" w:rsidRDefault="00AF2823" w:rsidP="00AF2823">
      <w:pPr>
        <w:spacing w:after="0"/>
        <w:rPr>
          <w:ins w:id="3373" w:author="박윤수" w:date="2014-08-23T00:19:00Z"/>
          <w:lang w:eastAsia="ko-KR"/>
        </w:rPr>
      </w:pPr>
      <w:ins w:id="3374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 </w:t>
        </w:r>
        <w:r w:rsidRPr="00766DAB">
          <w:rPr>
            <w:color w:val="0070C0"/>
            <w:lang w:eastAsia="ko-KR"/>
          </w:rPr>
          <w:t>else</w:t>
        </w:r>
        <w:r>
          <w:rPr>
            <w:lang w:eastAsia="ko-KR"/>
          </w:rPr>
          <w:t>:</w:t>
        </w:r>
      </w:ins>
    </w:p>
    <w:p w:rsidR="00AF2823" w:rsidRDefault="00AF2823" w:rsidP="00AF2823">
      <w:pPr>
        <w:rPr>
          <w:ins w:id="3375" w:author="박윤수" w:date="2014-08-23T00:19:00Z"/>
          <w:lang w:eastAsia="ko-KR"/>
        </w:rPr>
      </w:pPr>
      <w:ins w:id="3376" w:author="박윤수" w:date="2014-08-23T00:19:00Z">
        <w:r>
          <w:rPr>
            <w:lang w:eastAsia="ko-KR"/>
          </w:rPr>
          <w:t xml:space="preserve">    </w:t>
        </w:r>
        <w:r>
          <w:rPr>
            <w:rFonts w:hint="eastAsia"/>
            <w:lang w:eastAsia="ko-KR"/>
          </w:rPr>
          <w:t xml:space="preserve">  </w:t>
        </w:r>
        <w:r>
          <w:rPr>
            <w:lang w:eastAsia="ko-KR"/>
          </w:rPr>
          <w:t xml:space="preserve">    jump_one_hurdle()</w:t>
        </w:r>
      </w:ins>
    </w:p>
    <w:p w:rsidR="00AF2823" w:rsidRDefault="00AF2823" w:rsidP="00AF2823">
      <w:pPr>
        <w:rPr>
          <w:ins w:id="3377" w:author="박윤수" w:date="2014-08-23T00:19:00Z"/>
          <w:lang w:eastAsia="ko-KR"/>
        </w:rPr>
      </w:pPr>
      <w:ins w:id="3378" w:author="박윤수" w:date="2014-08-23T00:19:00Z"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들여쓰기가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되어</w:t>
        </w:r>
        <w:r>
          <w:rPr>
            <w:rFonts w:hint="eastAsia"/>
            <w:lang w:eastAsia="ko-KR"/>
          </w:rPr>
          <w:t>, 3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가능한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else </w:t>
        </w:r>
        <w:r>
          <w:rPr>
            <w:rFonts w:hint="eastAsia"/>
            <w:lang w:eastAsia="ko-KR"/>
          </w:rPr>
          <w:t>조건은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거짓인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경우에만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수행되어</w:t>
        </w:r>
        <w:r>
          <w:rPr>
            <w:rFonts w:hint="eastAsia"/>
            <w:lang w:eastAsia="ko-KR"/>
          </w:rPr>
          <w:t>, else</w:t>
        </w:r>
        <w:r>
          <w:rPr>
            <w:rFonts w:hint="eastAsia"/>
            <w:lang w:eastAsia="ko-KR"/>
          </w:rPr>
          <w:t>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관계된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조건은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>. 3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필요하다면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elif</w:t>
        </w:r>
        <w:r>
          <w:rPr>
            <w:rFonts w:hint="eastAsia"/>
            <w:lang w:eastAsia="ko-KR"/>
          </w:rPr>
          <w:t>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Pr="00410AE0" w:rsidRDefault="00AF2823" w:rsidP="00AF2823">
      <w:pPr>
        <w:spacing w:after="0"/>
        <w:rPr>
          <w:ins w:id="3379" w:author="박윤수" w:date="2014-08-23T00:19:00Z"/>
          <w:lang w:val="en-US" w:eastAsia="ko-KR"/>
        </w:rPr>
      </w:pPr>
      <w:ins w:id="3380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410AE0">
          <w:rPr>
            <w:lang w:val="en-US" w:eastAsia="ko-KR"/>
          </w:rPr>
          <w:t xml:space="preserve"> move_jump_or_finish():</w:t>
        </w:r>
      </w:ins>
    </w:p>
    <w:p w:rsidR="00AF2823" w:rsidRPr="00410AE0" w:rsidRDefault="00AF2823" w:rsidP="00AF2823">
      <w:pPr>
        <w:spacing w:after="0"/>
        <w:rPr>
          <w:ins w:id="3381" w:author="박윤수" w:date="2014-08-23T00:19:00Z"/>
          <w:lang w:val="en-US" w:eastAsia="ko-KR"/>
        </w:rPr>
      </w:pPr>
      <w:ins w:id="3382" w:author="박윤수" w:date="2014-08-23T00:19:00Z">
        <w:r w:rsidRPr="00410AE0">
          <w:rPr>
            <w:lang w:val="en-US" w:eastAsia="ko-KR"/>
          </w:rPr>
          <w:t xml:space="preserve">  </w:t>
        </w:r>
        <w:r>
          <w:rPr>
            <w:rFonts w:hint="eastAsia"/>
            <w:lang w:val="en-US" w:eastAsia="ko-KR"/>
          </w:rPr>
          <w:t xml:space="preserve">   </w:t>
        </w:r>
        <w:r w:rsidRPr="00410AE0">
          <w:rPr>
            <w:lang w:val="en-US" w:eastAsia="ko-KR"/>
          </w:rPr>
          <w:t xml:space="preserve"> </w:t>
        </w:r>
        <w:r w:rsidRPr="00766DAB">
          <w:rPr>
            <w:color w:val="0070C0"/>
            <w:lang w:val="en-US" w:eastAsia="ko-KR"/>
          </w:rPr>
          <w:t>if</w:t>
        </w:r>
        <w:r w:rsidRPr="00410AE0">
          <w:rPr>
            <w:lang w:val="en-US" w:eastAsia="ko-KR"/>
          </w:rPr>
          <w:t xml:space="preserve"> next_to_beeper():</w:t>
        </w:r>
      </w:ins>
    </w:p>
    <w:p w:rsidR="00AF2823" w:rsidRPr="00410AE0" w:rsidRDefault="00AF2823" w:rsidP="00AF2823">
      <w:pPr>
        <w:spacing w:after="0"/>
        <w:rPr>
          <w:ins w:id="3383" w:author="박윤수" w:date="2014-08-23T00:19:00Z"/>
          <w:lang w:val="en-US" w:eastAsia="ko-KR"/>
        </w:rPr>
      </w:pPr>
      <w:ins w:id="3384" w:author="박윤수" w:date="2014-08-23T00:19:00Z">
        <w:r w:rsidRPr="00410AE0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 </w:t>
        </w:r>
        <w:r w:rsidRPr="00410AE0">
          <w:rPr>
            <w:lang w:val="en-US" w:eastAsia="ko-KR"/>
          </w:rPr>
          <w:t xml:space="preserve">    turn_off()</w:t>
        </w:r>
      </w:ins>
    </w:p>
    <w:p w:rsidR="00AF2823" w:rsidRPr="00410AE0" w:rsidRDefault="00AF2823" w:rsidP="00AF2823">
      <w:pPr>
        <w:spacing w:after="0"/>
        <w:rPr>
          <w:ins w:id="3385" w:author="박윤수" w:date="2014-08-23T00:19:00Z"/>
          <w:lang w:val="en-US" w:eastAsia="ko-KR"/>
        </w:rPr>
      </w:pPr>
      <w:ins w:id="3386" w:author="박윤수" w:date="2014-08-23T00:19:00Z">
        <w:r w:rsidRPr="00D21A89">
          <w:rPr>
            <w:color w:val="0070C0"/>
            <w:lang w:val="en-US" w:eastAsia="ko-KR"/>
          </w:rPr>
          <w:t xml:space="preserve">      el</w:t>
        </w:r>
        <w:r>
          <w:rPr>
            <w:color w:val="0070C0"/>
            <w:lang w:val="en-US" w:eastAsia="ko-KR"/>
          </w:rPr>
          <w:t>if</w:t>
        </w:r>
        <w:r w:rsidRPr="00410AE0">
          <w:rPr>
            <w:lang w:val="en-US" w:eastAsia="ko-KR"/>
          </w:rPr>
          <w:t xml:space="preserve"> front_is_clear():</w:t>
        </w:r>
      </w:ins>
    </w:p>
    <w:p w:rsidR="00AF2823" w:rsidRDefault="00AF2823" w:rsidP="00AF2823">
      <w:pPr>
        <w:tabs>
          <w:tab w:val="left" w:pos="2246"/>
        </w:tabs>
        <w:spacing w:after="0"/>
        <w:rPr>
          <w:ins w:id="3387" w:author="박윤수" w:date="2014-08-23T00:19:00Z"/>
          <w:lang w:val="en-US" w:eastAsia="ko-KR"/>
        </w:rPr>
      </w:pPr>
      <w:ins w:id="3388" w:author="박윤수" w:date="2014-08-23T00:19:00Z">
        <w:r w:rsidRPr="00410AE0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</w:t>
        </w:r>
        <w:r w:rsidRPr="00410AE0">
          <w:rPr>
            <w:lang w:val="en-US" w:eastAsia="ko-KR"/>
          </w:rPr>
          <w:t xml:space="preserve">     move()</w:t>
        </w:r>
        <w:r>
          <w:rPr>
            <w:lang w:val="en-US" w:eastAsia="ko-KR"/>
          </w:rPr>
          <w:tab/>
        </w:r>
      </w:ins>
    </w:p>
    <w:p w:rsidR="00AF2823" w:rsidRPr="00216280" w:rsidRDefault="00AF2823" w:rsidP="00AF2823">
      <w:pPr>
        <w:spacing w:after="0"/>
        <w:rPr>
          <w:ins w:id="3389" w:author="박윤수" w:date="2014-08-23T00:19:00Z"/>
          <w:color w:val="00B050"/>
          <w:lang w:val="en-US" w:eastAsia="ko-KR"/>
        </w:rPr>
      </w:pPr>
      <w:ins w:id="3390" w:author="박윤수" w:date="2014-08-23T00:19:00Z">
        <w:r w:rsidRPr="00D21A89">
          <w:rPr>
            <w:color w:val="0070C0"/>
            <w:lang w:val="en-US" w:eastAsia="ko-KR"/>
          </w:rPr>
          <w:t xml:space="preserve">      el</w:t>
        </w:r>
        <w:r>
          <w:rPr>
            <w:color w:val="0070C0"/>
            <w:lang w:val="en-US" w:eastAsia="ko-KR"/>
          </w:rPr>
          <w:t>if</w:t>
        </w:r>
        <w:r w:rsidRPr="00410AE0">
          <w:rPr>
            <w:lang w:val="en-US" w:eastAsia="ko-KR"/>
          </w:rPr>
          <w:t xml:space="preserve"> right_is_clear():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항상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거짓</w:t>
        </w:r>
        <w:r w:rsidRPr="00D21A89">
          <w:rPr>
            <w:color w:val="00B050"/>
            <w:lang w:val="en-US" w:eastAsia="ko-KR"/>
          </w:rPr>
          <w:t>(False)</w:t>
        </w:r>
      </w:ins>
    </w:p>
    <w:p w:rsidR="00AF2823" w:rsidRPr="00410AE0" w:rsidRDefault="00AF2823" w:rsidP="00AF2823">
      <w:pPr>
        <w:spacing w:after="0"/>
        <w:rPr>
          <w:ins w:id="3391" w:author="박윤수" w:date="2014-08-23T00:19:00Z"/>
          <w:lang w:val="en-US" w:eastAsia="ko-KR"/>
        </w:rPr>
      </w:pPr>
      <w:ins w:id="3392" w:author="박윤수" w:date="2014-08-23T00:19:00Z">
        <w:r w:rsidRPr="00410AE0">
          <w:rPr>
            <w:lang w:val="en-US" w:eastAsia="ko-KR"/>
          </w:rPr>
          <w:t xml:space="preserve">    </w:t>
        </w:r>
        <w:r>
          <w:rPr>
            <w:rFonts w:hint="eastAsia"/>
            <w:lang w:val="en-US" w:eastAsia="ko-KR"/>
          </w:rPr>
          <w:t xml:space="preserve"> </w:t>
        </w:r>
        <w:r w:rsidRPr="00410AE0">
          <w:rPr>
            <w:lang w:val="en-US" w:eastAsia="ko-KR"/>
          </w:rPr>
          <w:t xml:space="preserve">    pass </w:t>
        </w:r>
      </w:ins>
    </w:p>
    <w:p w:rsidR="00AF2823" w:rsidRPr="00410AE0" w:rsidRDefault="00AF2823" w:rsidP="00AF2823">
      <w:pPr>
        <w:spacing w:after="0"/>
        <w:rPr>
          <w:ins w:id="3393" w:author="박윤수" w:date="2014-08-23T00:19:00Z"/>
          <w:lang w:val="en-US" w:eastAsia="ko-KR"/>
        </w:rPr>
      </w:pPr>
      <w:ins w:id="3394" w:author="박윤수" w:date="2014-08-23T00:19:00Z">
        <w:r w:rsidRPr="00410AE0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 </w:t>
        </w:r>
        <w:r w:rsidRPr="00410AE0">
          <w:rPr>
            <w:lang w:val="en-US" w:eastAsia="ko-KR"/>
          </w:rPr>
          <w:t xml:space="preserve"> </w:t>
        </w:r>
        <w:r w:rsidRPr="00766DAB">
          <w:rPr>
            <w:color w:val="0070C0"/>
            <w:lang w:val="en-US" w:eastAsia="ko-KR"/>
          </w:rPr>
          <w:t>else</w:t>
        </w:r>
        <w:r w:rsidRPr="00410AE0">
          <w:rPr>
            <w:lang w:val="en-US" w:eastAsia="ko-KR"/>
          </w:rPr>
          <w:t>:</w:t>
        </w:r>
      </w:ins>
    </w:p>
    <w:p w:rsidR="00AF2823" w:rsidRDefault="00AF2823" w:rsidP="00AF2823">
      <w:pPr>
        <w:rPr>
          <w:ins w:id="3395" w:author="박윤수" w:date="2014-08-23T00:19:00Z"/>
          <w:lang w:val="en-US" w:eastAsia="ko-KR"/>
        </w:rPr>
      </w:pPr>
      <w:ins w:id="3396" w:author="박윤수" w:date="2014-08-23T00:19:00Z">
        <w:r w:rsidRPr="00410AE0">
          <w:rPr>
            <w:lang w:val="en-US" w:eastAsia="ko-KR"/>
          </w:rPr>
          <w:t xml:space="preserve">   </w:t>
        </w:r>
        <w:r>
          <w:rPr>
            <w:rFonts w:hint="eastAsia"/>
            <w:lang w:val="en-US" w:eastAsia="ko-KR"/>
          </w:rPr>
          <w:t xml:space="preserve"> </w:t>
        </w:r>
        <w:r w:rsidRPr="00410AE0">
          <w:rPr>
            <w:lang w:val="en-US" w:eastAsia="ko-KR"/>
          </w:rPr>
          <w:t xml:space="preserve">     jump_one_hurdle()</w:t>
        </w:r>
      </w:ins>
    </w:p>
    <w:p w:rsidR="00AF2823" w:rsidRDefault="00AF2823" w:rsidP="00AF2823">
      <w:pPr>
        <w:rPr>
          <w:ins w:id="3397" w:author="박윤수" w:date="2014-08-23T00:19:00Z"/>
          <w:b/>
          <w:lang w:val="en-US" w:eastAsia="ko-KR"/>
        </w:rPr>
      </w:pPr>
      <w:ins w:id="3398" w:author="박윤수" w:date="2014-08-23T00:19:00Z"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바닥의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따라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움직여서</w:t>
        </w:r>
        <w:r>
          <w:rPr>
            <w:rFonts w:hint="eastAsia"/>
            <w:lang w:val="en-US" w:eastAsia="ko-KR"/>
          </w:rPr>
          <w:t xml:space="preserve">, right_is_clear() </w:t>
        </w:r>
        <w:r>
          <w:rPr>
            <w:rFonts w:hint="eastAsia"/>
            <w:lang w:val="en-US" w:eastAsia="ko-KR"/>
          </w:rPr>
          <w:t>명령문은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항상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거짓이여서</w:t>
        </w:r>
        <w:r>
          <w:rPr>
            <w:rFonts w:hint="eastAsia"/>
            <w:lang w:val="en-US" w:eastAsia="ko-KR"/>
          </w:rPr>
          <w:t xml:space="preserve">, pass </w:t>
        </w:r>
        <w:r>
          <w:rPr>
            <w:rFonts w:hint="eastAsia"/>
            <w:lang w:val="en-US" w:eastAsia="ko-KR"/>
          </w:rPr>
          <w:t>명령문</w:t>
        </w:r>
        <w:r>
          <w:rPr>
            <w:rFonts w:hint="eastAsia"/>
            <w:lang w:val="en-US" w:eastAsia="ko-KR"/>
          </w:rPr>
          <w:t>(</w:t>
        </w:r>
        <w:r>
          <w:rPr>
            <w:rFonts w:hint="eastAsia"/>
            <w:lang w:val="en-US" w:eastAsia="ko-KR"/>
          </w:rPr>
          <w:t>파이썬에서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아무것도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하지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동일</w:t>
        </w:r>
        <w:r>
          <w:rPr>
            <w:rFonts w:hint="eastAsia"/>
            <w:lang w:val="en-US" w:eastAsia="ko-KR"/>
          </w:rPr>
          <w:t>)</w:t>
        </w:r>
        <w:r>
          <w:rPr>
            <w:rFonts w:hint="eastAsia"/>
            <w:lang w:val="en-US" w:eastAsia="ko-KR"/>
          </w:rPr>
          <w:t>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항상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무시됩니다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lang w:val="en-US" w:eastAsia="ko-KR"/>
          </w:rPr>
          <w:t>L</w:t>
        </w:r>
        <w:r>
          <w:rPr>
            <w:rFonts w:hint="eastAsia"/>
            <w:lang w:val="en-US" w:eastAsia="ko-KR"/>
          </w:rPr>
          <w:t xml:space="preserve">eft_is_clear() </w:t>
        </w:r>
        <w:r>
          <w:rPr>
            <w:rFonts w:hint="eastAsia"/>
            <w:lang w:val="en-US" w:eastAsia="ko-KR"/>
          </w:rPr>
          <w:t>명령문이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대신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사용한다면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첫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번째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장애물에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도달하자마자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영원히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움직이지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못하게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것입니다</w:t>
        </w:r>
        <w:r>
          <w:rPr>
            <w:rFonts w:hint="eastAsia"/>
            <w:lang w:val="en-US" w:eastAsia="ko-KR"/>
          </w:rPr>
          <w:t xml:space="preserve">. </w:t>
        </w:r>
        <w:r w:rsidRPr="00410AE0">
          <w:rPr>
            <w:rFonts w:hint="eastAsia"/>
            <w:b/>
            <w:lang w:val="en-US" w:eastAsia="ko-KR"/>
          </w:rPr>
          <w:t>여러분이</w:t>
        </w:r>
        <w:r w:rsidRPr="00410AE0">
          <w:rPr>
            <w:rFonts w:hint="eastAsia"/>
            <w:b/>
            <w:lang w:val="en-US" w:eastAsia="ko-KR"/>
          </w:rPr>
          <w:t xml:space="preserve"> </w:t>
        </w:r>
        <w:r w:rsidRPr="00410AE0">
          <w:rPr>
            <w:rFonts w:hint="eastAsia"/>
            <w:b/>
            <w:lang w:val="en-US" w:eastAsia="ko-KR"/>
          </w:rPr>
          <w:t>직접</w:t>
        </w:r>
        <w:r w:rsidRPr="00410AE0">
          <w:rPr>
            <w:rFonts w:hint="eastAsia"/>
            <w:b/>
            <w:lang w:val="en-US" w:eastAsia="ko-KR"/>
          </w:rPr>
          <w:t xml:space="preserve"> </w:t>
        </w:r>
        <w:r w:rsidRPr="00410AE0">
          <w:rPr>
            <w:rFonts w:hint="eastAsia"/>
            <w:b/>
            <w:lang w:val="en-US" w:eastAsia="ko-KR"/>
          </w:rPr>
          <w:t>해보세요</w:t>
        </w:r>
        <w:r w:rsidRPr="00410AE0">
          <w:rPr>
            <w:rFonts w:hint="eastAsia"/>
            <w:b/>
            <w:lang w:val="en-US" w:eastAsia="ko-KR"/>
          </w:rPr>
          <w:t>!</w:t>
        </w:r>
      </w:ins>
    </w:p>
    <w:p w:rsidR="00AF2823" w:rsidRDefault="00AF2823" w:rsidP="00AF2823">
      <w:pPr>
        <w:spacing w:after="0"/>
        <w:ind w:left="0"/>
        <w:rPr>
          <w:ins w:id="3399" w:author="박윤수" w:date="2014-08-23T00:19:00Z"/>
          <w:b/>
          <w:color w:val="4F6228" w:themeColor="accent3" w:themeShade="80"/>
          <w:lang w:eastAsia="ko-KR"/>
        </w:rPr>
      </w:pPr>
      <w:ins w:id="3400" w:author="박윤수" w:date="2014-08-23T00:19:00Z">
        <w:r>
          <w:rPr>
            <w:b/>
            <w:color w:val="4F6228" w:themeColor="accent3" w:themeShade="80"/>
            <w:lang w:eastAsia="ko-KR"/>
          </w:rPr>
          <w:br w:type="page"/>
        </w:r>
      </w:ins>
    </w:p>
    <w:p w:rsidR="00AF2823" w:rsidRPr="00FB7442" w:rsidRDefault="00AF2823" w:rsidP="00AF2823">
      <w:pPr>
        <w:spacing w:before="240"/>
        <w:rPr>
          <w:ins w:id="3401" w:author="박윤수" w:date="2014-08-23T00:19:00Z"/>
          <w:b/>
          <w:color w:val="4F6228" w:themeColor="accent3" w:themeShade="80"/>
          <w:lang w:eastAsia="ko-KR"/>
        </w:rPr>
      </w:pPr>
      <w:ins w:id="3402" w:author="박윤수" w:date="2014-08-23T00:19:00Z">
        <w:r w:rsidRPr="00B85D9B">
          <w:rPr>
            <w:rFonts w:hint="eastAsia"/>
            <w:b/>
            <w:color w:val="00B050"/>
            <w:lang w:eastAsia="ko-KR"/>
          </w:rPr>
          <w:lastRenderedPageBreak/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3403" w:author="박윤수" w:date="2014-08-23T00:19:00Z"/>
          <w:lang w:eastAsia="ko-KR"/>
        </w:rPr>
      </w:pPr>
      <w:ins w:id="3404" w:author="박윤수" w:date="2014-08-23T00:19:00Z">
        <w:r>
          <w:rPr>
            <w:lang w:eastAsia="ko-KR"/>
          </w:rPr>
          <w:t>I</w:t>
        </w:r>
        <w:r>
          <w:rPr>
            <w:rFonts w:hint="eastAsia"/>
            <w:lang w:eastAsia="ko-KR"/>
          </w:rPr>
          <w:t xml:space="preserve">f, elif, else </w:t>
        </w:r>
        <w:r>
          <w:rPr>
            <w:rFonts w:hint="eastAsia"/>
            <w:lang w:eastAsia="ko-KR"/>
          </w:rPr>
          <w:t>키워드를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hurdles3.wld </w:t>
        </w:r>
        <w:r>
          <w:rPr>
            <w:rFonts w:hint="eastAsia"/>
            <w:lang w:eastAsia="ko-KR"/>
          </w:rPr>
          <w:t>파일의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405" w:author="박윤수" w:date="2014-08-23T00:19:00Z"/>
          <w:lang w:eastAsia="ko-KR"/>
        </w:rPr>
      </w:pPr>
      <w:ins w:id="3406" w:author="박윤수" w:date="2014-08-23T00:19:00Z">
        <w:r>
          <w:rPr>
            <w:noProof/>
            <w:lang w:val="en-US" w:eastAsia="ko-KR"/>
            <w:rPrChange w:id="34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05250" cy="790575"/>
              <wp:effectExtent l="19050" t="0" r="0" b="0"/>
              <wp:docPr id="439" name="그림 264" descr="hurdles3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3_start.png"/>
                      <pic:cNvPicPr/>
                    </pic:nvPicPr>
                    <pic:blipFill>
                      <a:blip r:embed="rId9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525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408" w:author="박윤수" w:date="2014-08-23T00:19:00Z"/>
          <w:lang w:eastAsia="ko-KR"/>
        </w:rPr>
      </w:pPr>
    </w:p>
    <w:p w:rsidR="00AF2823" w:rsidRPr="00ED5661" w:rsidRDefault="00AF7365" w:rsidP="00AF2823">
      <w:pPr>
        <w:jc w:val="center"/>
        <w:rPr>
          <w:ins w:id="3409" w:author="박윤수" w:date="2014-08-23T00:19:00Z"/>
          <w:lang w:eastAsia="ko-KR"/>
        </w:rPr>
      </w:pPr>
      <w:ins w:id="3410" w:author="박윤수" w:date="2014-08-23T00:19:00Z">
        <w:r>
          <w:rPr>
            <w:noProof/>
            <w:lang w:val="en-US" w:eastAsia="ko-KR"/>
            <w:rPrChange w:id="34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4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ED5661">
          <w:rPr>
            <w:rFonts w:hint="eastAsia"/>
            <w:lang w:eastAsia="ko-KR"/>
          </w:rPr>
          <w:t xml:space="preserve"> </w:t>
        </w:r>
        <w:r w:rsidR="00AF2823" w:rsidRPr="00ED5661">
          <w:rPr>
            <w:rFonts w:hint="eastAsia"/>
            <w:lang w:eastAsia="ko-KR"/>
          </w:rPr>
          <w:t>제</w:t>
        </w:r>
        <w:r w:rsidR="00AF2823" w:rsidRPr="00ED5661">
          <w:rPr>
            <w:rFonts w:hint="eastAsia"/>
            <w:lang w:eastAsia="ko-KR"/>
          </w:rPr>
          <w:t xml:space="preserve"> </w:t>
        </w:r>
        <w:r w:rsidR="00AF2823" w:rsidRPr="00ED5661">
          <w:rPr>
            <w:rFonts w:hint="eastAsia"/>
            <w:lang w:eastAsia="ko-KR"/>
          </w:rPr>
          <w:t>말을</w:t>
        </w:r>
        <w:r w:rsidR="00AF2823" w:rsidRPr="00ED5661">
          <w:rPr>
            <w:rFonts w:hint="eastAsia"/>
            <w:lang w:eastAsia="ko-KR"/>
          </w:rPr>
          <w:t xml:space="preserve"> </w:t>
        </w:r>
        <w:r w:rsidR="00AF2823" w:rsidRPr="00ED5661">
          <w:rPr>
            <w:rFonts w:hint="eastAsia"/>
            <w:lang w:eastAsia="ko-KR"/>
          </w:rPr>
          <w:t>들으세요…</w:t>
        </w:r>
        <w:r w:rsidR="00AF2823" w:rsidRPr="00ED5661">
          <w:rPr>
            <w:rFonts w:hint="eastAsia"/>
            <w:lang w:eastAsia="ko-KR"/>
          </w:rPr>
          <w:t xml:space="preserve"> </w:t>
        </w:r>
        <w:r w:rsidR="00AF2823" w:rsidRPr="00ED5661">
          <w:rPr>
            <w:rFonts w:hint="eastAsia"/>
            <w:lang w:eastAsia="ko-KR"/>
          </w:rPr>
          <w:t>그렇지</w:t>
        </w:r>
        <w:r w:rsidR="00AF2823" w:rsidRPr="00ED5661">
          <w:rPr>
            <w:rFonts w:hint="eastAsia"/>
            <w:lang w:eastAsia="ko-KR"/>
          </w:rPr>
          <w:t xml:space="preserve"> </w:t>
        </w:r>
        <w:r w:rsidR="00AF2823" w:rsidRPr="00ED5661">
          <w:rPr>
            <w:rFonts w:hint="eastAsia"/>
            <w:lang w:eastAsia="ko-KR"/>
          </w:rPr>
          <w:t>않다면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341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4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참이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아닙니까</w:t>
        </w:r>
        <w:r w:rsidR="00AF2823">
          <w:rPr>
            <w:rFonts w:hint="eastAsia"/>
            <w:lang w:eastAsia="ko-KR"/>
          </w:rPr>
          <w:t>?</w:t>
        </w:r>
        <w:r w:rsidR="00AF2823" w:rsidRPr="00ED5661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41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4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410AE0" w:rsidRDefault="00AF2823" w:rsidP="00AF2823">
      <w:pPr>
        <w:rPr>
          <w:ins w:id="3414" w:author="박윤수" w:date="2014-08-23T00:19:00Z"/>
          <w:lang w:eastAsia="ko-KR"/>
        </w:rPr>
      </w:pPr>
    </w:p>
    <w:p w:rsidR="00AF2823" w:rsidRDefault="00AF2823" w:rsidP="00AF2823">
      <w:pPr>
        <w:pStyle w:val="HiddenfromContents"/>
        <w:pageBreakBefore/>
        <w:rPr>
          <w:ins w:id="3415" w:author="박윤수" w:date="2014-08-23T00:19:00Z"/>
          <w:lang w:eastAsia="ko-KR"/>
        </w:rPr>
      </w:pPr>
      <w:bookmarkStart w:id="3416" w:name="_Toc396517147"/>
      <w:ins w:id="3417" w:author="박윤수" w:date="2014-08-23T00:19:00Z">
        <w:r w:rsidRPr="00D21A89">
          <w:rPr>
            <w:rFonts w:hint="eastAsia"/>
            <w:color w:val="0070C0"/>
            <w:lang w:eastAsia="ko-KR"/>
          </w:rPr>
          <w:lastRenderedPageBreak/>
          <w:t>참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아닙니까</w:t>
        </w:r>
        <w:r>
          <w:rPr>
            <w:rFonts w:hint="eastAsia"/>
            <w:lang w:eastAsia="ko-KR"/>
          </w:rPr>
          <w:t>?</w:t>
        </w:r>
        <w:bookmarkEnd w:id="3416"/>
      </w:ins>
    </w:p>
    <w:p w:rsidR="00AF2823" w:rsidRDefault="00AF2823" w:rsidP="00AF2823">
      <w:pPr>
        <w:rPr>
          <w:ins w:id="3418" w:author="박윤수" w:date="2014-08-23T00:19:00Z"/>
          <w:lang w:eastAsia="ko-KR"/>
        </w:rPr>
      </w:pPr>
      <w:ins w:id="3419" w:author="박윤수" w:date="2014-08-23T00:19:00Z"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발견하고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꺼질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계속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원한다고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가정합시다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출발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420" w:author="박윤수" w:date="2014-08-23T00:19:00Z"/>
          <w:lang w:eastAsia="ko-KR"/>
        </w:rPr>
      </w:pPr>
      <w:ins w:id="3421" w:author="박윤수" w:date="2014-08-23T00:19:00Z">
        <w:r>
          <w:rPr>
            <w:noProof/>
            <w:lang w:val="en-US" w:eastAsia="ko-KR"/>
            <w:rPrChange w:id="342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609725" cy="485775"/>
              <wp:effectExtent l="19050" t="0" r="9525" b="0"/>
              <wp:docPr id="443" name="그림 270" descr="stop_at_beep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top_at_beeper.png"/>
                      <pic:cNvPicPr/>
                    </pic:nvPicPr>
                    <pic:blipFill>
                      <a:blip r:embed="rId10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9725" cy="485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423" w:author="박윤수" w:date="2014-08-23T00:19:00Z"/>
          <w:lang w:eastAsia="ko-KR"/>
        </w:rPr>
      </w:pPr>
      <w:ins w:id="3424" w:author="박윤수" w:date="2014-08-23T00:19:00Z">
        <w:r>
          <w:rPr>
            <w:rFonts w:hint="eastAsia"/>
            <w:lang w:eastAsia="ko-KR"/>
          </w:rPr>
          <w:t>의사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</w:t>
        </w:r>
        <w:r>
          <w:rPr>
            <w:rFonts w:hint="eastAsia"/>
            <w:lang w:eastAsia="ko-KR"/>
          </w:rPr>
          <w:t>(</w:t>
        </w:r>
        <w:r>
          <w:rPr>
            <w:lang w:eastAsia="ko-KR"/>
          </w:rPr>
          <w:t>pseudo code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425" w:author="박윤수" w:date="2014-08-23T00:19:00Z"/>
          <w:lang w:eastAsia="ko-KR"/>
        </w:rPr>
      </w:pPr>
      <w:ins w:id="3426" w:author="박윤수" w:date="2014-08-23T00:19:00Z">
        <w:r>
          <w:rPr>
            <w:lang w:eastAsia="ko-KR"/>
          </w:rPr>
          <w:t>If next to beeper,</w:t>
        </w:r>
      </w:ins>
    </w:p>
    <w:p w:rsidR="00AF2823" w:rsidRDefault="00AF2823" w:rsidP="00AF2823">
      <w:pPr>
        <w:spacing w:after="0"/>
        <w:rPr>
          <w:ins w:id="3427" w:author="박윤수" w:date="2014-08-23T00:19:00Z"/>
          <w:lang w:eastAsia="ko-KR"/>
        </w:rPr>
      </w:pPr>
      <w:ins w:id="3428" w:author="박윤수" w:date="2014-08-23T00:19:00Z">
        <w:r>
          <w:rPr>
            <w:lang w:eastAsia="ko-KR"/>
          </w:rPr>
          <w:t>... stop;</w:t>
        </w:r>
      </w:ins>
    </w:p>
    <w:p w:rsidR="00AF2823" w:rsidRDefault="00AF2823" w:rsidP="00AF2823">
      <w:pPr>
        <w:spacing w:after="0"/>
        <w:rPr>
          <w:ins w:id="3429" w:author="박윤수" w:date="2014-08-23T00:19:00Z"/>
          <w:lang w:eastAsia="ko-KR"/>
        </w:rPr>
      </w:pPr>
      <w:ins w:id="3430" w:author="박윤수" w:date="2014-08-23T00:19:00Z">
        <w:r>
          <w:rPr>
            <w:lang w:eastAsia="ko-KR"/>
          </w:rPr>
          <w:t>otherwise,</w:t>
        </w:r>
      </w:ins>
    </w:p>
    <w:p w:rsidR="00AF2823" w:rsidRDefault="00AF2823" w:rsidP="00AF2823">
      <w:pPr>
        <w:rPr>
          <w:ins w:id="3431" w:author="박윤수" w:date="2014-08-23T00:19:00Z"/>
          <w:lang w:eastAsia="ko-KR"/>
        </w:rPr>
      </w:pPr>
      <w:ins w:id="3432" w:author="박윤수" w:date="2014-08-23T00:19:00Z">
        <w:r>
          <w:rPr>
            <w:lang w:eastAsia="ko-KR"/>
          </w:rPr>
          <w:t>... keep moving.</w:t>
        </w:r>
      </w:ins>
    </w:p>
    <w:p w:rsidR="00AF2823" w:rsidRDefault="00AF2823" w:rsidP="00AF2823">
      <w:pPr>
        <w:rPr>
          <w:ins w:id="3433" w:author="박윤수" w:date="2014-08-23T00:19:00Z"/>
          <w:lang w:eastAsia="ko-KR"/>
        </w:rPr>
      </w:pPr>
      <w:ins w:id="3434" w:author="박윤수" w:date="2014-08-23T00:19:00Z">
        <w:r>
          <w:rPr>
            <w:rFonts w:hint="eastAsia"/>
            <w:lang w:eastAsia="ko-KR"/>
          </w:rPr>
          <w:t>지금까지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공부한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의사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번역할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435" w:author="박윤수" w:date="2014-08-23T00:19:00Z"/>
          <w:lang w:eastAsia="ko-KR"/>
        </w:rPr>
      </w:pPr>
      <w:ins w:id="3436" w:author="박윤수" w:date="2014-08-23T00:19:00Z">
        <w:r w:rsidRPr="00D21A89">
          <w:rPr>
            <w:color w:val="0070C0"/>
            <w:lang w:eastAsia="ko-KR"/>
          </w:rPr>
          <w:t>if</w:t>
        </w:r>
        <w:r>
          <w:rPr>
            <w:lang w:eastAsia="ko-KR"/>
          </w:rPr>
          <w:t xml:space="preserve"> next_to_beeper():</w:t>
        </w:r>
      </w:ins>
    </w:p>
    <w:p w:rsidR="00AF2823" w:rsidRDefault="00AF2823" w:rsidP="00AF2823">
      <w:pPr>
        <w:spacing w:after="0"/>
        <w:rPr>
          <w:ins w:id="3437" w:author="박윤수" w:date="2014-08-23T00:19:00Z"/>
          <w:lang w:eastAsia="ko-KR"/>
        </w:rPr>
      </w:pPr>
      <w:ins w:id="3438" w:author="박윤수" w:date="2014-08-23T00:19:00Z">
        <w:r>
          <w:rPr>
            <w:lang w:eastAsia="ko-KR"/>
          </w:rPr>
          <w:t xml:space="preserve">    turn_off()</w:t>
        </w:r>
      </w:ins>
    </w:p>
    <w:p w:rsidR="00AF2823" w:rsidRDefault="00AF2823" w:rsidP="00AF2823">
      <w:pPr>
        <w:spacing w:after="0"/>
        <w:rPr>
          <w:ins w:id="3439" w:author="박윤수" w:date="2014-08-23T00:19:00Z"/>
          <w:lang w:eastAsia="ko-KR"/>
        </w:rPr>
      </w:pPr>
      <w:ins w:id="3440" w:author="박윤수" w:date="2014-08-23T00:19:00Z">
        <w:r w:rsidRPr="00766DAB">
          <w:rPr>
            <w:color w:val="0070C0"/>
            <w:lang w:eastAsia="ko-KR"/>
          </w:rPr>
          <w:t>else</w:t>
        </w:r>
        <w:r>
          <w:rPr>
            <w:lang w:eastAsia="ko-KR"/>
          </w:rPr>
          <w:t>:</w:t>
        </w:r>
      </w:ins>
    </w:p>
    <w:p w:rsidR="00AF2823" w:rsidRDefault="00AF2823" w:rsidP="00AF2823">
      <w:pPr>
        <w:rPr>
          <w:ins w:id="3441" w:author="박윤수" w:date="2014-08-23T00:19:00Z"/>
          <w:lang w:eastAsia="ko-KR"/>
        </w:rPr>
      </w:pPr>
      <w:ins w:id="3442" w:author="박윤수" w:date="2014-08-23T00:19:00Z">
        <w:r>
          <w:rPr>
            <w:lang w:eastAsia="ko-KR"/>
          </w:rPr>
          <w:t xml:space="preserve">    move()</w:t>
        </w:r>
      </w:ins>
    </w:p>
    <w:p w:rsidR="00AF2823" w:rsidRDefault="00AF2823" w:rsidP="00AF2823">
      <w:pPr>
        <w:rPr>
          <w:ins w:id="3443" w:author="박윤수" w:date="2014-08-23T00:19:00Z"/>
          <w:lang w:eastAsia="ko-KR"/>
        </w:rPr>
      </w:pPr>
      <w:ins w:id="3444" w:author="박윤수" w:date="2014-08-23T00:19:00Z">
        <w:r>
          <w:rPr>
            <w:rFonts w:hint="eastAsia"/>
            <w:lang w:eastAsia="ko-KR"/>
          </w:rPr>
          <w:t>아직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진행하라고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않아서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일부입니다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잠시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무시합시다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대신에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이것에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상응하는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봅시다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445" w:author="박윤수" w:date="2014-08-23T00:19:00Z"/>
          <w:lang w:eastAsia="ko-KR"/>
        </w:rPr>
      </w:pPr>
      <w:ins w:id="3446" w:author="박윤수" w:date="2014-08-23T00:19:00Z">
        <w:r>
          <w:rPr>
            <w:lang w:eastAsia="ko-KR"/>
          </w:rPr>
          <w:t>If not next to beeper,</w:t>
        </w:r>
      </w:ins>
    </w:p>
    <w:p w:rsidR="00AF2823" w:rsidRDefault="00AF2823" w:rsidP="00AF2823">
      <w:pPr>
        <w:spacing w:after="0"/>
        <w:rPr>
          <w:ins w:id="3447" w:author="박윤수" w:date="2014-08-23T00:19:00Z"/>
          <w:lang w:eastAsia="ko-KR"/>
        </w:rPr>
      </w:pPr>
      <w:ins w:id="3448" w:author="박윤수" w:date="2014-08-23T00:19:00Z">
        <w:r>
          <w:rPr>
            <w:lang w:eastAsia="ko-KR"/>
          </w:rPr>
          <w:t>...keep moving;</w:t>
        </w:r>
      </w:ins>
    </w:p>
    <w:p w:rsidR="00AF2823" w:rsidRDefault="00AF2823" w:rsidP="00AF2823">
      <w:pPr>
        <w:spacing w:after="0"/>
        <w:rPr>
          <w:ins w:id="3449" w:author="박윤수" w:date="2014-08-23T00:19:00Z"/>
          <w:lang w:eastAsia="ko-KR"/>
        </w:rPr>
      </w:pPr>
      <w:ins w:id="3450" w:author="박윤수" w:date="2014-08-23T00:19:00Z">
        <w:r>
          <w:rPr>
            <w:lang w:eastAsia="ko-KR"/>
          </w:rPr>
          <w:t>otherwise,</w:t>
        </w:r>
      </w:ins>
    </w:p>
    <w:p w:rsidR="00AF2823" w:rsidRDefault="00AF2823" w:rsidP="00AF2823">
      <w:pPr>
        <w:rPr>
          <w:ins w:id="3451" w:author="박윤수" w:date="2014-08-23T00:19:00Z"/>
          <w:lang w:eastAsia="ko-KR"/>
        </w:rPr>
      </w:pPr>
      <w:ins w:id="3452" w:author="박윤수" w:date="2014-08-23T00:19:00Z">
        <w:r>
          <w:rPr>
            <w:lang w:eastAsia="ko-KR"/>
          </w:rPr>
          <w:t>...stop.</w:t>
        </w:r>
      </w:ins>
    </w:p>
    <w:p w:rsidR="00AF2823" w:rsidRDefault="00AF2823" w:rsidP="00AF2823">
      <w:pPr>
        <w:rPr>
          <w:ins w:id="3453" w:author="박윤수" w:date="2014-08-23T00:19:00Z"/>
          <w:lang w:eastAsia="ko-KR"/>
        </w:rPr>
      </w:pPr>
      <w:ins w:id="3454" w:author="박윤수" w:date="2014-08-23T00:19:00Z">
        <w:r>
          <w:rPr>
            <w:rFonts w:hint="eastAsia"/>
            <w:lang w:eastAsia="ko-KR"/>
          </w:rPr>
          <w:t>keep moving</w:t>
        </w:r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stop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순설르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바꾸었지만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여러분은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동일하다는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동의하실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핵심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경우에</w:t>
        </w:r>
        <w:r>
          <w:rPr>
            <w:rFonts w:hint="eastAsia"/>
            <w:lang w:eastAsia="ko-KR"/>
          </w:rPr>
          <w:t xml:space="preserve"> if </w:t>
        </w:r>
        <w:r>
          <w:rPr>
            <w:rFonts w:hint="eastAsia"/>
            <w:lang w:eastAsia="ko-KR"/>
          </w:rPr>
          <w:t>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뒤에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부정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not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키워드의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테스트에서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455" w:author="박윤수" w:date="2014-08-23T00:19:00Z"/>
          <w:lang w:eastAsia="ko-KR"/>
        </w:rPr>
      </w:pPr>
      <w:ins w:id="3456" w:author="박윤수" w:date="2014-08-23T00:19:00Z">
        <w:r w:rsidRPr="00D21A89">
          <w:rPr>
            <w:color w:val="0070C0"/>
            <w:lang w:eastAsia="ko-KR"/>
          </w:rPr>
          <w:t>if not</w:t>
        </w:r>
        <w:r>
          <w:rPr>
            <w:lang w:eastAsia="ko-KR"/>
          </w:rPr>
          <w:t xml:space="preserve"> next_to_beeper():</w:t>
        </w:r>
      </w:ins>
    </w:p>
    <w:p w:rsidR="00AF2823" w:rsidRDefault="00AF2823" w:rsidP="00AF2823">
      <w:pPr>
        <w:spacing w:after="0"/>
        <w:rPr>
          <w:ins w:id="3457" w:author="박윤수" w:date="2014-08-23T00:19:00Z"/>
          <w:lang w:eastAsia="ko-KR"/>
        </w:rPr>
      </w:pPr>
      <w:ins w:id="3458" w:author="박윤수" w:date="2014-08-23T00:19:00Z">
        <w:r>
          <w:rPr>
            <w:lang w:eastAsia="ko-KR"/>
          </w:rPr>
          <w:t xml:space="preserve">    move()</w:t>
        </w:r>
      </w:ins>
    </w:p>
    <w:p w:rsidR="00AF2823" w:rsidRDefault="00AF2823" w:rsidP="00AF2823">
      <w:pPr>
        <w:spacing w:after="0"/>
        <w:rPr>
          <w:ins w:id="3459" w:author="박윤수" w:date="2014-08-23T00:19:00Z"/>
          <w:lang w:eastAsia="ko-KR"/>
        </w:rPr>
      </w:pPr>
      <w:ins w:id="3460" w:author="박윤수" w:date="2014-08-23T00:19:00Z">
        <w:r w:rsidRPr="00D21A89">
          <w:rPr>
            <w:color w:val="0070C0"/>
            <w:lang w:eastAsia="ko-KR"/>
          </w:rPr>
          <w:t>else</w:t>
        </w:r>
        <w:r>
          <w:rPr>
            <w:lang w:eastAsia="ko-KR"/>
          </w:rPr>
          <w:t>:</w:t>
        </w:r>
      </w:ins>
    </w:p>
    <w:p w:rsidR="00AF2823" w:rsidRDefault="00AF2823" w:rsidP="00AF2823">
      <w:pPr>
        <w:rPr>
          <w:ins w:id="3461" w:author="박윤수" w:date="2014-08-23T00:19:00Z"/>
          <w:lang w:eastAsia="ko-KR"/>
        </w:rPr>
      </w:pPr>
      <w:ins w:id="3462" w:author="박윤수" w:date="2014-08-23T00:19:00Z">
        <w:r>
          <w:rPr>
            <w:lang w:eastAsia="ko-KR"/>
          </w:rPr>
          <w:t xml:space="preserve">    turn_off()</w:t>
        </w:r>
        <w:r>
          <w:rPr>
            <w:lang w:eastAsia="ko-KR"/>
          </w:rPr>
          <w:tab/>
        </w:r>
      </w:ins>
    </w:p>
    <w:p w:rsidR="00AF2823" w:rsidRDefault="00AF2823" w:rsidP="00AF2823">
      <w:pPr>
        <w:rPr>
          <w:ins w:id="3463" w:author="박윤수" w:date="2014-08-23T00:19:00Z"/>
          <w:lang w:eastAsia="ko-KR"/>
        </w:rPr>
      </w:pPr>
      <w:ins w:id="3464" w:author="박윤수" w:date="2014-08-23T00:19:00Z">
        <w:r>
          <w:rPr>
            <w:rFonts w:hint="eastAsia"/>
            <w:lang w:eastAsia="ko-KR"/>
          </w:rPr>
          <w:t>지금까지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완전한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바꿔봅시다</w:t>
        </w:r>
        <w:r>
          <w:rPr>
            <w:rFonts w:hint="eastAsia"/>
            <w:lang w:eastAsia="ko-KR"/>
          </w:rPr>
          <w:t xml:space="preserve">. def </w:t>
        </w:r>
        <w:r>
          <w:rPr>
            <w:rFonts w:hint="eastAsia"/>
            <w:lang w:eastAsia="ko-KR"/>
          </w:rPr>
          <w:t>함수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완수할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충분히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Pr="00FB7442" w:rsidRDefault="00AF2823" w:rsidP="00AF2823">
      <w:pPr>
        <w:spacing w:before="240"/>
        <w:rPr>
          <w:ins w:id="3465" w:author="박윤수" w:date="2014-08-23T00:19:00Z"/>
          <w:b/>
          <w:color w:val="4F6228" w:themeColor="accent3" w:themeShade="80"/>
          <w:lang w:eastAsia="ko-KR"/>
        </w:rPr>
      </w:pPr>
      <w:ins w:id="3466" w:author="박윤수" w:date="2014-08-23T00:19:00Z">
        <w:r w:rsidRPr="00B85D9B">
          <w:rPr>
            <w:rFonts w:hint="eastAsia"/>
            <w:b/>
            <w:color w:val="00B050"/>
            <w:lang w:eastAsia="ko-KR"/>
          </w:rPr>
          <w:lastRenderedPageBreak/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3467" w:author="박윤수" w:date="2014-08-23T00:19:00Z"/>
          <w:lang w:eastAsia="ko-KR"/>
        </w:rPr>
      </w:pPr>
      <w:ins w:id="3468" w:author="박윤수" w:date="2014-08-23T00:19:00Z">
        <w:r>
          <w:rPr>
            <w:rFonts w:hint="eastAsia"/>
            <w:lang w:eastAsia="ko-KR"/>
          </w:rPr>
          <w:t>신규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</w:t>
        </w:r>
        <w:r>
          <w:rPr>
            <w:rFonts w:hint="eastAsia"/>
            <w:lang w:eastAsia="ko-KR"/>
          </w:rPr>
          <w:t xml:space="preserve"> not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Pr="00FB7442" w:rsidRDefault="00AF2823" w:rsidP="00AF2823">
      <w:pPr>
        <w:spacing w:before="240"/>
        <w:rPr>
          <w:ins w:id="3469" w:author="박윤수" w:date="2014-08-23T00:19:00Z"/>
          <w:b/>
          <w:color w:val="4F6228" w:themeColor="accent3" w:themeShade="80"/>
          <w:lang w:eastAsia="ko-KR"/>
        </w:rPr>
      </w:pPr>
      <w:ins w:id="3470" w:author="박윤수" w:date="2014-08-23T00:19:00Z">
        <w:r>
          <w:rPr>
            <w:rFonts w:hint="eastAsia"/>
            <w:b/>
            <w:color w:val="4F6228" w:themeColor="accent3" w:themeShade="80"/>
            <w:lang w:eastAsia="ko-KR"/>
          </w:rPr>
          <w:t>김을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매고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씨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뿌리는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시기</w:t>
        </w:r>
      </w:ins>
    </w:p>
    <w:p w:rsidR="00AF2823" w:rsidRDefault="00AF2823" w:rsidP="00AF2823">
      <w:pPr>
        <w:rPr>
          <w:ins w:id="3471" w:author="박윤수" w:date="2014-08-23T00:19:00Z"/>
          <w:lang w:eastAsia="ko-KR"/>
        </w:rPr>
      </w:pPr>
      <w:ins w:id="3472" w:author="박윤수" w:date="2014-08-23T00:19:00Z">
        <w:r>
          <w:rPr>
            <w:rFonts w:hint="eastAsia"/>
            <w:lang w:eastAsia="ko-KR"/>
          </w:rPr>
          <w:t>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왔습니다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아버지는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정원에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씨앗을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심었습니다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몇몇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씨앗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곳에서는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않았습니다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전형적인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파일</w:t>
        </w:r>
        <w:r>
          <w:rPr>
            <w:rFonts w:hint="eastAsia"/>
            <w:lang w:eastAsia="ko-KR"/>
          </w:rPr>
          <w:t xml:space="preserve">: </w:t>
        </w:r>
        <w:r w:rsidRPr="00217B90">
          <w:rPr>
            <w:lang w:eastAsia="ko-KR"/>
          </w:rPr>
          <w:t>harvest4.</w:t>
        </w:r>
        <w:r>
          <w:rPr>
            <w:rFonts w:hint="eastAsia"/>
            <w:lang w:eastAsia="ko-KR"/>
          </w:rPr>
          <w:t>wld)</w:t>
        </w:r>
      </w:ins>
    </w:p>
    <w:p w:rsidR="00AF2823" w:rsidRDefault="00AF7365" w:rsidP="00AF2823">
      <w:pPr>
        <w:rPr>
          <w:ins w:id="3473" w:author="박윤수" w:date="2014-08-23T00:19:00Z"/>
          <w:lang w:eastAsia="ko-KR"/>
        </w:rPr>
      </w:pPr>
      <w:ins w:id="3474" w:author="박윤수" w:date="2014-08-23T00:19:00Z">
        <w:r>
          <w:rPr>
            <w:noProof/>
            <w:lang w:val="en-US" w:eastAsia="ko-KR"/>
            <w:rPrChange w:id="347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71775" cy="2762250"/>
              <wp:effectExtent l="19050" t="0" r="9525" b="0"/>
              <wp:docPr id="444" name="그림 271" descr="harvest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4.png"/>
                      <pic:cNvPicPr/>
                    </pic:nvPicPr>
                    <pic:blipFill>
                      <a:blip r:embed="rId10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276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476" w:author="박윤수" w:date="2014-08-23T00:19:00Z"/>
          <w:lang w:eastAsia="ko-KR"/>
        </w:rPr>
      </w:pPr>
      <w:ins w:id="3477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정원에서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도와주세요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당근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당근이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있으면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최종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같아야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478" w:author="박윤수" w:date="2014-08-23T00:19:00Z"/>
          <w:lang w:eastAsia="ko-KR"/>
        </w:rPr>
      </w:pPr>
      <w:ins w:id="3479" w:author="박윤수" w:date="2014-08-23T00:19:00Z">
        <w:r>
          <w:rPr>
            <w:noProof/>
            <w:lang w:val="en-US" w:eastAsia="ko-KR"/>
            <w:rPrChange w:id="3480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3095625" cy="2933700"/>
              <wp:effectExtent l="19050" t="0" r="9525" b="0"/>
              <wp:docPr id="445" name="그림 272" descr="harves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1.png"/>
                      <pic:cNvPicPr/>
                    </pic:nvPicPr>
                    <pic:blipFill>
                      <a:blip r:embed="rId7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481" w:author="박윤수" w:date="2014-08-23T00:19:00Z"/>
          <w:lang w:eastAsia="ko-KR"/>
        </w:rPr>
      </w:pPr>
      <w:ins w:id="3482" w:author="박윤수" w:date="2014-08-23T00:19:00Z">
        <w:r>
          <w:rPr>
            <w:rFonts w:hint="eastAsia"/>
            <w:lang w:eastAsia="ko-KR"/>
          </w:rPr>
          <w:t>여기에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일부분에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제안이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Pr="00766DAB" w:rsidRDefault="00AF2823" w:rsidP="00AF2823">
      <w:pPr>
        <w:spacing w:after="0"/>
        <w:rPr>
          <w:ins w:id="3483" w:author="박윤수" w:date="2014-08-23T00:19:00Z"/>
          <w:color w:val="00B050"/>
          <w:lang w:val="en-US" w:eastAsia="ko-KR"/>
        </w:rPr>
      </w:pPr>
      <w:ins w:id="3484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문제에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관련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어휘를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연결시키기</w:t>
        </w:r>
      </w:ins>
    </w:p>
    <w:p w:rsidR="00AF2823" w:rsidRPr="0002106E" w:rsidRDefault="00AF2823" w:rsidP="00AF2823">
      <w:pPr>
        <w:spacing w:after="0"/>
        <w:rPr>
          <w:ins w:id="3485" w:author="박윤수" w:date="2014-08-23T00:19:00Z"/>
          <w:lang w:val="en-US" w:eastAsia="ko-KR"/>
        </w:rPr>
      </w:pPr>
      <w:ins w:id="3486" w:author="박윤수" w:date="2014-08-23T00:19:00Z">
        <w:r w:rsidRPr="0002106E">
          <w:rPr>
            <w:lang w:val="en-US" w:eastAsia="ko-KR"/>
          </w:rPr>
          <w:t>next_to_a_carrot = next_to_a_beeper</w:t>
        </w:r>
      </w:ins>
    </w:p>
    <w:p w:rsidR="00AF2823" w:rsidRPr="0002106E" w:rsidRDefault="00AF2823" w:rsidP="00AF2823">
      <w:pPr>
        <w:spacing w:after="0"/>
        <w:rPr>
          <w:ins w:id="3487" w:author="박윤수" w:date="2014-08-23T00:19:00Z"/>
          <w:lang w:val="en-US" w:eastAsia="ko-KR"/>
        </w:rPr>
      </w:pPr>
      <w:ins w:id="3488" w:author="박윤수" w:date="2014-08-23T00:19:00Z">
        <w:r w:rsidRPr="0002106E">
          <w:rPr>
            <w:lang w:val="en-US" w:eastAsia="ko-KR"/>
          </w:rPr>
          <w:t>plant_carrot = put_beeper</w:t>
        </w:r>
      </w:ins>
    </w:p>
    <w:p w:rsidR="00AF2823" w:rsidRPr="0002106E" w:rsidRDefault="00AF2823" w:rsidP="00AF2823">
      <w:pPr>
        <w:rPr>
          <w:ins w:id="3489" w:author="박윤수" w:date="2014-08-23T00:19:00Z"/>
          <w:lang w:val="en-US" w:eastAsia="ko-KR"/>
        </w:rPr>
      </w:pPr>
      <w:ins w:id="3490" w:author="박윤수" w:date="2014-08-23T00:19:00Z">
        <w:r w:rsidRPr="0002106E">
          <w:rPr>
            <w:lang w:val="en-US" w:eastAsia="ko-KR"/>
          </w:rPr>
          <w:t>pick_carrot = pick_beeper</w:t>
        </w:r>
      </w:ins>
    </w:p>
    <w:p w:rsidR="00AF2823" w:rsidRPr="0002106E" w:rsidRDefault="00AF2823" w:rsidP="00AF2823">
      <w:pPr>
        <w:spacing w:after="0"/>
        <w:rPr>
          <w:ins w:id="3491" w:author="박윤수" w:date="2014-08-23T00:19:00Z"/>
          <w:lang w:val="en-US" w:eastAsia="ko-KR"/>
        </w:rPr>
      </w:pPr>
      <w:ins w:id="349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02106E">
          <w:rPr>
            <w:lang w:val="en-US" w:eastAsia="ko-KR"/>
          </w:rPr>
          <w:t xml:space="preserve"> one_carrot_only():</w:t>
        </w:r>
      </w:ins>
    </w:p>
    <w:p w:rsidR="00AF2823" w:rsidRPr="0002106E" w:rsidRDefault="00AF2823" w:rsidP="00AF2823">
      <w:pPr>
        <w:spacing w:after="0"/>
        <w:rPr>
          <w:ins w:id="3493" w:author="박윤수" w:date="2014-08-23T00:19:00Z"/>
          <w:lang w:val="en-US" w:eastAsia="ko-KR"/>
        </w:rPr>
      </w:pPr>
      <w:ins w:id="3494" w:author="박윤수" w:date="2014-08-23T00:19:00Z">
        <w:r w:rsidRPr="0002106E">
          <w:rPr>
            <w:lang w:val="en-US" w:eastAsia="ko-KR"/>
          </w:rPr>
          <w:t xml:space="preserve">    </w:t>
        </w:r>
        <w:r w:rsidRPr="00D21A89">
          <w:rPr>
            <w:color w:val="0070C0"/>
            <w:lang w:val="en-US" w:eastAsia="ko-KR"/>
          </w:rPr>
          <w:t>if not</w:t>
        </w:r>
        <w:r w:rsidRPr="0002106E">
          <w:rPr>
            <w:lang w:val="en-US" w:eastAsia="ko-KR"/>
          </w:rPr>
          <w:t xml:space="preserve"> next_to_a_carrot():</w:t>
        </w:r>
      </w:ins>
    </w:p>
    <w:p w:rsidR="00AF2823" w:rsidRPr="00766DAB" w:rsidRDefault="00AF2823" w:rsidP="00AF2823">
      <w:pPr>
        <w:spacing w:after="0"/>
        <w:rPr>
          <w:ins w:id="3495" w:author="박윤수" w:date="2014-08-23T00:19:00Z"/>
          <w:color w:val="00B050"/>
          <w:lang w:val="en-US" w:eastAsia="ko-KR"/>
        </w:rPr>
      </w:pPr>
      <w:ins w:id="3496" w:author="박윤수" w:date="2014-08-23T00:19:00Z">
        <w:r w:rsidRPr="0002106E">
          <w:rPr>
            <w:lang w:val="en-US" w:eastAsia="ko-KR"/>
          </w:rPr>
          <w:t xml:space="preserve">        plant_carrot()     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씨앗이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없는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것을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대체하기</w:t>
        </w:r>
      </w:ins>
    </w:p>
    <w:p w:rsidR="00AF2823" w:rsidRPr="0002106E" w:rsidRDefault="00AF2823" w:rsidP="00AF2823">
      <w:pPr>
        <w:spacing w:after="0"/>
        <w:rPr>
          <w:ins w:id="3497" w:author="박윤수" w:date="2014-08-23T00:19:00Z"/>
          <w:lang w:val="en-US" w:eastAsia="ko-KR"/>
        </w:rPr>
      </w:pPr>
      <w:ins w:id="3498" w:author="박윤수" w:date="2014-08-23T00:19:00Z">
        <w:r w:rsidRPr="0002106E">
          <w:rPr>
            <w:lang w:val="en-US" w:eastAsia="ko-KR"/>
          </w:rPr>
          <w:t xml:space="preserve">    </w:t>
        </w:r>
        <w:r w:rsidRPr="00D21A89">
          <w:rPr>
            <w:color w:val="0070C0"/>
            <w:lang w:val="en-US" w:eastAsia="ko-KR"/>
          </w:rPr>
          <w:t>else</w:t>
        </w:r>
        <w:r w:rsidRPr="0002106E">
          <w:rPr>
            <w:lang w:val="en-US" w:eastAsia="ko-KR"/>
          </w:rPr>
          <w:t>:</w:t>
        </w:r>
      </w:ins>
    </w:p>
    <w:p w:rsidR="00AF2823" w:rsidRPr="0002106E" w:rsidRDefault="00AF2823" w:rsidP="00AF2823">
      <w:pPr>
        <w:spacing w:after="0"/>
        <w:rPr>
          <w:ins w:id="3499" w:author="박윤수" w:date="2014-08-23T00:19:00Z"/>
          <w:lang w:val="en-US" w:eastAsia="ko-KR"/>
        </w:rPr>
      </w:pPr>
      <w:ins w:id="3500" w:author="박윤수" w:date="2014-08-23T00:19:00Z">
        <w:r w:rsidRPr="0002106E">
          <w:rPr>
            <w:lang w:val="en-US" w:eastAsia="ko-KR"/>
          </w:rPr>
          <w:t xml:space="preserve">        pick_carrot()</w:t>
        </w:r>
      </w:ins>
    </w:p>
    <w:p w:rsidR="00AF2823" w:rsidRPr="00766DAB" w:rsidRDefault="00AF2823" w:rsidP="00AF2823">
      <w:pPr>
        <w:spacing w:after="0"/>
        <w:rPr>
          <w:ins w:id="3501" w:author="박윤수" w:date="2014-08-23T00:19:00Z"/>
          <w:color w:val="00B050"/>
          <w:lang w:val="en-US" w:eastAsia="ko-KR"/>
        </w:rPr>
      </w:pPr>
      <w:ins w:id="3502" w:author="박윤수" w:date="2014-08-23T00:19:00Z">
        <w:r w:rsidRPr="00D21A89">
          <w:rPr>
            <w:color w:val="0070C0"/>
            <w:lang w:val="en-US" w:eastAsia="ko-KR"/>
          </w:rPr>
          <w:t xml:space="preserve">        if not</w:t>
        </w:r>
        <w:r>
          <w:rPr>
            <w:lang w:val="en-US" w:eastAsia="ko-KR"/>
          </w:rPr>
          <w:t xml:space="preserve"> next_to_a_carrot():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이런</w:t>
        </w:r>
        <w:r w:rsidRPr="00D21A89">
          <w:rPr>
            <w:color w:val="00B050"/>
            <w:lang w:val="en-US" w:eastAsia="ko-KR"/>
          </w:rPr>
          <w:t>!(Oops!)</w:t>
        </w:r>
      </w:ins>
    </w:p>
    <w:p w:rsidR="00AF2823" w:rsidRPr="00766DAB" w:rsidRDefault="00AF2823" w:rsidP="00AF2823">
      <w:pPr>
        <w:rPr>
          <w:ins w:id="3503" w:author="박윤수" w:date="2014-08-23T00:19:00Z"/>
          <w:color w:val="00B050"/>
          <w:lang w:val="en-US" w:eastAsia="ko-KR"/>
        </w:rPr>
      </w:pPr>
      <w:ins w:id="3504" w:author="박윤수" w:date="2014-08-23T00:19:00Z">
        <w:r w:rsidRPr="0002106E">
          <w:rPr>
            <w:lang w:val="en-US" w:eastAsia="ko-KR"/>
          </w:rPr>
          <w:t xml:space="preserve">            plant_carrot() 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단지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하나만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제거해야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합니다</w:t>
        </w:r>
        <w:r w:rsidRPr="00D21A89">
          <w:rPr>
            <w:color w:val="00B050"/>
            <w:lang w:val="en-US" w:eastAsia="ko-KR"/>
          </w:rPr>
          <w:t>.</w:t>
        </w:r>
      </w:ins>
    </w:p>
    <w:p w:rsidR="00AF2823" w:rsidRDefault="00AF2823" w:rsidP="00AF2823">
      <w:pPr>
        <w:rPr>
          <w:ins w:id="3505" w:author="박윤수" w:date="2014-08-23T00:19:00Z"/>
          <w:lang w:val="en-US" w:eastAsia="ko-KR"/>
        </w:rPr>
      </w:pPr>
      <w:ins w:id="3506" w:author="박윤수" w:date="2014-08-23T00:19:00Z">
        <w:r>
          <w:rPr>
            <w:rFonts w:hint="eastAsia"/>
            <w:lang w:val="en-US" w:eastAsia="ko-KR"/>
          </w:rPr>
          <w:t>현실에서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씨앗을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제거하고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당장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심는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좋은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아닙니다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02106E" w:rsidRDefault="00AF7365" w:rsidP="00AF2823">
      <w:pPr>
        <w:jc w:val="center"/>
        <w:rPr>
          <w:ins w:id="3507" w:author="박윤수" w:date="2014-08-23T00:19:00Z"/>
          <w:lang w:val="en-US" w:eastAsia="ko-KR"/>
        </w:rPr>
      </w:pPr>
      <w:ins w:id="3508" w:author="박윤수" w:date="2014-08-23T00:19:00Z">
        <w:r>
          <w:rPr>
            <w:noProof/>
            <w:lang w:val="en-US" w:eastAsia="ko-KR"/>
            <w:rPrChange w:id="350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46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if, else, if, else, </w:t>
        </w:r>
        <w:r w:rsidR="00AF2823">
          <w:rPr>
            <w:lang w:eastAsia="ko-KR"/>
          </w:rPr>
          <w:t>…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35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4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while </w:t>
        </w:r>
        <w:r w:rsidR="00AF2823">
          <w:rPr>
            <w:rFonts w:hint="eastAsia"/>
            <w:lang w:eastAsia="ko-KR"/>
          </w:rPr>
          <w:t>문</w:t>
        </w:r>
        <w:r>
          <w:rPr>
            <w:noProof/>
            <w:lang w:val="en-US" w:eastAsia="ko-KR"/>
            <w:rPrChange w:id="35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48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AF2823" w:rsidRDefault="00E80AEF" w:rsidP="00AF2823">
      <w:pPr>
        <w:pStyle w:val="HiddenfromContents"/>
        <w:pageBreakBefore/>
        <w:rPr>
          <w:ins w:id="3512" w:author="박윤수" w:date="2014-08-23T00:19:00Z"/>
          <w:lang w:eastAsia="ko-KR"/>
          <w:rPrChange w:id="3513" w:author="박윤수" w:date="2014-08-23T00:24:00Z">
            <w:rPr>
              <w:ins w:id="3514" w:author="박윤수" w:date="2014-08-23T00:19:00Z"/>
              <w:color w:val="0070C0"/>
              <w:lang w:eastAsia="ko-KR"/>
            </w:rPr>
          </w:rPrChange>
        </w:rPr>
      </w:pPr>
      <w:bookmarkStart w:id="3515" w:name="_Toc396517148"/>
      <w:ins w:id="3516" w:author="박윤수" w:date="2014-08-23T00:19:00Z">
        <w:r w:rsidRPr="00E80AEF">
          <w:rPr>
            <w:lang w:eastAsia="ko-KR"/>
            <w:rPrChange w:id="3517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lastRenderedPageBreak/>
          <w:t>While</w:t>
        </w:r>
        <w:r w:rsidRPr="00E80AEF">
          <w:rPr>
            <w:rFonts w:hint="eastAsia"/>
            <w:lang w:eastAsia="ko-KR"/>
            <w:rPrChange w:id="3518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문</w:t>
        </w:r>
        <w:bookmarkEnd w:id="3515"/>
      </w:ins>
    </w:p>
    <w:p w:rsidR="00AF2823" w:rsidRDefault="00AF2823" w:rsidP="00AF2823">
      <w:pPr>
        <w:rPr>
          <w:ins w:id="3519" w:author="박윤수" w:date="2014-08-23T00:19:00Z"/>
          <w:lang w:eastAsia="ko-KR"/>
        </w:rPr>
      </w:pPr>
      <w:ins w:id="3520" w:author="박윤수" w:date="2014-08-23T00:19:00Z"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만족될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원할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</w:t>
        </w:r>
        <w:r>
          <w:rPr>
            <w:rFonts w:hint="eastAsia"/>
            <w:lang w:eastAsia="ko-KR"/>
          </w:rPr>
          <w:t>(while)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모습인지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살펴봅시다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521" w:author="박윤수" w:date="2014-08-23T00:19:00Z"/>
          <w:lang w:eastAsia="ko-KR"/>
        </w:rPr>
      </w:pPr>
      <w:ins w:id="3522" w:author="박윤수" w:date="2014-08-23T00:19:00Z">
        <w:r>
          <w:rPr>
            <w:lang w:eastAsia="ko-KR"/>
          </w:rPr>
          <w:t>While not next to beeper,</w:t>
        </w:r>
      </w:ins>
    </w:p>
    <w:p w:rsidR="00AF2823" w:rsidRDefault="00AF2823" w:rsidP="00AF2823">
      <w:pPr>
        <w:spacing w:after="0"/>
        <w:rPr>
          <w:ins w:id="3523" w:author="박윤수" w:date="2014-08-23T00:19:00Z"/>
          <w:lang w:eastAsia="ko-KR"/>
        </w:rPr>
      </w:pPr>
      <w:ins w:id="3524" w:author="박윤수" w:date="2014-08-23T00:19:00Z">
        <w:r>
          <w:rPr>
            <w:lang w:eastAsia="ko-KR"/>
          </w:rPr>
          <w:t>... keep moving;</w:t>
        </w:r>
      </w:ins>
    </w:p>
    <w:p w:rsidR="00AF2823" w:rsidRDefault="00AF2823" w:rsidP="00AF2823">
      <w:pPr>
        <w:spacing w:after="0"/>
        <w:rPr>
          <w:ins w:id="3525" w:author="박윤수" w:date="2014-08-23T00:19:00Z"/>
          <w:lang w:eastAsia="ko-KR"/>
        </w:rPr>
      </w:pPr>
      <w:ins w:id="3526" w:author="박윤수" w:date="2014-08-23T00:19:00Z">
        <w:r>
          <w:rPr>
            <w:lang w:eastAsia="ko-KR"/>
          </w:rPr>
          <w:t>otherwise,</w:t>
        </w:r>
      </w:ins>
    </w:p>
    <w:p w:rsidR="00AF2823" w:rsidRDefault="00AF2823" w:rsidP="00AF2823">
      <w:pPr>
        <w:rPr>
          <w:ins w:id="3527" w:author="박윤수" w:date="2014-08-23T00:19:00Z"/>
          <w:lang w:eastAsia="ko-KR"/>
        </w:rPr>
      </w:pPr>
      <w:ins w:id="3528" w:author="박윤수" w:date="2014-08-23T00:19:00Z">
        <w:r>
          <w:rPr>
            <w:lang w:eastAsia="ko-KR"/>
          </w:rPr>
          <w:t>... stop.</w:t>
        </w:r>
      </w:ins>
    </w:p>
    <w:p w:rsidR="00AF2823" w:rsidRDefault="00AF2823" w:rsidP="00AF2823">
      <w:pPr>
        <w:rPr>
          <w:ins w:id="3529" w:author="박윤수" w:date="2014-08-23T00:19:00Z"/>
          <w:lang w:eastAsia="ko-KR"/>
        </w:rPr>
      </w:pPr>
      <w:ins w:id="3530" w:author="박윤수" w:date="2014-08-23T00:19:00Z">
        <w:r>
          <w:rPr>
            <w:rFonts w:hint="eastAsia"/>
            <w:lang w:eastAsia="ko-KR"/>
          </w:rPr>
          <w:t>이것이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앞에서처럼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표현한다는데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동의하실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살펴봅시다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531" w:author="박윤수" w:date="2014-08-23T00:19:00Z"/>
          <w:lang w:eastAsia="ko-KR"/>
        </w:rPr>
      </w:pPr>
      <w:ins w:id="3532" w:author="박윤수" w:date="2014-08-23T00:19:00Z">
        <w:r w:rsidRPr="00D21A89">
          <w:rPr>
            <w:color w:val="0070C0"/>
            <w:lang w:eastAsia="ko-KR"/>
          </w:rPr>
          <w:t>while not</w:t>
        </w:r>
        <w:r>
          <w:rPr>
            <w:lang w:eastAsia="ko-KR"/>
          </w:rPr>
          <w:t xml:space="preserve"> next_to_a_beeper():</w:t>
        </w:r>
      </w:ins>
    </w:p>
    <w:p w:rsidR="00AF2823" w:rsidRDefault="00AF2823" w:rsidP="00AF2823">
      <w:pPr>
        <w:rPr>
          <w:ins w:id="3533" w:author="박윤수" w:date="2014-08-23T00:19:00Z"/>
          <w:lang w:eastAsia="ko-KR"/>
        </w:rPr>
      </w:pPr>
      <w:ins w:id="3534" w:author="박윤수" w:date="2014-08-23T00:19:00Z">
        <w:r>
          <w:rPr>
            <w:lang w:eastAsia="ko-KR"/>
          </w:rPr>
          <w:t xml:space="preserve">    move()</w:t>
        </w:r>
      </w:ins>
    </w:p>
    <w:p w:rsidR="00AF2823" w:rsidRDefault="00AF2823" w:rsidP="00AF2823">
      <w:pPr>
        <w:rPr>
          <w:ins w:id="3535" w:author="박윤수" w:date="2014-08-23T00:19:00Z"/>
          <w:lang w:eastAsia="ko-KR"/>
        </w:rPr>
      </w:pPr>
      <w:ins w:id="3536" w:author="박윤수" w:date="2014-08-23T00:19:00Z">
        <w:r>
          <w:rPr>
            <w:lang w:eastAsia="ko-KR"/>
          </w:rPr>
          <w:t xml:space="preserve"> turn_off()</w:t>
        </w:r>
      </w:ins>
    </w:p>
    <w:p w:rsidR="00AF2823" w:rsidRDefault="00AF2823" w:rsidP="00AF2823">
      <w:pPr>
        <w:rPr>
          <w:ins w:id="3537" w:author="박윤수" w:date="2014-08-23T00:19:00Z"/>
          <w:lang w:eastAsia="ko-KR"/>
        </w:rPr>
      </w:pPr>
      <w:ins w:id="3538" w:author="박윤수" w:date="2014-08-23T00:19:00Z">
        <w:r>
          <w:rPr>
            <w:rFonts w:hint="eastAsia"/>
            <w:lang w:eastAsia="ko-KR"/>
          </w:rPr>
          <w:t>반복을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 xml:space="preserve">. </w:t>
        </w:r>
        <w:r w:rsidRPr="006A77DB">
          <w:rPr>
            <w:rFonts w:hint="eastAsia"/>
            <w:b/>
            <w:lang w:eastAsia="ko-KR"/>
          </w:rPr>
          <w:t>시도해</w:t>
        </w:r>
        <w:r w:rsidRPr="006A77DB">
          <w:rPr>
            <w:rFonts w:hint="eastAsia"/>
            <w:b/>
            <w:lang w:eastAsia="ko-KR"/>
          </w:rPr>
          <w:t xml:space="preserve"> </w:t>
        </w:r>
        <w:r w:rsidRPr="006A77DB">
          <w:rPr>
            <w:rFonts w:hint="eastAsia"/>
            <w:b/>
            <w:lang w:eastAsia="ko-KR"/>
          </w:rPr>
          <w:t>보세요</w:t>
        </w:r>
        <w:r w:rsidRPr="006A77DB">
          <w:rPr>
            <w:rFonts w:hint="eastAsia"/>
            <w:b/>
            <w:lang w:eastAsia="ko-KR"/>
          </w:rPr>
          <w:t>!</w:t>
        </w:r>
      </w:ins>
    </w:p>
    <w:p w:rsidR="00AF2823" w:rsidRPr="00FB7442" w:rsidRDefault="00AF2823" w:rsidP="00AF2823">
      <w:pPr>
        <w:spacing w:before="240"/>
        <w:rPr>
          <w:ins w:id="3539" w:author="박윤수" w:date="2014-08-23T00:19:00Z"/>
          <w:b/>
          <w:color w:val="4F6228" w:themeColor="accent3" w:themeShade="80"/>
          <w:lang w:eastAsia="ko-KR"/>
        </w:rPr>
      </w:pPr>
      <w:ins w:id="3540" w:author="박윤수" w:date="2014-08-23T00:19:00Z">
        <w:r w:rsidRPr="00B85D9B">
          <w:rPr>
            <w:rFonts w:hint="eastAsia"/>
            <w:b/>
            <w:color w:val="00B050"/>
            <w:lang w:eastAsia="ko-KR"/>
          </w:rPr>
          <w:t>여러분</w:t>
        </w:r>
        <w:r w:rsidRPr="00B85D9B">
          <w:rPr>
            <w:rFonts w:hint="eastAsia"/>
            <w:b/>
            <w:color w:val="00B050"/>
            <w:lang w:eastAsia="ko-KR"/>
          </w:rPr>
          <w:t xml:space="preserve"> </w:t>
        </w:r>
        <w:r w:rsidRPr="00B85D9B">
          <w:rPr>
            <w:rFonts w:hint="eastAsia"/>
            <w:b/>
            <w:color w:val="00B050"/>
            <w:lang w:eastAsia="ko-KR"/>
          </w:rPr>
          <w:t>차례</w:t>
        </w:r>
      </w:ins>
    </w:p>
    <w:p w:rsidR="00AF2823" w:rsidRDefault="00AF2823" w:rsidP="00AF2823">
      <w:pPr>
        <w:rPr>
          <w:ins w:id="3541" w:author="박윤수" w:date="2014-08-23T00:19:00Z"/>
          <w:lang w:eastAsia="ko-KR"/>
        </w:rPr>
      </w:pPr>
      <w:ins w:id="3542" w:author="박윤수" w:date="2014-08-23T00:19:00Z">
        <w:r w:rsidRPr="00D21A89">
          <w:rPr>
            <w:color w:val="0070C0"/>
            <w:lang w:eastAsia="ko-KR"/>
          </w:rPr>
          <w:t>while</w:t>
        </w:r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</w:t>
        </w:r>
        <w:r w:rsidRPr="00D21A89">
          <w:rPr>
            <w:color w:val="0070C0"/>
            <w:lang w:eastAsia="ko-KR"/>
          </w:rPr>
          <w:t>no</w:t>
        </w:r>
        <w:r>
          <w:rPr>
            <w:rFonts w:hint="eastAsia"/>
            <w:lang w:eastAsia="ko-KR"/>
          </w:rPr>
          <w:t xml:space="preserve">t </w:t>
        </w:r>
        <w:r>
          <w:rPr>
            <w:rFonts w:hint="eastAsia"/>
            <w:lang w:eastAsia="ko-KR"/>
          </w:rPr>
          <w:t>키워드를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반복문의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임의의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핵심부분은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6A77DB" w:rsidRDefault="00AF2823" w:rsidP="00AF2823">
      <w:pPr>
        <w:spacing w:after="0"/>
        <w:rPr>
          <w:ins w:id="3543" w:author="박윤수" w:date="2014-08-23T00:19:00Z"/>
          <w:lang w:val="en-US" w:eastAsia="ko-KR"/>
        </w:rPr>
      </w:pPr>
      <w:ins w:id="3544" w:author="박윤수" w:date="2014-08-23T00:19:00Z">
        <w:r w:rsidRPr="00D21A89">
          <w:rPr>
            <w:color w:val="0070C0"/>
            <w:lang w:val="en-US" w:eastAsia="ko-KR"/>
          </w:rPr>
          <w:t>while not</w:t>
        </w:r>
        <w:r w:rsidRPr="006A77DB">
          <w:rPr>
            <w:lang w:val="en-US" w:eastAsia="ko-KR"/>
          </w:rPr>
          <w:t xml:space="preserve"> next_to_a_beeper():</w:t>
        </w:r>
      </w:ins>
    </w:p>
    <w:p w:rsidR="00AF2823" w:rsidRPr="006A77DB" w:rsidRDefault="00AF2823" w:rsidP="00AF2823">
      <w:pPr>
        <w:rPr>
          <w:ins w:id="3545" w:author="박윤수" w:date="2014-08-23T00:19:00Z"/>
          <w:lang w:val="en-US" w:eastAsia="ko-KR"/>
        </w:rPr>
      </w:pPr>
      <w:ins w:id="3546" w:author="박윤수" w:date="2014-08-23T00:19:00Z">
        <w:r w:rsidRPr="006A77DB">
          <w:rPr>
            <w:lang w:val="en-US" w:eastAsia="ko-KR"/>
          </w:rPr>
          <w:t xml:space="preserve">    move_or_jump()</w:t>
        </w:r>
      </w:ins>
    </w:p>
    <w:p w:rsidR="00AF2823" w:rsidRDefault="00AF2823" w:rsidP="00AF2823">
      <w:pPr>
        <w:rPr>
          <w:ins w:id="3547" w:author="박윤수" w:date="2014-08-23T00:19:00Z"/>
          <w:lang w:val="en-US" w:eastAsia="ko-KR"/>
        </w:rPr>
      </w:pPr>
      <w:ins w:id="3548" w:author="박윤수" w:date="2014-08-23T00:19:00Z">
        <w:r w:rsidRPr="006A77DB">
          <w:rPr>
            <w:lang w:val="en-US" w:eastAsia="ko-KR"/>
          </w:rPr>
          <w:t xml:space="preserve"> turn_off()</w:t>
        </w:r>
      </w:ins>
    </w:p>
    <w:p w:rsidR="00AF2823" w:rsidRPr="006A77DB" w:rsidRDefault="00AF2823" w:rsidP="00AF2823">
      <w:pPr>
        <w:rPr>
          <w:ins w:id="3549" w:author="박윤수" w:date="2014-08-23T00:19:00Z"/>
          <w:lang w:val="en-US" w:eastAsia="ko-KR"/>
        </w:rPr>
      </w:pPr>
      <w:ins w:id="3550" w:author="박윤수" w:date="2014-08-23T00:19:00Z">
        <w:r>
          <w:rPr>
            <w:rFonts w:hint="eastAsia"/>
            <w:lang w:val="en-US" w:eastAsia="ko-KR"/>
          </w:rPr>
          <w:t>정상적으로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작동하는지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확인해보세요</w:t>
        </w:r>
        <w:r>
          <w:rPr>
            <w:rFonts w:hint="eastAsia"/>
            <w:lang w:val="en-US" w:eastAsia="ko-KR"/>
          </w:rPr>
          <w:t>!</w:t>
        </w:r>
      </w:ins>
    </w:p>
    <w:p w:rsidR="00AF2823" w:rsidRDefault="00AF2823" w:rsidP="00AF2823">
      <w:pPr>
        <w:spacing w:after="0"/>
        <w:ind w:left="0"/>
        <w:rPr>
          <w:ins w:id="3551" w:author="박윤수" w:date="2014-08-23T00:19:00Z"/>
          <w:b/>
          <w:color w:val="4F6228" w:themeColor="accent3" w:themeShade="80"/>
          <w:lang w:eastAsia="ko-KR"/>
        </w:rPr>
      </w:pPr>
      <w:ins w:id="3552" w:author="박윤수" w:date="2014-08-23T00:19:00Z">
        <w:r>
          <w:rPr>
            <w:b/>
            <w:color w:val="4F6228" w:themeColor="accent3" w:themeShade="80"/>
            <w:lang w:eastAsia="ko-KR"/>
          </w:rPr>
          <w:br w:type="page"/>
        </w:r>
      </w:ins>
    </w:p>
    <w:p w:rsidR="00AF2823" w:rsidRPr="00FB7442" w:rsidRDefault="00AF2823" w:rsidP="00AF2823">
      <w:pPr>
        <w:spacing w:before="240"/>
        <w:rPr>
          <w:ins w:id="3553" w:author="박윤수" w:date="2014-08-23T00:19:00Z"/>
          <w:b/>
          <w:color w:val="4F6228" w:themeColor="accent3" w:themeShade="80"/>
          <w:lang w:eastAsia="ko-KR"/>
        </w:rPr>
      </w:pPr>
      <w:ins w:id="3554" w:author="박윤수" w:date="2014-08-23T00:19:00Z">
        <w:r>
          <w:rPr>
            <w:rFonts w:hint="eastAsia"/>
            <w:b/>
            <w:color w:val="4F6228" w:themeColor="accent3" w:themeShade="80"/>
            <w:lang w:eastAsia="ko-KR"/>
          </w:rPr>
          <w:lastRenderedPageBreak/>
          <w:t>김을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매고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씨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뿌리는</w:t>
        </w:r>
        <w:r>
          <w:rPr>
            <w:rFonts w:hint="eastAsia"/>
            <w:b/>
            <w:color w:val="4F6228" w:themeColor="accent3" w:themeShade="80"/>
            <w:lang w:eastAsia="ko-KR"/>
          </w:rPr>
          <w:t xml:space="preserve"> </w:t>
        </w:r>
        <w:r>
          <w:rPr>
            <w:rFonts w:hint="eastAsia"/>
            <w:b/>
            <w:color w:val="4F6228" w:themeColor="accent3" w:themeShade="80"/>
            <w:lang w:eastAsia="ko-KR"/>
          </w:rPr>
          <w:t>시기</w:t>
        </w:r>
      </w:ins>
    </w:p>
    <w:p w:rsidR="00AF2823" w:rsidRDefault="00AF2823" w:rsidP="00AF2823">
      <w:pPr>
        <w:rPr>
          <w:ins w:id="3555" w:author="박윤수" w:date="2014-08-23T00:19:00Z"/>
          <w:lang w:eastAsia="ko-KR"/>
        </w:rPr>
      </w:pPr>
      <w:ins w:id="3556" w:author="박윤수" w:date="2014-08-23T00:19:00Z"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돌아왔습니다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아버지는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정원에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씨를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뿌렸습니다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지난번과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마찬가지로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씨가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전혀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씨가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발아하지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전형적인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월드파일</w:t>
        </w:r>
        <w:r>
          <w:rPr>
            <w:rFonts w:hint="eastAsia"/>
            <w:lang w:eastAsia="ko-KR"/>
          </w:rPr>
          <w:t xml:space="preserve">: </w:t>
        </w:r>
        <w:r w:rsidRPr="00217B90">
          <w:rPr>
            <w:lang w:eastAsia="ko-KR"/>
          </w:rPr>
          <w:t>harvest4.</w:t>
        </w:r>
        <w:r>
          <w:rPr>
            <w:rFonts w:hint="eastAsia"/>
            <w:lang w:eastAsia="ko-KR"/>
          </w:rPr>
          <w:t>wld)</w:t>
        </w:r>
      </w:ins>
    </w:p>
    <w:p w:rsidR="00AF2823" w:rsidRDefault="00AF7365" w:rsidP="00AF2823">
      <w:pPr>
        <w:rPr>
          <w:ins w:id="3557" w:author="박윤수" w:date="2014-08-23T00:19:00Z"/>
          <w:lang w:eastAsia="ko-KR"/>
        </w:rPr>
      </w:pPr>
      <w:ins w:id="3558" w:author="박윤수" w:date="2014-08-23T00:19:00Z">
        <w:r>
          <w:rPr>
            <w:noProof/>
            <w:lang w:val="en-US" w:eastAsia="ko-KR"/>
            <w:rPrChange w:id="355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71775" cy="2762250"/>
              <wp:effectExtent l="19050" t="0" r="9525" b="0"/>
              <wp:docPr id="449" name="그림 277" descr="harvest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4.png"/>
                      <pic:cNvPicPr/>
                    </pic:nvPicPr>
                    <pic:blipFill>
                      <a:blip r:embed="rId10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276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560" w:author="박윤수" w:date="2014-08-23T00:19:00Z"/>
          <w:lang w:eastAsia="ko-KR"/>
        </w:rPr>
      </w:pPr>
      <w:ins w:id="3561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정원에서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도와주세요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당근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당근이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있으면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3562" w:author="박윤수" w:date="2014-08-23T00:19:00Z"/>
          <w:lang w:eastAsia="ko-KR"/>
        </w:rPr>
      </w:pPr>
      <w:ins w:id="3563" w:author="박윤수" w:date="2014-08-23T00:19:00Z"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while </w:t>
        </w:r>
        <w:r>
          <w:rPr>
            <w:rFonts w:hint="eastAsia"/>
            <w:lang w:eastAsia="ko-KR"/>
          </w:rPr>
          <w:t>키워드를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일부가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제안으로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Pr="00B85D9B" w:rsidRDefault="00AF2823" w:rsidP="00AF2823">
      <w:pPr>
        <w:spacing w:after="0"/>
        <w:rPr>
          <w:ins w:id="3564" w:author="박윤수" w:date="2014-08-23T00:19:00Z"/>
          <w:color w:val="00B050"/>
          <w:lang w:val="en-US" w:eastAsia="ko-KR"/>
        </w:rPr>
      </w:pPr>
      <w:ins w:id="3565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문제에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관련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어휘를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연결시키기</w:t>
        </w:r>
      </w:ins>
    </w:p>
    <w:p w:rsidR="00AF2823" w:rsidRPr="006A77DB" w:rsidRDefault="00AF2823" w:rsidP="00AF2823">
      <w:pPr>
        <w:spacing w:after="0"/>
        <w:rPr>
          <w:ins w:id="3566" w:author="박윤수" w:date="2014-08-23T00:19:00Z"/>
          <w:lang w:val="en-US" w:eastAsia="ko-KR"/>
        </w:rPr>
      </w:pPr>
      <w:ins w:id="3567" w:author="박윤수" w:date="2014-08-23T00:19:00Z">
        <w:r w:rsidRPr="006A77DB">
          <w:rPr>
            <w:lang w:val="en-US" w:eastAsia="ko-KR"/>
          </w:rPr>
          <w:t>next_to_a_carrot = next_to_a_beeper</w:t>
        </w:r>
      </w:ins>
    </w:p>
    <w:p w:rsidR="00AF2823" w:rsidRPr="006A77DB" w:rsidRDefault="00AF2823" w:rsidP="00AF2823">
      <w:pPr>
        <w:spacing w:after="0"/>
        <w:rPr>
          <w:ins w:id="3568" w:author="박윤수" w:date="2014-08-23T00:19:00Z"/>
          <w:lang w:val="en-US" w:eastAsia="ko-KR"/>
        </w:rPr>
      </w:pPr>
      <w:ins w:id="3569" w:author="박윤수" w:date="2014-08-23T00:19:00Z">
        <w:r w:rsidRPr="006A77DB">
          <w:rPr>
            <w:lang w:val="en-US" w:eastAsia="ko-KR"/>
          </w:rPr>
          <w:t>plant_carrot = put_beeper</w:t>
        </w:r>
      </w:ins>
    </w:p>
    <w:p w:rsidR="00AF2823" w:rsidRPr="006A77DB" w:rsidRDefault="00AF2823" w:rsidP="00AF2823">
      <w:pPr>
        <w:rPr>
          <w:ins w:id="3570" w:author="박윤수" w:date="2014-08-23T00:19:00Z"/>
          <w:lang w:val="en-US" w:eastAsia="ko-KR"/>
        </w:rPr>
      </w:pPr>
      <w:ins w:id="3571" w:author="박윤수" w:date="2014-08-23T00:19:00Z">
        <w:r w:rsidRPr="006A77DB">
          <w:rPr>
            <w:lang w:val="en-US" w:eastAsia="ko-KR"/>
          </w:rPr>
          <w:t>pick_carrot = pick_beeper</w:t>
        </w:r>
      </w:ins>
    </w:p>
    <w:p w:rsidR="00AF2823" w:rsidRPr="006A77DB" w:rsidRDefault="00AF2823" w:rsidP="00AF2823">
      <w:pPr>
        <w:spacing w:after="0"/>
        <w:rPr>
          <w:ins w:id="3572" w:author="박윤수" w:date="2014-08-23T00:19:00Z"/>
          <w:lang w:val="en-US" w:eastAsia="ko-KR"/>
        </w:rPr>
      </w:pPr>
      <w:ins w:id="3573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6A77DB">
          <w:rPr>
            <w:lang w:val="en-US" w:eastAsia="ko-KR"/>
          </w:rPr>
          <w:t xml:space="preserve"> one_carrot_only():</w:t>
        </w:r>
      </w:ins>
    </w:p>
    <w:p w:rsidR="00AF2823" w:rsidRPr="006A77DB" w:rsidRDefault="00AF2823" w:rsidP="00AF2823">
      <w:pPr>
        <w:spacing w:after="0"/>
        <w:rPr>
          <w:ins w:id="3574" w:author="박윤수" w:date="2014-08-23T00:19:00Z"/>
          <w:lang w:val="en-US" w:eastAsia="ko-KR"/>
        </w:rPr>
      </w:pPr>
      <w:ins w:id="3575" w:author="박윤수" w:date="2014-08-23T00:19:00Z">
        <w:r w:rsidRPr="006A77DB">
          <w:rPr>
            <w:lang w:val="en-US" w:eastAsia="ko-KR"/>
          </w:rPr>
          <w:t xml:space="preserve">    </w:t>
        </w:r>
        <w:r w:rsidRPr="00D21A89">
          <w:rPr>
            <w:color w:val="0070C0"/>
            <w:lang w:val="en-US" w:eastAsia="ko-KR"/>
          </w:rPr>
          <w:t>while</w:t>
        </w:r>
        <w:r w:rsidRPr="006A77DB">
          <w:rPr>
            <w:lang w:val="en-US" w:eastAsia="ko-KR"/>
          </w:rPr>
          <w:t xml:space="preserve"> next_to_a_carrot():</w:t>
        </w:r>
      </w:ins>
    </w:p>
    <w:p w:rsidR="00AF2823" w:rsidRPr="006A77DB" w:rsidRDefault="00AF2823" w:rsidP="00AF2823">
      <w:pPr>
        <w:rPr>
          <w:ins w:id="3576" w:author="박윤수" w:date="2014-08-23T00:19:00Z"/>
          <w:lang w:val="en-US" w:eastAsia="ko-KR"/>
        </w:rPr>
      </w:pPr>
      <w:ins w:id="3577" w:author="박윤수" w:date="2014-08-23T00:19:00Z">
        <w:r w:rsidRPr="006A77DB">
          <w:rPr>
            <w:lang w:val="en-US" w:eastAsia="ko-KR"/>
          </w:rPr>
          <w:t xml:space="preserve">        pick_carrot()     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모두를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뽑아냅니다</w:t>
        </w:r>
        <w:r w:rsidRPr="00D21A89">
          <w:rPr>
            <w:color w:val="00B050"/>
            <w:lang w:val="en-US" w:eastAsia="ko-KR"/>
          </w:rPr>
          <w:t>.</w:t>
        </w:r>
      </w:ins>
    </w:p>
    <w:p w:rsidR="00AF2823" w:rsidRPr="006A77DB" w:rsidRDefault="00AF2823" w:rsidP="00AF2823">
      <w:pPr>
        <w:rPr>
          <w:ins w:id="3578" w:author="박윤수" w:date="2014-08-23T00:19:00Z"/>
          <w:lang w:val="en-US" w:eastAsia="ko-KR"/>
        </w:rPr>
      </w:pPr>
      <w:ins w:id="3579" w:author="박윤수" w:date="2014-08-23T00:19:00Z">
        <w:r w:rsidRPr="006A77DB">
          <w:rPr>
            <w:lang w:val="en-US" w:eastAsia="ko-KR"/>
          </w:rPr>
          <w:t xml:space="preserve">    plant_carrot()         </w:t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하나만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다시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파종합니다</w:t>
        </w:r>
        <w:r w:rsidRPr="00D21A89">
          <w:rPr>
            <w:color w:val="00B050"/>
            <w:lang w:val="en-US" w:eastAsia="ko-KR"/>
          </w:rPr>
          <w:t>.</w:t>
        </w:r>
      </w:ins>
    </w:p>
    <w:p w:rsidR="00AF2823" w:rsidRDefault="00AF2823" w:rsidP="00AF2823">
      <w:pPr>
        <w:rPr>
          <w:ins w:id="3580" w:author="박윤수" w:date="2014-08-23T00:19:00Z"/>
          <w:lang w:eastAsia="ko-KR"/>
        </w:rPr>
      </w:pPr>
      <w:ins w:id="3581" w:author="박윤수" w:date="2014-08-23T00:19:00Z"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일부분은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약간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짧습니다</w:t>
        </w:r>
        <w:r>
          <w:rPr>
            <w:rFonts w:hint="eastAsia"/>
            <w:lang w:eastAsia="ko-KR"/>
          </w:rPr>
          <w:t>. (6</w:t>
        </w:r>
        <w:r>
          <w:rPr>
            <w:rFonts w:hint="eastAsia"/>
            <w:lang w:eastAsia="ko-KR"/>
          </w:rPr>
          <w:t>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대신에</w:t>
        </w:r>
        <w:r>
          <w:rPr>
            <w:rFonts w:hint="eastAsia"/>
            <w:lang w:eastAsia="ko-KR"/>
          </w:rPr>
          <w:t xml:space="preserve"> def </w:t>
        </w:r>
        <w:r>
          <w:rPr>
            <w:rFonts w:hint="eastAsia"/>
            <w:lang w:eastAsia="ko-KR"/>
          </w:rPr>
          <w:t>함수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.) </w:t>
        </w:r>
        <w:r>
          <w:rPr>
            <w:rFonts w:hint="eastAsia"/>
            <w:lang w:eastAsia="ko-KR"/>
          </w:rPr>
          <w:t>더욱이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장소에</w:t>
        </w:r>
        <w:r>
          <w:rPr>
            <w:rFonts w:hint="eastAsia"/>
            <w:lang w:eastAsia="ko-KR"/>
          </w:rPr>
          <w:t xml:space="preserve"> 2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씨앗이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경우에도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~ </w:t>
        </w:r>
      </w:ins>
    </w:p>
    <w:p w:rsidR="00AF2823" w:rsidRDefault="00AF2823" w:rsidP="00AF2823">
      <w:pPr>
        <w:rPr>
          <w:ins w:id="3582" w:author="박윤수" w:date="2014-08-23T00:19:00Z"/>
          <w:lang w:val="en-US" w:eastAsia="ko-KR"/>
        </w:rPr>
      </w:pPr>
      <w:ins w:id="3583" w:author="박윤수" w:date="2014-08-23T00:19:00Z">
        <w:r>
          <w:rPr>
            <w:rFonts w:hint="eastAsia"/>
            <w:lang w:val="en-US" w:eastAsia="ko-KR"/>
          </w:rPr>
          <w:lastRenderedPageBreak/>
          <w:t>현실에서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씨앗을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제거하고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당장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심는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좋은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아닙니다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02106E" w:rsidRDefault="00AF7365" w:rsidP="00AF2823">
      <w:pPr>
        <w:jc w:val="center"/>
        <w:rPr>
          <w:ins w:id="3584" w:author="박윤수" w:date="2014-08-23T00:19:00Z"/>
          <w:lang w:val="en-US" w:eastAsia="ko-KR"/>
        </w:rPr>
      </w:pPr>
      <w:ins w:id="3585" w:author="박윤수" w:date="2014-08-23T00:19:00Z">
        <w:r>
          <w:rPr>
            <w:noProof/>
            <w:lang w:val="en-US" w:eastAsia="ko-KR"/>
            <w:rPrChange w:id="358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45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3057F0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참이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아닙니까</w:t>
        </w:r>
        <w:r w:rsidR="00AF2823">
          <w:rPr>
            <w:rFonts w:hint="eastAsia"/>
            <w:lang w:eastAsia="ko-KR"/>
          </w:rPr>
          <w:t>? -</w:t>
        </w:r>
        <w:r>
          <w:rPr>
            <w:noProof/>
            <w:lang w:val="en-US" w:eastAsia="ko-KR"/>
            <w:rPrChange w:id="358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5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놀라운</w:t>
        </w:r>
        <w:r w:rsidR="00AF2823">
          <w:rPr>
            <w:rFonts w:hint="eastAsia"/>
            <w:lang w:eastAsia="ko-KR"/>
          </w:rPr>
          <w:t xml:space="preserve"> Part 1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58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5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6B2E94" w:rsidRDefault="00AF2823" w:rsidP="00AF2823">
      <w:pPr>
        <w:rPr>
          <w:ins w:id="3589" w:author="박윤수" w:date="2014-08-23T00:19:00Z"/>
          <w:lang w:val="en-US"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3590" w:author="박윤수" w:date="2014-08-23T00:19:00Z"/>
          <w:lang w:eastAsia="ko-KR"/>
          <w:rPrChange w:id="3591" w:author="박윤수" w:date="2014-08-23T00:24:00Z">
            <w:rPr>
              <w:ins w:id="3592" w:author="박윤수" w:date="2014-08-23T00:19:00Z"/>
              <w:color w:val="0070C0"/>
              <w:lang w:eastAsia="ko-KR"/>
            </w:rPr>
          </w:rPrChange>
        </w:rPr>
      </w:pPr>
      <w:bookmarkStart w:id="3593" w:name="_Toc396517149"/>
      <w:ins w:id="3594" w:author="박윤수" w:date="2014-08-23T00:19:00Z">
        <w:r w:rsidRPr="00E80AEF">
          <w:rPr>
            <w:rFonts w:hint="eastAsia"/>
            <w:lang w:eastAsia="ko-KR"/>
            <w:rPrChange w:id="3595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놀라운</w:t>
        </w:r>
        <w:r w:rsidRPr="00E80AEF">
          <w:rPr>
            <w:lang w:eastAsia="ko-KR"/>
            <w:rPrChange w:id="3596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Part 1</w:t>
        </w:r>
        <w:bookmarkEnd w:id="3593"/>
      </w:ins>
    </w:p>
    <w:p w:rsidR="00AF2823" w:rsidRDefault="00AF2823" w:rsidP="00AF2823">
      <w:pPr>
        <w:rPr>
          <w:ins w:id="3597" w:author="박윤수" w:date="2014-08-23T00:19:00Z"/>
          <w:lang w:eastAsia="ko-KR"/>
        </w:rPr>
      </w:pPr>
      <w:ins w:id="3598" w:author="박윤수" w:date="2014-08-23T00:19:00Z"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</w:t>
        </w:r>
        <w:r>
          <w:rPr>
            <w:rFonts w:hint="eastAsia"/>
            <w:lang w:eastAsia="ko-KR"/>
          </w:rPr>
          <w:t xml:space="preserve">(Multi-part) </w:t>
        </w:r>
        <w:r>
          <w:rPr>
            <w:rFonts w:hint="eastAsia"/>
            <w:lang w:eastAsia="ko-KR"/>
          </w:rPr>
          <w:t>수업에서는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증가하는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복잡성을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완벽한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33195D" w:rsidRDefault="00AF2823" w:rsidP="00AF2823">
      <w:pPr>
        <w:pStyle w:val="affc"/>
        <w:numPr>
          <w:ilvl w:val="0"/>
          <w:numId w:val="31"/>
        </w:numPr>
        <w:ind w:leftChars="0"/>
        <w:rPr>
          <w:ins w:id="3599" w:author="박윤수" w:date="2014-08-23T00:19:00Z"/>
          <w:b/>
          <w:color w:val="0070C0"/>
          <w:sz w:val="24"/>
          <w:lang w:eastAsia="ko-KR"/>
        </w:rPr>
      </w:pPr>
      <w:ins w:id="3600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놀라운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솔루션</w:t>
        </w:r>
        <w:r w:rsidRPr="00D21A89">
          <w:rPr>
            <w:b/>
            <w:color w:val="0070C0"/>
            <w:sz w:val="24"/>
            <w:lang w:eastAsia="ko-KR"/>
          </w:rPr>
          <w:t xml:space="preserve">: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첫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걸음</w:t>
        </w:r>
      </w:ins>
    </w:p>
    <w:p w:rsidR="00AF2823" w:rsidRDefault="00AF2823" w:rsidP="00AF2823">
      <w:pPr>
        <w:rPr>
          <w:ins w:id="3601" w:author="박윤수" w:date="2014-08-23T00:19:00Z"/>
          <w:lang w:eastAsia="ko-KR"/>
        </w:rPr>
      </w:pPr>
      <w:ins w:id="3602" w:author="박윤수" w:date="2014-08-23T00:19:00Z"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출발합시다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도는데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중간에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어떠한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가정합시다</w:t>
        </w:r>
        <w:r>
          <w:rPr>
            <w:rFonts w:hint="eastAsia"/>
            <w:lang w:eastAsia="ko-KR"/>
          </w:rPr>
          <w:t xml:space="preserve">. front_is_clear() </w:t>
        </w:r>
        <w:r>
          <w:rPr>
            <w:rFonts w:hint="eastAsia"/>
            <w:lang w:eastAsia="ko-KR"/>
          </w:rPr>
          <w:t>테스트를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소개했을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출발점에서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리버그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대략적인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2"/>
        </w:numPr>
        <w:spacing w:after="0"/>
        <w:ind w:leftChars="0"/>
        <w:rPr>
          <w:ins w:id="3603" w:author="박윤수" w:date="2014-08-23T00:19:00Z"/>
          <w:lang w:val="en-US" w:eastAsia="ko-KR"/>
        </w:rPr>
      </w:pPr>
      <w:ins w:id="3604" w:author="박윤수" w:date="2014-08-23T00:19:00Z">
        <w:r>
          <w:rPr>
            <w:rFonts w:hint="eastAsia"/>
            <w:lang w:val="en-US" w:eastAsia="ko-KR"/>
          </w:rPr>
          <w:t>출발점에서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내려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놓습니다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3E6B66" w:rsidRDefault="00AF2823" w:rsidP="00AF2823">
      <w:pPr>
        <w:pStyle w:val="affc"/>
        <w:numPr>
          <w:ilvl w:val="0"/>
          <w:numId w:val="32"/>
        </w:numPr>
        <w:spacing w:after="0"/>
        <w:ind w:leftChars="0"/>
        <w:rPr>
          <w:ins w:id="3605" w:author="박윤수" w:date="2014-08-23T00:19:00Z"/>
          <w:lang w:val="en-US" w:eastAsia="ko-KR"/>
        </w:rPr>
      </w:pPr>
      <w:ins w:id="3606" w:author="박윤수" w:date="2014-08-23T00:19:00Z">
        <w:r>
          <w:rPr>
            <w:rFonts w:hint="eastAsia"/>
            <w:lang w:val="en-US" w:eastAsia="ko-KR"/>
          </w:rPr>
          <w:t>벽을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마주칠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때까지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계속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전진합니다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3E6B66" w:rsidRDefault="00AF2823" w:rsidP="00AF2823">
      <w:pPr>
        <w:pStyle w:val="affc"/>
        <w:numPr>
          <w:ilvl w:val="0"/>
          <w:numId w:val="32"/>
        </w:numPr>
        <w:spacing w:after="0"/>
        <w:ind w:leftChars="0"/>
        <w:rPr>
          <w:ins w:id="3607" w:author="박윤수" w:date="2014-08-23T00:19:00Z"/>
          <w:lang w:val="en-US" w:eastAsia="ko-KR"/>
        </w:rPr>
      </w:pPr>
      <w:ins w:id="3608" w:author="박윤수" w:date="2014-08-23T00:19:00Z">
        <w:r>
          <w:rPr>
            <w:rFonts w:hint="eastAsia"/>
            <w:lang w:val="en-US" w:eastAsia="ko-KR"/>
          </w:rPr>
          <w:t>벽에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마주칠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왼쪽으로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회전을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합니다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3E6B66" w:rsidRDefault="00AF2823" w:rsidP="00AF2823">
      <w:pPr>
        <w:pStyle w:val="affc"/>
        <w:numPr>
          <w:ilvl w:val="0"/>
          <w:numId w:val="32"/>
        </w:numPr>
        <w:spacing w:after="0"/>
        <w:ind w:leftChars="0"/>
        <w:rPr>
          <w:ins w:id="3609" w:author="박윤수" w:date="2014-08-23T00:19:00Z"/>
          <w:lang w:val="en-US" w:eastAsia="ko-KR"/>
        </w:rPr>
      </w:pPr>
      <w:ins w:id="3610" w:author="박윤수" w:date="2014-08-23T00:19:00Z">
        <w:r>
          <w:rPr>
            <w:rFonts w:hint="eastAsia"/>
            <w:lang w:val="en-US" w:eastAsia="ko-KR"/>
          </w:rPr>
          <w:t>내려놓은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비터를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발견할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때까지</w:t>
        </w:r>
        <w:r>
          <w:rPr>
            <w:rFonts w:hint="eastAsia"/>
            <w:lang w:val="en-US" w:eastAsia="ko-KR"/>
          </w:rPr>
          <w:t xml:space="preserve"> II, III</w:t>
        </w:r>
        <w:r>
          <w:rPr>
            <w:rFonts w:hint="eastAsia"/>
            <w:lang w:val="en-US" w:eastAsia="ko-KR"/>
          </w:rPr>
          <w:t>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단계를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반복합니다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2"/>
        </w:numPr>
        <w:ind w:leftChars="0"/>
        <w:rPr>
          <w:ins w:id="3611" w:author="박윤수" w:date="2014-08-23T00:19:00Z"/>
          <w:lang w:val="en-US" w:eastAsia="ko-KR"/>
        </w:rPr>
      </w:pPr>
      <w:ins w:id="3612" w:author="박윤수" w:date="2014-08-23T00:19:00Z">
        <w:r>
          <w:rPr>
            <w:rFonts w:hint="eastAsia"/>
            <w:lang w:val="en-US" w:eastAsia="ko-KR"/>
          </w:rPr>
          <w:t>비퍼를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발견하면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꺼집니다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2823" w:rsidP="00AF2823">
      <w:pPr>
        <w:rPr>
          <w:ins w:id="3613" w:author="박윤수" w:date="2014-08-23T00:19:00Z"/>
          <w:lang w:val="en-US" w:eastAsia="ko-KR"/>
        </w:rPr>
      </w:pPr>
      <w:ins w:id="3614" w:author="박윤수" w:date="2014-08-23T00:19:00Z">
        <w:r>
          <w:rPr>
            <w:rFonts w:hint="eastAsia"/>
            <w:lang w:val="en-US" w:eastAsia="ko-KR"/>
          </w:rPr>
          <w:t>중요한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단계는</w:t>
        </w:r>
        <w:r>
          <w:rPr>
            <w:rFonts w:hint="eastAsia"/>
            <w:lang w:val="en-US" w:eastAsia="ko-KR"/>
          </w:rPr>
          <w:t xml:space="preserve"> IV</w:t>
        </w:r>
        <w:r>
          <w:rPr>
            <w:rFonts w:hint="eastAsia"/>
            <w:lang w:val="en-US" w:eastAsia="ko-KR"/>
          </w:rPr>
          <w:t>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반복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반복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아래와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작성됩니다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2823" w:rsidP="00AF2823">
      <w:pPr>
        <w:rPr>
          <w:ins w:id="3615" w:author="박윤수" w:date="2014-08-23T00:19:00Z"/>
          <w:lang w:val="en-US" w:eastAsia="ko-KR"/>
        </w:rPr>
      </w:pPr>
      <w:ins w:id="3616" w:author="박윤수" w:date="2014-08-23T00:19:00Z">
        <w:r w:rsidRPr="00D21A89">
          <w:rPr>
            <w:color w:val="0070C0"/>
            <w:lang w:val="en-US" w:eastAsia="ko-KR"/>
          </w:rPr>
          <w:t>while not</w:t>
        </w:r>
        <w:r w:rsidRPr="006B2E94">
          <w:rPr>
            <w:lang w:val="en-US" w:eastAsia="ko-KR"/>
          </w:rPr>
          <w:t xml:space="preserve"> next_to_a_beeper():</w:t>
        </w:r>
      </w:ins>
    </w:p>
    <w:p w:rsidR="00AF2823" w:rsidRDefault="00AF2823" w:rsidP="00AF2823">
      <w:pPr>
        <w:rPr>
          <w:ins w:id="3617" w:author="박윤수" w:date="2014-08-23T00:19:00Z"/>
          <w:lang w:val="en-US" w:eastAsia="ko-KR"/>
        </w:rPr>
      </w:pPr>
      <w:ins w:id="3618" w:author="박윤수" w:date="2014-08-23T00:19:00Z">
        <w:r>
          <w:rPr>
            <w:rFonts w:hint="eastAsia"/>
            <w:lang w:val="en-US" w:eastAsia="ko-KR"/>
          </w:rPr>
          <w:t>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중요한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단계는</w:t>
        </w:r>
        <w:r>
          <w:rPr>
            <w:rFonts w:hint="eastAsia"/>
            <w:lang w:val="en-US" w:eastAsia="ko-KR"/>
          </w:rPr>
          <w:t xml:space="preserve"> II, III</w:t>
        </w:r>
        <w:r>
          <w:rPr>
            <w:rFonts w:hint="eastAsia"/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됩니다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글로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코드를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온전한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코드로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전환하여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봅시다</w:t>
        </w:r>
        <w:r>
          <w:rPr>
            <w:rFonts w:hint="eastAsia"/>
            <w:lang w:val="en-US" w:eastAsia="ko-KR"/>
          </w:rPr>
          <w:t>.</w:t>
        </w:r>
      </w:ins>
    </w:p>
    <w:p w:rsidR="00AF2823" w:rsidRPr="006B2E94" w:rsidRDefault="00AF2823" w:rsidP="00AF2823">
      <w:pPr>
        <w:spacing w:after="0"/>
        <w:rPr>
          <w:ins w:id="3619" w:author="박윤수" w:date="2014-08-23T00:19:00Z"/>
          <w:lang w:val="en-US" w:eastAsia="ko-KR"/>
        </w:rPr>
      </w:pPr>
      <w:ins w:id="3620" w:author="박윤수" w:date="2014-08-23T00:19:00Z">
        <w:r w:rsidRPr="006B2E94">
          <w:rPr>
            <w:lang w:val="en-US" w:eastAsia="ko-KR"/>
          </w:rPr>
          <w:t>put_beeper()</w:t>
        </w:r>
      </w:ins>
    </w:p>
    <w:p w:rsidR="00AF2823" w:rsidRPr="006B2E94" w:rsidRDefault="00AF2823" w:rsidP="00AF2823">
      <w:pPr>
        <w:spacing w:after="0"/>
        <w:rPr>
          <w:ins w:id="3621" w:author="박윤수" w:date="2014-08-23T00:19:00Z"/>
          <w:lang w:val="en-US" w:eastAsia="ko-KR"/>
        </w:rPr>
      </w:pPr>
      <w:ins w:id="3622" w:author="박윤수" w:date="2014-08-23T00:19:00Z">
        <w:r w:rsidRPr="00D21A89">
          <w:rPr>
            <w:color w:val="0070C0"/>
            <w:lang w:val="en-US" w:eastAsia="ko-KR"/>
          </w:rPr>
          <w:t>while not</w:t>
        </w:r>
        <w:r w:rsidRPr="006B2E94">
          <w:rPr>
            <w:lang w:val="en-US" w:eastAsia="ko-KR"/>
          </w:rPr>
          <w:t xml:space="preserve"> next_to_a_beeper():</w:t>
        </w:r>
      </w:ins>
    </w:p>
    <w:p w:rsidR="00AF2823" w:rsidRPr="006B2E94" w:rsidRDefault="00AF2823" w:rsidP="00AF2823">
      <w:pPr>
        <w:spacing w:after="0"/>
        <w:rPr>
          <w:ins w:id="3623" w:author="박윤수" w:date="2014-08-23T00:19:00Z"/>
          <w:lang w:val="en-US" w:eastAsia="ko-KR"/>
        </w:rPr>
      </w:pPr>
      <w:ins w:id="3624" w:author="박윤수" w:date="2014-08-23T00:19:00Z">
        <w:r w:rsidRPr="00D21A89">
          <w:rPr>
            <w:color w:val="0070C0"/>
            <w:lang w:val="en-US" w:eastAsia="ko-KR"/>
          </w:rPr>
          <w:t xml:space="preserve">    if</w:t>
        </w:r>
        <w:r w:rsidRPr="006B2E94">
          <w:rPr>
            <w:lang w:val="en-US" w:eastAsia="ko-KR"/>
          </w:rPr>
          <w:t xml:space="preserve"> front_is_clear():</w:t>
        </w:r>
      </w:ins>
    </w:p>
    <w:p w:rsidR="00AF2823" w:rsidRPr="006B2E94" w:rsidRDefault="00AF2823" w:rsidP="00AF2823">
      <w:pPr>
        <w:spacing w:after="0"/>
        <w:rPr>
          <w:ins w:id="3625" w:author="박윤수" w:date="2014-08-23T00:19:00Z"/>
          <w:lang w:val="en-US" w:eastAsia="ko-KR"/>
        </w:rPr>
      </w:pPr>
      <w:ins w:id="3626" w:author="박윤수" w:date="2014-08-23T00:19:00Z">
        <w:r w:rsidRPr="006B2E94">
          <w:rPr>
            <w:lang w:val="en-US" w:eastAsia="ko-KR"/>
          </w:rPr>
          <w:t xml:space="preserve">        move()</w:t>
        </w:r>
      </w:ins>
    </w:p>
    <w:p w:rsidR="00AF2823" w:rsidRPr="006B2E94" w:rsidRDefault="00AF2823" w:rsidP="00AF2823">
      <w:pPr>
        <w:spacing w:after="0"/>
        <w:rPr>
          <w:ins w:id="3627" w:author="박윤수" w:date="2014-08-23T00:19:00Z"/>
          <w:lang w:val="en-US" w:eastAsia="ko-KR"/>
        </w:rPr>
      </w:pPr>
      <w:ins w:id="3628" w:author="박윤수" w:date="2014-08-23T00:19:00Z">
        <w:r w:rsidRPr="00D21A89">
          <w:rPr>
            <w:color w:val="0070C0"/>
            <w:lang w:val="en-US" w:eastAsia="ko-KR"/>
          </w:rPr>
          <w:t xml:space="preserve">    else</w:t>
        </w:r>
        <w:r w:rsidRPr="006B2E94">
          <w:rPr>
            <w:lang w:val="en-US" w:eastAsia="ko-KR"/>
          </w:rPr>
          <w:t>:</w:t>
        </w:r>
      </w:ins>
    </w:p>
    <w:p w:rsidR="00AF2823" w:rsidRPr="006B2E94" w:rsidRDefault="00AF2823" w:rsidP="00AF2823">
      <w:pPr>
        <w:rPr>
          <w:ins w:id="3629" w:author="박윤수" w:date="2014-08-23T00:19:00Z"/>
          <w:lang w:val="en-US" w:eastAsia="ko-KR"/>
        </w:rPr>
      </w:pPr>
      <w:ins w:id="3630" w:author="박윤수" w:date="2014-08-23T00:19:00Z">
        <w:r w:rsidRPr="006B2E94">
          <w:rPr>
            <w:lang w:val="en-US" w:eastAsia="ko-KR"/>
          </w:rPr>
          <w:t xml:space="preserve">        turn_left()</w:t>
        </w:r>
      </w:ins>
    </w:p>
    <w:p w:rsidR="00AF2823" w:rsidRDefault="00AF2823" w:rsidP="00AF2823">
      <w:pPr>
        <w:rPr>
          <w:ins w:id="3631" w:author="박윤수" w:date="2014-08-23T00:19:00Z"/>
          <w:lang w:val="en-US" w:eastAsia="ko-KR"/>
        </w:rPr>
      </w:pPr>
      <w:ins w:id="3632" w:author="박윤수" w:date="2014-08-23T00:19:00Z">
        <w:r w:rsidRPr="006B2E94">
          <w:rPr>
            <w:lang w:val="en-US" w:eastAsia="ko-KR"/>
          </w:rPr>
          <w:t>turn_off()</w:t>
        </w:r>
      </w:ins>
    </w:p>
    <w:p w:rsidR="00AF2823" w:rsidRDefault="00AF2823" w:rsidP="00AF2823">
      <w:pPr>
        <w:rPr>
          <w:ins w:id="3633" w:author="박윤수" w:date="2014-08-23T00:19:00Z"/>
          <w:lang w:val="en-US" w:eastAsia="ko-KR"/>
        </w:rPr>
      </w:pPr>
      <w:ins w:id="3634" w:author="박윤수" w:date="2014-08-23T00:19:00Z">
        <w:r>
          <w:rPr>
            <w:rFonts w:hint="eastAsia"/>
            <w:lang w:val="en-US" w:eastAsia="ko-KR"/>
          </w:rPr>
          <w:t>만약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출발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위치가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아래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보여진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있다면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시간을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가지고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리보그에게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무슨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일을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명령하는지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봅시다</w:t>
        </w:r>
        <w:r>
          <w:rPr>
            <w:rFonts w:hint="eastAsia"/>
            <w:lang w:val="en-US" w:eastAsia="ko-KR"/>
          </w:rPr>
          <w:t xml:space="preserve">. </w:t>
        </w:r>
      </w:ins>
    </w:p>
    <w:p w:rsidR="00AF2823" w:rsidRDefault="00AF7365" w:rsidP="00AF2823">
      <w:pPr>
        <w:rPr>
          <w:ins w:id="3635" w:author="박윤수" w:date="2014-08-23T00:19:00Z"/>
          <w:lang w:val="en-US" w:eastAsia="ko-KR"/>
        </w:rPr>
      </w:pPr>
      <w:ins w:id="3636" w:author="박윤수" w:date="2014-08-23T00:19:00Z">
        <w:r>
          <w:rPr>
            <w:noProof/>
            <w:lang w:val="en-US" w:eastAsia="ko-KR"/>
            <w:rPrChange w:id="3637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2019300" cy="2000250"/>
              <wp:effectExtent l="19050" t="0" r="0" b="0"/>
              <wp:docPr id="453" name="그림 267" descr="around1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1start.png"/>
                      <pic:cNvPicPr/>
                    </pic:nvPicPr>
                    <pic:blipFill>
                      <a:blip r:embed="rId10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300" cy="2000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638" w:author="박윤수" w:date="2014-08-23T00:19:00Z"/>
          <w:lang w:val="en-US" w:eastAsia="ko-KR"/>
        </w:rPr>
      </w:pPr>
      <w:ins w:id="3639" w:author="박윤수" w:date="2014-08-23T00:19:00Z">
        <w:r>
          <w:rPr>
            <w:rFonts w:hint="eastAsia"/>
            <w:lang w:val="en-US" w:eastAsia="ko-KR"/>
          </w:rPr>
          <w:t>아래의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경우는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원하는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결과를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얻지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못합니다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그런지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설명할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있나요</w:t>
        </w:r>
        <w:r>
          <w:rPr>
            <w:rFonts w:hint="eastAsia"/>
            <w:lang w:val="en-US" w:eastAsia="ko-KR"/>
          </w:rPr>
          <w:t xml:space="preserve">? </w:t>
        </w:r>
        <w:r>
          <w:rPr>
            <w:rFonts w:hint="eastAsia"/>
            <w:lang w:val="en-US" w:eastAsia="ko-KR"/>
          </w:rPr>
          <w:t>만약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설명이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되지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않는다면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뒤로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돌아가서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다시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보세요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rPr>
          <w:ins w:id="3640" w:author="박윤수" w:date="2014-08-23T00:19:00Z"/>
          <w:lang w:val="en-US" w:eastAsia="ko-KR"/>
        </w:rPr>
      </w:pPr>
      <w:ins w:id="3641" w:author="박윤수" w:date="2014-08-23T00:19:00Z">
        <w:r>
          <w:rPr>
            <w:noProof/>
            <w:lang w:val="en-US" w:eastAsia="ko-KR"/>
            <w:rPrChange w:id="364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2009775"/>
              <wp:effectExtent l="19050" t="0" r="9525" b="0"/>
              <wp:docPr id="454" name="그림 268" descr="around1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1end.png"/>
                      <pic:cNvPicPr/>
                    </pic:nvPicPr>
                    <pic:blipFill>
                      <a:blip r:embed="rId10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7365" w:rsidP="00AF2823">
      <w:pPr>
        <w:jc w:val="center"/>
        <w:rPr>
          <w:ins w:id="3643" w:author="박윤수" w:date="2014-08-23T00:19:00Z"/>
          <w:lang w:eastAsia="ko-KR"/>
        </w:rPr>
      </w:pPr>
      <w:ins w:id="3644" w:author="박윤수" w:date="2014-08-23T00:19:00Z">
        <w:r>
          <w:rPr>
            <w:noProof/>
            <w:lang w:val="en-US" w:eastAsia="ko-KR"/>
            <w:rPrChange w:id="364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145" cy="144145"/>
              <wp:effectExtent l="19050" t="0" r="8255" b="0"/>
              <wp:docPr id="455" name="그림 2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4145" cy="144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 while</w:t>
        </w:r>
        <w:r w:rsidR="00AF2823">
          <w:rPr>
            <w:rFonts w:hint="eastAsia"/>
            <w:lang w:eastAsia="ko-KR"/>
          </w:rPr>
          <w:t>문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364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56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놀라운</w:t>
        </w:r>
        <w:r w:rsidR="00AF2823">
          <w:rPr>
            <w:rFonts w:hint="eastAsia"/>
            <w:lang w:eastAsia="ko-KR"/>
          </w:rPr>
          <w:t xml:space="preserve"> Part 2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64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57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648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3649" w:author="박윤수" w:date="2014-08-23T00:19:00Z"/>
          <w:rFonts w:asciiTheme="minorEastAsia" w:hAnsiTheme="minorEastAsia"/>
          <w:lang w:eastAsia="ko-KR"/>
          <w:rPrChange w:id="3650" w:author="박윤수" w:date="2014-08-23T00:24:00Z">
            <w:rPr>
              <w:ins w:id="3651" w:author="박윤수" w:date="2014-08-23T00:19:00Z"/>
              <w:rFonts w:asciiTheme="minorEastAsia" w:hAnsiTheme="minorEastAsia"/>
              <w:color w:val="0070C0"/>
              <w:lang w:eastAsia="ko-KR"/>
            </w:rPr>
          </w:rPrChange>
        </w:rPr>
      </w:pPr>
      <w:bookmarkStart w:id="3652" w:name="_Toc396517150"/>
      <w:ins w:id="3653" w:author="박윤수" w:date="2014-08-23T00:19:00Z">
        <w:r w:rsidRPr="00E80AEF">
          <w:rPr>
            <w:rFonts w:hint="eastAsia"/>
            <w:lang w:eastAsia="ko-KR"/>
            <w:rPrChange w:id="3654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놀라운</w:t>
        </w:r>
        <w:r w:rsidRPr="00E80AEF">
          <w:rPr>
            <w:lang w:eastAsia="ko-KR"/>
            <w:rPrChange w:id="3655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Part 2</w:t>
        </w:r>
        <w:bookmarkEnd w:id="3652"/>
      </w:ins>
    </w:p>
    <w:p w:rsidR="00AF2823" w:rsidRDefault="00AF2823" w:rsidP="00AF2823">
      <w:pPr>
        <w:rPr>
          <w:ins w:id="3656" w:author="박윤수" w:date="2014-08-23T00:19:00Z"/>
          <w:lang w:eastAsia="ko-KR"/>
        </w:rPr>
      </w:pPr>
      <w:ins w:id="3657" w:author="박윤수" w:date="2014-08-23T00:19:00Z">
        <w:r>
          <w:rPr>
            <w:rFonts w:hint="eastAsia"/>
            <w:lang w:eastAsia="ko-KR"/>
          </w:rPr>
          <w:t>Part 1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직면한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원인이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내려놓습니다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옆에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않은지를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테스트를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while </w:t>
        </w:r>
        <w:r>
          <w:rPr>
            <w:rFonts w:hint="eastAsia"/>
            <w:lang w:eastAsia="ko-KR"/>
          </w:rPr>
          <w:t>반복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들어갈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기회가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반복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move()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수정합니다</w:t>
        </w:r>
        <w:r>
          <w:rPr>
            <w:rFonts w:hint="eastAsia"/>
            <w:lang w:eastAsia="ko-KR"/>
          </w:rPr>
          <w:t>.</w:t>
        </w:r>
      </w:ins>
    </w:p>
    <w:p w:rsidR="00AF2823" w:rsidRPr="004A0594" w:rsidRDefault="00AF2823" w:rsidP="00AF2823">
      <w:pPr>
        <w:spacing w:after="0"/>
        <w:rPr>
          <w:ins w:id="3658" w:author="박윤수" w:date="2014-08-23T00:19:00Z"/>
          <w:lang w:val="en-US" w:eastAsia="ko-KR"/>
        </w:rPr>
      </w:pPr>
      <w:ins w:id="3659" w:author="박윤수" w:date="2014-08-23T00:19:00Z">
        <w:r w:rsidRPr="004A0594">
          <w:rPr>
            <w:lang w:val="en-US" w:eastAsia="ko-KR"/>
          </w:rPr>
          <w:t>put_beeper()</w:t>
        </w:r>
      </w:ins>
    </w:p>
    <w:p w:rsidR="00AF2823" w:rsidRPr="004A0594" w:rsidRDefault="00AF2823" w:rsidP="00AF2823">
      <w:pPr>
        <w:spacing w:after="0"/>
        <w:rPr>
          <w:ins w:id="3660" w:author="박윤수" w:date="2014-08-23T00:19:00Z"/>
          <w:lang w:val="en-US" w:eastAsia="ko-KR"/>
        </w:rPr>
      </w:pPr>
      <w:ins w:id="3661" w:author="박윤수" w:date="2014-08-23T00:19:00Z">
        <w:r w:rsidRPr="004A0594">
          <w:rPr>
            <w:lang w:val="en-US" w:eastAsia="ko-KR"/>
          </w:rPr>
          <w:t>move()</w:t>
        </w:r>
      </w:ins>
    </w:p>
    <w:p w:rsidR="00AF2823" w:rsidRPr="004A0594" w:rsidRDefault="00AF2823" w:rsidP="00AF2823">
      <w:pPr>
        <w:spacing w:after="0"/>
        <w:rPr>
          <w:ins w:id="3662" w:author="박윤수" w:date="2014-08-23T00:19:00Z"/>
          <w:lang w:val="en-US" w:eastAsia="ko-KR"/>
        </w:rPr>
      </w:pPr>
      <w:ins w:id="3663" w:author="박윤수" w:date="2014-08-23T00:19:00Z">
        <w:r w:rsidRPr="00D21A89">
          <w:rPr>
            <w:color w:val="0070C0"/>
            <w:lang w:val="en-US" w:eastAsia="ko-KR"/>
          </w:rPr>
          <w:t>while not</w:t>
        </w:r>
        <w:r w:rsidRPr="004A0594">
          <w:rPr>
            <w:lang w:val="en-US" w:eastAsia="ko-KR"/>
          </w:rPr>
          <w:t xml:space="preserve"> next_to_a_beeper():</w:t>
        </w:r>
      </w:ins>
    </w:p>
    <w:p w:rsidR="00AF2823" w:rsidRPr="004A0594" w:rsidRDefault="00AF2823" w:rsidP="00AF2823">
      <w:pPr>
        <w:spacing w:after="0"/>
        <w:rPr>
          <w:ins w:id="3664" w:author="박윤수" w:date="2014-08-23T00:19:00Z"/>
          <w:lang w:val="en-US" w:eastAsia="ko-KR"/>
        </w:rPr>
      </w:pPr>
      <w:ins w:id="3665" w:author="박윤수" w:date="2014-08-23T00:19:00Z">
        <w:r w:rsidRPr="004A0594">
          <w:rPr>
            <w:lang w:val="en-US" w:eastAsia="ko-KR"/>
          </w:rPr>
          <w:t xml:space="preserve">    </w:t>
        </w:r>
        <w:r w:rsidRPr="00D21A89">
          <w:rPr>
            <w:color w:val="0070C0"/>
            <w:lang w:val="en-US" w:eastAsia="ko-KR"/>
          </w:rPr>
          <w:t>if</w:t>
        </w:r>
        <w:r w:rsidRPr="004A0594">
          <w:rPr>
            <w:lang w:val="en-US" w:eastAsia="ko-KR"/>
          </w:rPr>
          <w:t xml:space="preserve"> front_is_clear():</w:t>
        </w:r>
      </w:ins>
    </w:p>
    <w:p w:rsidR="00AF2823" w:rsidRPr="004A0594" w:rsidRDefault="00AF2823" w:rsidP="00AF2823">
      <w:pPr>
        <w:spacing w:after="0"/>
        <w:rPr>
          <w:ins w:id="3666" w:author="박윤수" w:date="2014-08-23T00:19:00Z"/>
          <w:lang w:val="en-US" w:eastAsia="ko-KR"/>
        </w:rPr>
      </w:pPr>
      <w:ins w:id="3667" w:author="박윤수" w:date="2014-08-23T00:19:00Z">
        <w:r w:rsidRPr="004A0594">
          <w:rPr>
            <w:lang w:val="en-US" w:eastAsia="ko-KR"/>
          </w:rPr>
          <w:t xml:space="preserve">        move()</w:t>
        </w:r>
      </w:ins>
    </w:p>
    <w:p w:rsidR="00AF2823" w:rsidRPr="004A0594" w:rsidRDefault="00AF2823" w:rsidP="00AF2823">
      <w:pPr>
        <w:spacing w:after="0"/>
        <w:rPr>
          <w:ins w:id="3668" w:author="박윤수" w:date="2014-08-23T00:19:00Z"/>
          <w:lang w:val="en-US" w:eastAsia="ko-KR"/>
        </w:rPr>
      </w:pPr>
      <w:ins w:id="3669" w:author="박윤수" w:date="2014-08-23T00:19:00Z">
        <w:r w:rsidRPr="004A0594">
          <w:rPr>
            <w:lang w:val="en-US" w:eastAsia="ko-KR"/>
          </w:rPr>
          <w:t xml:space="preserve">    </w:t>
        </w:r>
        <w:r w:rsidRPr="00D21A89">
          <w:rPr>
            <w:color w:val="0070C0"/>
            <w:lang w:val="en-US" w:eastAsia="ko-KR"/>
          </w:rPr>
          <w:t>else</w:t>
        </w:r>
        <w:r w:rsidRPr="004A0594">
          <w:rPr>
            <w:lang w:val="en-US" w:eastAsia="ko-KR"/>
          </w:rPr>
          <w:t>:</w:t>
        </w:r>
      </w:ins>
    </w:p>
    <w:p w:rsidR="00AF2823" w:rsidRPr="004A0594" w:rsidRDefault="00AF2823" w:rsidP="00AF2823">
      <w:pPr>
        <w:rPr>
          <w:ins w:id="3670" w:author="박윤수" w:date="2014-08-23T00:19:00Z"/>
          <w:lang w:val="en-US" w:eastAsia="ko-KR"/>
        </w:rPr>
      </w:pPr>
      <w:ins w:id="3671" w:author="박윤수" w:date="2014-08-23T00:19:00Z">
        <w:r w:rsidRPr="004A0594">
          <w:rPr>
            <w:lang w:val="en-US" w:eastAsia="ko-KR"/>
          </w:rPr>
          <w:t xml:space="preserve">        turn_left()</w:t>
        </w:r>
      </w:ins>
    </w:p>
    <w:p w:rsidR="00AF2823" w:rsidRDefault="00AF2823" w:rsidP="00AF2823">
      <w:pPr>
        <w:rPr>
          <w:ins w:id="3672" w:author="박윤수" w:date="2014-08-23T00:19:00Z"/>
          <w:lang w:val="en-US" w:eastAsia="ko-KR"/>
        </w:rPr>
      </w:pPr>
      <w:ins w:id="3673" w:author="박윤수" w:date="2014-08-23T00:19:00Z">
        <w:r w:rsidRPr="004A0594">
          <w:rPr>
            <w:lang w:val="en-US" w:eastAsia="ko-KR"/>
          </w:rPr>
          <w:t>turn_off()</w:t>
        </w:r>
      </w:ins>
    </w:p>
    <w:p w:rsidR="00AF2823" w:rsidRPr="004A0594" w:rsidRDefault="00AF2823" w:rsidP="00AF2823">
      <w:pPr>
        <w:rPr>
          <w:ins w:id="3674" w:author="박윤수" w:date="2014-08-23T00:19:00Z"/>
          <w:lang w:val="en-US" w:eastAsia="ko-KR"/>
        </w:rPr>
      </w:pPr>
      <w:ins w:id="3675" w:author="박윤수" w:date="2014-08-23T00:19:00Z">
        <w:r>
          <w:rPr>
            <w:rFonts w:hint="eastAsia"/>
            <w:lang w:val="en-US" w:eastAsia="ko-KR"/>
          </w:rPr>
          <w:t>성공</w:t>
        </w:r>
        <w:r>
          <w:rPr>
            <w:rFonts w:hint="eastAsia"/>
            <w:lang w:val="en-US" w:eastAsia="ko-KR"/>
          </w:rPr>
          <w:t xml:space="preserve">! </w:t>
        </w:r>
        <w:r>
          <w:rPr>
            <w:rFonts w:hint="eastAsia"/>
            <w:lang w:val="en-US" w:eastAsia="ko-KR"/>
          </w:rPr>
          <w:t>시도해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보세요</w:t>
        </w:r>
        <w:r>
          <w:rPr>
            <w:rFonts w:hint="eastAsia"/>
            <w:lang w:val="en-US" w:eastAsia="ko-KR"/>
          </w:rPr>
          <w:t>.</w:t>
        </w:r>
      </w:ins>
    </w:p>
    <w:p w:rsidR="00AF2823" w:rsidRPr="0033195D" w:rsidRDefault="00AF2823" w:rsidP="00AF2823">
      <w:pPr>
        <w:pStyle w:val="affc"/>
        <w:numPr>
          <w:ilvl w:val="0"/>
          <w:numId w:val="31"/>
        </w:numPr>
        <w:ind w:leftChars="0"/>
        <w:rPr>
          <w:ins w:id="3676" w:author="박윤수" w:date="2014-08-23T00:19:00Z"/>
          <w:b/>
          <w:color w:val="0070C0"/>
          <w:sz w:val="24"/>
          <w:lang w:eastAsia="ko-KR"/>
        </w:rPr>
      </w:pPr>
      <w:ins w:id="3677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그다지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간단하지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않은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월드</w:t>
        </w:r>
      </w:ins>
    </w:p>
    <w:p w:rsidR="00AF2823" w:rsidRDefault="00AF2823" w:rsidP="00AF2823">
      <w:pPr>
        <w:rPr>
          <w:ins w:id="3678" w:author="박윤수" w:date="2014-08-23T00:19:00Z"/>
          <w:lang w:eastAsia="ko-KR"/>
        </w:rPr>
      </w:pPr>
      <w:ins w:id="3679" w:author="박윤수" w:date="2014-08-23T00:19:00Z"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680" w:author="박윤수" w:date="2014-08-23T00:19:00Z"/>
          <w:lang w:eastAsia="ko-KR"/>
        </w:rPr>
      </w:pPr>
      <w:ins w:id="3681" w:author="박윤수" w:date="2014-08-23T00:19:00Z">
        <w:r>
          <w:rPr>
            <w:noProof/>
            <w:lang w:val="en-US" w:eastAsia="ko-KR"/>
            <w:rPrChange w:id="36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71775" cy="2771775"/>
              <wp:effectExtent l="19050" t="0" r="9525" b="0"/>
              <wp:docPr id="458" name="그림 284" descr="around2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2start.png"/>
                      <pic:cNvPicPr/>
                    </pic:nvPicPr>
                    <pic:blipFill>
                      <a:blip r:embed="rId10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2771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683" w:author="박윤수" w:date="2014-08-23T00:19:00Z"/>
          <w:lang w:eastAsia="ko-KR"/>
        </w:rPr>
      </w:pPr>
      <w:ins w:id="3684" w:author="박윤수" w:date="2014-08-23T00:19:00Z">
        <w:r>
          <w:rPr>
            <w:rFonts w:hint="eastAsia"/>
            <w:lang w:eastAsia="ko-KR"/>
          </w:rPr>
          <w:t>결과는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원하는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정확히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아닙니다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지름길을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택해서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않았습니다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685" w:author="박윤수" w:date="2014-08-23T00:19:00Z"/>
          <w:lang w:eastAsia="ko-KR"/>
        </w:rPr>
      </w:pPr>
      <w:ins w:id="3686" w:author="박윤수" w:date="2014-08-23T00:19:00Z">
        <w:r>
          <w:rPr>
            <w:noProof/>
            <w:lang w:val="en-US" w:eastAsia="ko-KR"/>
            <w:rPrChange w:id="3687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2762250" cy="2762250"/>
              <wp:effectExtent l="19050" t="0" r="0" b="0"/>
              <wp:docPr id="459" name="그림 285" descr="around2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2end.png"/>
                      <pic:cNvPicPr/>
                    </pic:nvPicPr>
                    <pic:blipFill>
                      <a:blip r:embed="rId10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2250" cy="276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688" w:author="박윤수" w:date="2014-08-23T00:19:00Z"/>
          <w:lang w:eastAsia="ko-KR"/>
        </w:rPr>
      </w:pPr>
      <w:ins w:id="3689" w:author="박윤수" w:date="2014-08-23T00:19:00Z">
        <w:r>
          <w:rPr>
            <w:rFonts w:hint="eastAsia"/>
            <w:lang w:eastAsia="ko-KR"/>
          </w:rPr>
          <w:t>문제는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전진만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왼쪽으로만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가정했습니다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고려를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않았습니다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여전히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해야만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Pr="00974E50" w:rsidRDefault="00AF2823" w:rsidP="00AF2823">
      <w:pPr>
        <w:spacing w:after="0"/>
        <w:rPr>
          <w:ins w:id="3690" w:author="박윤수" w:date="2014-08-23T00:19:00Z"/>
          <w:lang w:val="en-US" w:eastAsia="ko-KR"/>
        </w:rPr>
      </w:pPr>
      <w:ins w:id="3691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974E50">
          <w:rPr>
            <w:lang w:val="en-US" w:eastAsia="ko-KR"/>
          </w:rPr>
          <w:t xml:space="preserve"> turn_right():</w:t>
        </w:r>
      </w:ins>
    </w:p>
    <w:p w:rsidR="00AF2823" w:rsidRPr="00974E50" w:rsidRDefault="00AF2823" w:rsidP="00AF2823">
      <w:pPr>
        <w:spacing w:after="0"/>
        <w:rPr>
          <w:ins w:id="3692" w:author="박윤수" w:date="2014-08-23T00:19:00Z"/>
          <w:lang w:val="en-US" w:eastAsia="ko-KR"/>
        </w:rPr>
      </w:pPr>
      <w:ins w:id="3693" w:author="박윤수" w:date="2014-08-23T00:19:00Z">
        <w:r w:rsidRPr="00974E50">
          <w:rPr>
            <w:lang w:val="en-US" w:eastAsia="ko-KR"/>
          </w:rPr>
          <w:t xml:space="preserve">    repeat(turn_left, 3)</w:t>
        </w:r>
      </w:ins>
    </w:p>
    <w:p w:rsidR="00AF2823" w:rsidRPr="00974E50" w:rsidRDefault="00AF2823" w:rsidP="00AF2823">
      <w:pPr>
        <w:spacing w:after="0"/>
        <w:rPr>
          <w:ins w:id="3694" w:author="박윤수" w:date="2014-08-23T00:19:00Z"/>
          <w:lang w:val="en-US" w:eastAsia="ko-KR"/>
        </w:rPr>
      </w:pPr>
      <w:ins w:id="3695" w:author="박윤수" w:date="2014-08-23T00:19:00Z">
        <w:r w:rsidRPr="00974E50">
          <w:rPr>
            <w:lang w:val="en-US" w:eastAsia="ko-KR"/>
          </w:rPr>
          <w:t>put_beeper()</w:t>
        </w:r>
      </w:ins>
    </w:p>
    <w:p w:rsidR="00AF2823" w:rsidRPr="00974E50" w:rsidRDefault="00AF2823" w:rsidP="00AF2823">
      <w:pPr>
        <w:spacing w:after="0"/>
        <w:rPr>
          <w:ins w:id="3696" w:author="박윤수" w:date="2014-08-23T00:19:00Z"/>
          <w:lang w:val="en-US" w:eastAsia="ko-KR"/>
        </w:rPr>
      </w:pPr>
      <w:ins w:id="3697" w:author="박윤수" w:date="2014-08-23T00:19:00Z">
        <w:r w:rsidRPr="00974E50">
          <w:rPr>
            <w:lang w:val="en-US" w:eastAsia="ko-KR"/>
          </w:rPr>
          <w:t>move()</w:t>
        </w:r>
      </w:ins>
    </w:p>
    <w:p w:rsidR="00AF2823" w:rsidRPr="00974E50" w:rsidRDefault="00AF2823" w:rsidP="00AF2823">
      <w:pPr>
        <w:spacing w:after="0"/>
        <w:rPr>
          <w:ins w:id="3698" w:author="박윤수" w:date="2014-08-23T00:19:00Z"/>
          <w:lang w:val="en-US" w:eastAsia="ko-KR"/>
        </w:rPr>
      </w:pPr>
      <w:ins w:id="3699" w:author="박윤수" w:date="2014-08-23T00:19:00Z">
        <w:r w:rsidRPr="00766DAB">
          <w:rPr>
            <w:color w:val="0070C0"/>
            <w:lang w:val="en-US" w:eastAsia="ko-KR"/>
          </w:rPr>
          <w:t>While not</w:t>
        </w:r>
        <w:r w:rsidRPr="00974E50">
          <w:rPr>
            <w:lang w:val="en-US" w:eastAsia="ko-KR"/>
          </w:rPr>
          <w:t xml:space="preserve"> next_to_a_beeper():</w:t>
        </w:r>
      </w:ins>
    </w:p>
    <w:p w:rsidR="00AF2823" w:rsidRPr="00974E50" w:rsidRDefault="00AF2823" w:rsidP="00AF2823">
      <w:pPr>
        <w:spacing w:after="0"/>
        <w:rPr>
          <w:ins w:id="3700" w:author="박윤수" w:date="2014-08-23T00:19:00Z"/>
          <w:lang w:val="en-US" w:eastAsia="ko-KR"/>
        </w:rPr>
      </w:pPr>
      <w:ins w:id="3701" w:author="박윤수" w:date="2014-08-23T00:19:00Z">
        <w:r w:rsidRPr="00974E50">
          <w:rPr>
            <w:lang w:val="en-US" w:eastAsia="ko-KR"/>
          </w:rPr>
          <w:t xml:space="preserve">    </w:t>
        </w:r>
        <w:r>
          <w:rPr>
            <w:rFonts w:hint="eastAsia"/>
            <w:color w:val="0070C0"/>
            <w:lang w:val="en-US" w:eastAsia="ko-KR"/>
          </w:rPr>
          <w:t>if</w:t>
        </w:r>
        <w:r w:rsidRPr="00974E50">
          <w:rPr>
            <w:lang w:val="en-US" w:eastAsia="ko-KR"/>
          </w:rPr>
          <w:t xml:space="preserve"> right_is_clear():</w:t>
        </w:r>
      </w:ins>
    </w:p>
    <w:p w:rsidR="00AF2823" w:rsidRPr="00974E50" w:rsidRDefault="00AF2823" w:rsidP="00AF2823">
      <w:pPr>
        <w:spacing w:after="0"/>
        <w:rPr>
          <w:ins w:id="3702" w:author="박윤수" w:date="2014-08-23T00:19:00Z"/>
          <w:lang w:val="en-US" w:eastAsia="ko-KR"/>
        </w:rPr>
      </w:pPr>
      <w:ins w:id="3703" w:author="박윤수" w:date="2014-08-23T00:19:00Z">
        <w:r w:rsidRPr="00974E50">
          <w:rPr>
            <w:lang w:val="en-US" w:eastAsia="ko-KR"/>
          </w:rPr>
          <w:t xml:space="preserve">        turn_right()</w:t>
        </w:r>
      </w:ins>
    </w:p>
    <w:p w:rsidR="00AF2823" w:rsidRPr="00974E50" w:rsidRDefault="00AF2823" w:rsidP="00AF2823">
      <w:pPr>
        <w:spacing w:after="0"/>
        <w:rPr>
          <w:ins w:id="3704" w:author="박윤수" w:date="2014-08-23T00:19:00Z"/>
          <w:lang w:val="en-US" w:eastAsia="ko-KR"/>
        </w:rPr>
      </w:pPr>
      <w:ins w:id="3705" w:author="박윤수" w:date="2014-08-23T00:19:00Z">
        <w:r w:rsidRPr="00974E50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elif</w:t>
        </w:r>
        <w:r w:rsidRPr="00974E50">
          <w:rPr>
            <w:lang w:val="en-US" w:eastAsia="ko-KR"/>
          </w:rPr>
          <w:t xml:space="preserve"> front_is_clear():</w:t>
        </w:r>
      </w:ins>
    </w:p>
    <w:p w:rsidR="00AF2823" w:rsidRPr="00974E50" w:rsidRDefault="00AF2823" w:rsidP="00AF2823">
      <w:pPr>
        <w:spacing w:after="0"/>
        <w:rPr>
          <w:ins w:id="3706" w:author="박윤수" w:date="2014-08-23T00:19:00Z"/>
          <w:lang w:val="en-US" w:eastAsia="ko-KR"/>
        </w:rPr>
      </w:pPr>
      <w:ins w:id="3707" w:author="박윤수" w:date="2014-08-23T00:19:00Z">
        <w:r w:rsidRPr="00974E50">
          <w:rPr>
            <w:lang w:val="en-US" w:eastAsia="ko-KR"/>
          </w:rPr>
          <w:t xml:space="preserve">        move()</w:t>
        </w:r>
      </w:ins>
    </w:p>
    <w:p w:rsidR="00AF2823" w:rsidRPr="00974E50" w:rsidRDefault="00AF2823" w:rsidP="00AF2823">
      <w:pPr>
        <w:spacing w:after="0"/>
        <w:rPr>
          <w:ins w:id="3708" w:author="박윤수" w:date="2014-08-23T00:19:00Z"/>
          <w:lang w:val="en-US" w:eastAsia="ko-KR"/>
        </w:rPr>
      </w:pPr>
      <w:ins w:id="3709" w:author="박윤수" w:date="2014-08-23T00:19:00Z">
        <w:r w:rsidRPr="00974E50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else</w:t>
        </w:r>
        <w:r w:rsidRPr="00974E50">
          <w:rPr>
            <w:lang w:val="en-US" w:eastAsia="ko-KR"/>
          </w:rPr>
          <w:t>:</w:t>
        </w:r>
      </w:ins>
    </w:p>
    <w:p w:rsidR="00AF2823" w:rsidRPr="00974E50" w:rsidRDefault="00AF2823" w:rsidP="00AF2823">
      <w:pPr>
        <w:spacing w:after="0"/>
        <w:rPr>
          <w:ins w:id="3710" w:author="박윤수" w:date="2014-08-23T00:19:00Z"/>
          <w:lang w:val="en-US" w:eastAsia="ko-KR"/>
        </w:rPr>
      </w:pPr>
      <w:ins w:id="3711" w:author="박윤수" w:date="2014-08-23T00:19:00Z">
        <w:r w:rsidRPr="00974E50">
          <w:rPr>
            <w:lang w:val="en-US" w:eastAsia="ko-KR"/>
          </w:rPr>
          <w:t xml:space="preserve">        turn_left()</w:t>
        </w:r>
      </w:ins>
    </w:p>
    <w:p w:rsidR="00AF2823" w:rsidRDefault="00AF2823" w:rsidP="00AF2823">
      <w:pPr>
        <w:spacing w:after="0"/>
        <w:rPr>
          <w:ins w:id="3712" w:author="박윤수" w:date="2014-08-23T00:19:00Z"/>
          <w:lang w:val="en-US" w:eastAsia="ko-KR"/>
        </w:rPr>
      </w:pPr>
      <w:ins w:id="3713" w:author="박윤수" w:date="2014-08-23T00:19:00Z">
        <w:r w:rsidRPr="00974E50">
          <w:rPr>
            <w:lang w:val="en-US" w:eastAsia="ko-KR"/>
          </w:rPr>
          <w:t>turn_off()</w:t>
        </w:r>
      </w:ins>
    </w:p>
    <w:p w:rsidR="00AF2823" w:rsidRDefault="00AF2823" w:rsidP="00AF2823">
      <w:pPr>
        <w:spacing w:before="240" w:after="0"/>
        <w:rPr>
          <w:ins w:id="3714" w:author="박윤수" w:date="2014-08-23T00:19:00Z"/>
          <w:lang w:val="en-US" w:eastAsia="ko-KR"/>
        </w:rPr>
      </w:pPr>
      <w:ins w:id="3715" w:author="박윤수" w:date="2014-08-23T00:19:00Z">
        <w:r>
          <w:rPr>
            <w:rFonts w:hint="eastAsia"/>
            <w:lang w:val="en-US" w:eastAsia="ko-KR"/>
          </w:rPr>
          <w:t>정상적으로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동작합니까</w:t>
        </w:r>
        <w:r>
          <w:rPr>
            <w:rFonts w:hint="eastAsia"/>
            <w:lang w:val="en-US" w:eastAsia="ko-KR"/>
          </w:rPr>
          <w:t xml:space="preserve">? </w:t>
        </w:r>
        <w:r>
          <w:rPr>
            <w:rFonts w:hint="eastAsia"/>
            <w:lang w:val="en-US" w:eastAsia="ko-KR"/>
          </w:rPr>
          <w:t>결정을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내리기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위해서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주의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깊게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읽어보세요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여러분의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의견을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확인하기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위해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직접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시도해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보세요</w:t>
        </w:r>
        <w:r>
          <w:rPr>
            <w:rFonts w:hint="eastAsia"/>
            <w:lang w:val="en-US" w:eastAsia="ko-KR"/>
          </w:rPr>
          <w:t>.</w:t>
        </w:r>
      </w:ins>
    </w:p>
    <w:p w:rsidR="00AF2823" w:rsidRDefault="00AF7365" w:rsidP="00AF2823">
      <w:pPr>
        <w:jc w:val="center"/>
        <w:rPr>
          <w:ins w:id="3716" w:author="박윤수" w:date="2014-08-23T00:19:00Z"/>
          <w:lang w:eastAsia="ko-KR"/>
        </w:rPr>
      </w:pPr>
      <w:ins w:id="3717" w:author="박윤수" w:date="2014-08-23T00:19:00Z">
        <w:r>
          <w:rPr>
            <w:noProof/>
            <w:lang w:val="en-US" w:eastAsia="ko-KR"/>
            <w:rPrChange w:id="371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6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 w:rsidRPr="00BC0DF4">
          <w:rPr>
            <w:rFonts w:hint="eastAsia"/>
            <w:lang w:eastAsia="ko-KR"/>
          </w:rPr>
          <w:t>놀라운</w:t>
        </w:r>
        <w:r w:rsidR="00AF2823" w:rsidRPr="00BC0DF4">
          <w:rPr>
            <w:rFonts w:hint="eastAsia"/>
            <w:lang w:eastAsia="ko-KR"/>
          </w:rPr>
          <w:t xml:space="preserve"> Part </w:t>
        </w:r>
        <w:r w:rsidR="00AF2823">
          <w:rPr>
            <w:rFonts w:hint="eastAsia"/>
            <w:lang w:eastAsia="ko-KR"/>
          </w:rPr>
          <w:t>1 -</w:t>
        </w:r>
        <w:r>
          <w:rPr>
            <w:noProof/>
            <w:lang w:val="en-US" w:eastAsia="ko-KR"/>
            <w:rPrChange w:id="37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6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놀라운</w:t>
        </w:r>
        <w:r w:rsidR="00AF2823">
          <w:rPr>
            <w:rFonts w:hint="eastAsia"/>
            <w:lang w:eastAsia="ko-KR"/>
          </w:rPr>
          <w:t xml:space="preserve"> Part 3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7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6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3057F0" w:rsidRDefault="00AF2823" w:rsidP="00AF2823">
      <w:pPr>
        <w:pStyle w:val="affc"/>
        <w:ind w:leftChars="0" w:left="927"/>
        <w:rPr>
          <w:ins w:id="3721" w:author="박윤수" w:date="2014-08-23T00:19:00Z"/>
          <w:b/>
          <w:sz w:val="24"/>
          <w:lang w:eastAsia="ko-KR"/>
        </w:rPr>
      </w:pPr>
    </w:p>
    <w:p w:rsidR="00AF2823" w:rsidRPr="00C92616" w:rsidRDefault="00AF2823" w:rsidP="00AF2823">
      <w:pPr>
        <w:rPr>
          <w:ins w:id="3722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3723" w:author="박윤수" w:date="2014-08-23T00:19:00Z"/>
          <w:rFonts w:asciiTheme="minorEastAsia" w:hAnsiTheme="minorEastAsia"/>
          <w:lang w:eastAsia="ko-KR"/>
          <w:rPrChange w:id="3724" w:author="박윤수" w:date="2014-08-23T00:24:00Z">
            <w:rPr>
              <w:ins w:id="3725" w:author="박윤수" w:date="2014-08-23T00:19:00Z"/>
              <w:rFonts w:asciiTheme="minorEastAsia" w:hAnsiTheme="minorEastAsia"/>
              <w:color w:val="0070C0"/>
              <w:lang w:eastAsia="ko-KR"/>
            </w:rPr>
          </w:rPrChange>
        </w:rPr>
      </w:pPr>
      <w:bookmarkStart w:id="3726" w:name="_Toc396517151"/>
      <w:ins w:id="3727" w:author="박윤수" w:date="2014-08-23T00:19:00Z">
        <w:r w:rsidRPr="00E80AEF">
          <w:rPr>
            <w:rFonts w:hint="eastAsia"/>
            <w:lang w:eastAsia="ko-KR"/>
            <w:rPrChange w:id="3728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놀라운</w:t>
        </w:r>
        <w:r w:rsidRPr="00E80AEF">
          <w:rPr>
            <w:lang w:eastAsia="ko-KR"/>
            <w:rPrChange w:id="3729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Part 3</w:t>
        </w:r>
        <w:bookmarkEnd w:id="3726"/>
      </w:ins>
    </w:p>
    <w:p w:rsidR="00AF2823" w:rsidRDefault="00AF2823" w:rsidP="00AF2823">
      <w:pPr>
        <w:spacing w:before="240"/>
        <w:rPr>
          <w:ins w:id="3730" w:author="박윤수" w:date="2014-08-23T00:19:00Z"/>
          <w:lang w:eastAsia="ko-KR"/>
        </w:rPr>
      </w:pPr>
      <w:ins w:id="3731" w:author="박윤수" w:date="2014-08-23T00:19:00Z">
        <w:r>
          <w:rPr>
            <w:rFonts w:hint="eastAsia"/>
            <w:lang w:eastAsia="ko-KR"/>
          </w:rPr>
          <w:t>알아채셨겠지만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 xml:space="preserve">. 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주변에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상태에서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반복상태에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놓여지게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아래와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move() </w:t>
        </w:r>
        <w:r>
          <w:rPr>
            <w:rFonts w:hint="eastAsia"/>
            <w:lang w:eastAsia="ko-KR"/>
          </w:rPr>
          <w:t>명령문으로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Pr="00BC0DF4" w:rsidRDefault="00AF2823" w:rsidP="00AF2823">
      <w:pPr>
        <w:spacing w:after="0"/>
        <w:rPr>
          <w:ins w:id="3732" w:author="박윤수" w:date="2014-08-23T00:19:00Z"/>
          <w:lang w:val="en-US" w:eastAsia="ko-KR"/>
        </w:rPr>
      </w:pPr>
      <w:ins w:id="3733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BC0DF4">
          <w:rPr>
            <w:lang w:val="en-US" w:eastAsia="ko-KR"/>
          </w:rPr>
          <w:t xml:space="preserve"> turn_right():</w:t>
        </w:r>
      </w:ins>
    </w:p>
    <w:p w:rsidR="00AF2823" w:rsidRPr="00BC0DF4" w:rsidRDefault="00AF2823" w:rsidP="00AF2823">
      <w:pPr>
        <w:spacing w:after="0"/>
        <w:rPr>
          <w:ins w:id="3734" w:author="박윤수" w:date="2014-08-23T00:19:00Z"/>
          <w:lang w:val="en-US" w:eastAsia="ko-KR"/>
        </w:rPr>
      </w:pPr>
      <w:ins w:id="3735" w:author="박윤수" w:date="2014-08-23T00:19:00Z">
        <w:r w:rsidRPr="00BC0DF4">
          <w:rPr>
            <w:lang w:val="en-US" w:eastAsia="ko-KR"/>
          </w:rPr>
          <w:t xml:space="preserve">    repeat(turn_left, 3)</w:t>
        </w:r>
      </w:ins>
    </w:p>
    <w:p w:rsidR="00AF2823" w:rsidRPr="00BC0DF4" w:rsidRDefault="00AF2823" w:rsidP="00AF2823">
      <w:pPr>
        <w:spacing w:after="0"/>
        <w:rPr>
          <w:ins w:id="3736" w:author="박윤수" w:date="2014-08-23T00:19:00Z"/>
          <w:lang w:val="en-US" w:eastAsia="ko-KR"/>
        </w:rPr>
      </w:pPr>
      <w:ins w:id="3737" w:author="박윤수" w:date="2014-08-23T00:19:00Z">
        <w:r w:rsidRPr="00BC0DF4">
          <w:rPr>
            <w:lang w:val="en-US" w:eastAsia="ko-KR"/>
          </w:rPr>
          <w:t>put_beeper()</w:t>
        </w:r>
      </w:ins>
    </w:p>
    <w:p w:rsidR="00AF2823" w:rsidRPr="00BC0DF4" w:rsidRDefault="00AF2823" w:rsidP="00AF2823">
      <w:pPr>
        <w:spacing w:after="0"/>
        <w:rPr>
          <w:ins w:id="3738" w:author="박윤수" w:date="2014-08-23T00:19:00Z"/>
          <w:lang w:val="en-US" w:eastAsia="ko-KR"/>
        </w:rPr>
      </w:pPr>
      <w:ins w:id="3739" w:author="박윤수" w:date="2014-08-23T00:19:00Z">
        <w:r w:rsidRPr="00BC0DF4">
          <w:rPr>
            <w:lang w:val="en-US" w:eastAsia="ko-KR"/>
          </w:rPr>
          <w:t>move()</w:t>
        </w:r>
      </w:ins>
    </w:p>
    <w:p w:rsidR="00AF2823" w:rsidRPr="00BC0DF4" w:rsidRDefault="00AF2823" w:rsidP="00AF2823">
      <w:pPr>
        <w:spacing w:after="0"/>
        <w:rPr>
          <w:ins w:id="3740" w:author="박윤수" w:date="2014-08-23T00:19:00Z"/>
          <w:lang w:val="en-US" w:eastAsia="ko-KR"/>
        </w:rPr>
      </w:pPr>
      <w:ins w:id="3741" w:author="박윤수" w:date="2014-08-23T00:19:00Z">
        <w:r w:rsidRPr="00766DAB">
          <w:rPr>
            <w:color w:val="0070C0"/>
            <w:lang w:val="en-US" w:eastAsia="ko-KR"/>
          </w:rPr>
          <w:t>While not</w:t>
        </w:r>
        <w:r w:rsidRPr="00BC0DF4">
          <w:rPr>
            <w:lang w:val="en-US" w:eastAsia="ko-KR"/>
          </w:rPr>
          <w:t xml:space="preserve"> next_to_a_beeper():</w:t>
        </w:r>
      </w:ins>
    </w:p>
    <w:p w:rsidR="00AF2823" w:rsidRPr="00BC0DF4" w:rsidRDefault="00AF2823" w:rsidP="00AF2823">
      <w:pPr>
        <w:spacing w:after="0"/>
        <w:rPr>
          <w:ins w:id="3742" w:author="박윤수" w:date="2014-08-23T00:19:00Z"/>
          <w:lang w:val="en-US" w:eastAsia="ko-KR"/>
        </w:rPr>
      </w:pPr>
      <w:ins w:id="3743" w:author="박윤수" w:date="2014-08-23T00:19:00Z">
        <w:r w:rsidRPr="00BC0DF4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If</w:t>
        </w:r>
        <w:r w:rsidRPr="00BC0DF4">
          <w:rPr>
            <w:lang w:val="en-US" w:eastAsia="ko-KR"/>
          </w:rPr>
          <w:t xml:space="preserve"> right_is_clear():</w:t>
        </w:r>
      </w:ins>
    </w:p>
    <w:p w:rsidR="00AF2823" w:rsidRPr="00BC0DF4" w:rsidRDefault="00AF2823" w:rsidP="00AF2823">
      <w:pPr>
        <w:spacing w:after="0"/>
        <w:rPr>
          <w:ins w:id="3744" w:author="박윤수" w:date="2014-08-23T00:19:00Z"/>
          <w:lang w:val="en-US" w:eastAsia="ko-KR"/>
        </w:rPr>
      </w:pPr>
      <w:ins w:id="3745" w:author="박윤수" w:date="2014-08-23T00:19:00Z">
        <w:r w:rsidRPr="00BC0DF4">
          <w:rPr>
            <w:lang w:val="en-US" w:eastAsia="ko-KR"/>
          </w:rPr>
          <w:t xml:space="preserve">        turn_right()</w:t>
        </w:r>
      </w:ins>
    </w:p>
    <w:p w:rsidR="00AF2823" w:rsidRPr="00BC0DF4" w:rsidRDefault="00AF2823" w:rsidP="00AF2823">
      <w:pPr>
        <w:spacing w:after="0"/>
        <w:rPr>
          <w:ins w:id="3746" w:author="박윤수" w:date="2014-08-23T00:19:00Z"/>
          <w:lang w:val="en-US" w:eastAsia="ko-KR"/>
        </w:rPr>
      </w:pPr>
      <w:ins w:id="3747" w:author="박윤수" w:date="2014-08-23T00:19:00Z">
        <w:r w:rsidRPr="00BC0DF4">
          <w:rPr>
            <w:lang w:val="en-US" w:eastAsia="ko-KR"/>
          </w:rPr>
          <w:t xml:space="preserve">        move()</w:t>
        </w:r>
      </w:ins>
    </w:p>
    <w:p w:rsidR="00AF2823" w:rsidRPr="00BC0DF4" w:rsidRDefault="00AF2823" w:rsidP="00AF2823">
      <w:pPr>
        <w:spacing w:after="0"/>
        <w:rPr>
          <w:ins w:id="3748" w:author="박윤수" w:date="2014-08-23T00:19:00Z"/>
          <w:lang w:val="en-US" w:eastAsia="ko-KR"/>
        </w:rPr>
      </w:pPr>
      <w:ins w:id="3749" w:author="박윤수" w:date="2014-08-23T00:19:00Z">
        <w:r w:rsidRPr="00BC0DF4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elif</w:t>
        </w:r>
        <w:r w:rsidRPr="00BC0DF4">
          <w:rPr>
            <w:lang w:val="en-US" w:eastAsia="ko-KR"/>
          </w:rPr>
          <w:t xml:space="preserve"> front_is_clear():</w:t>
        </w:r>
      </w:ins>
    </w:p>
    <w:p w:rsidR="00AF2823" w:rsidRPr="00BC0DF4" w:rsidRDefault="00AF2823" w:rsidP="00AF2823">
      <w:pPr>
        <w:spacing w:after="0"/>
        <w:rPr>
          <w:ins w:id="3750" w:author="박윤수" w:date="2014-08-23T00:19:00Z"/>
          <w:lang w:val="en-US" w:eastAsia="ko-KR"/>
        </w:rPr>
      </w:pPr>
      <w:ins w:id="3751" w:author="박윤수" w:date="2014-08-23T00:19:00Z">
        <w:r w:rsidRPr="00BC0DF4">
          <w:rPr>
            <w:lang w:val="en-US" w:eastAsia="ko-KR"/>
          </w:rPr>
          <w:t xml:space="preserve">        move()</w:t>
        </w:r>
      </w:ins>
    </w:p>
    <w:p w:rsidR="00AF2823" w:rsidRPr="00BC0DF4" w:rsidRDefault="00AF2823" w:rsidP="00AF2823">
      <w:pPr>
        <w:spacing w:after="0"/>
        <w:rPr>
          <w:ins w:id="3752" w:author="박윤수" w:date="2014-08-23T00:19:00Z"/>
          <w:lang w:val="en-US" w:eastAsia="ko-KR"/>
        </w:rPr>
      </w:pPr>
      <w:ins w:id="3753" w:author="박윤수" w:date="2014-08-23T00:19:00Z">
        <w:r w:rsidRPr="00BC0DF4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else</w:t>
        </w:r>
        <w:r w:rsidRPr="00BC0DF4">
          <w:rPr>
            <w:lang w:val="en-US" w:eastAsia="ko-KR"/>
          </w:rPr>
          <w:t>:</w:t>
        </w:r>
      </w:ins>
    </w:p>
    <w:p w:rsidR="00AF2823" w:rsidRPr="00BC0DF4" w:rsidRDefault="00AF2823" w:rsidP="00AF2823">
      <w:pPr>
        <w:spacing w:after="0"/>
        <w:rPr>
          <w:ins w:id="3754" w:author="박윤수" w:date="2014-08-23T00:19:00Z"/>
          <w:lang w:val="en-US" w:eastAsia="ko-KR"/>
        </w:rPr>
      </w:pPr>
      <w:ins w:id="3755" w:author="박윤수" w:date="2014-08-23T00:19:00Z">
        <w:r w:rsidRPr="00BC0DF4">
          <w:rPr>
            <w:lang w:val="en-US" w:eastAsia="ko-KR"/>
          </w:rPr>
          <w:t xml:space="preserve">        turn_left()</w:t>
        </w:r>
      </w:ins>
    </w:p>
    <w:p w:rsidR="00AF2823" w:rsidRPr="00BC0DF4" w:rsidRDefault="00AF2823" w:rsidP="00AF2823">
      <w:pPr>
        <w:spacing w:after="0"/>
        <w:rPr>
          <w:ins w:id="3756" w:author="박윤수" w:date="2014-08-23T00:19:00Z"/>
          <w:lang w:val="en-US" w:eastAsia="ko-KR"/>
        </w:rPr>
      </w:pPr>
      <w:ins w:id="3757" w:author="박윤수" w:date="2014-08-23T00:19:00Z">
        <w:r w:rsidRPr="00BC0DF4">
          <w:rPr>
            <w:lang w:val="en-US" w:eastAsia="ko-KR"/>
          </w:rPr>
          <w:t>turn_off()</w:t>
        </w:r>
      </w:ins>
    </w:p>
    <w:p w:rsidR="00AF2823" w:rsidRPr="0033195D" w:rsidRDefault="00AF2823" w:rsidP="00AF2823">
      <w:pPr>
        <w:pStyle w:val="affc"/>
        <w:numPr>
          <w:ilvl w:val="0"/>
          <w:numId w:val="31"/>
        </w:numPr>
        <w:spacing w:before="240"/>
        <w:ind w:leftChars="0"/>
        <w:rPr>
          <w:ins w:id="3758" w:author="박윤수" w:date="2014-08-23T00:19:00Z"/>
          <w:b/>
          <w:color w:val="0070C0"/>
          <w:sz w:val="24"/>
          <w:lang w:eastAsia="ko-KR"/>
        </w:rPr>
      </w:pPr>
      <w:ins w:id="3759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좀더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복잡한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월드</w:t>
        </w:r>
      </w:ins>
    </w:p>
    <w:p w:rsidR="00AF2823" w:rsidRDefault="00AF2823" w:rsidP="00AF2823">
      <w:pPr>
        <w:spacing w:after="0"/>
        <w:rPr>
          <w:ins w:id="3760" w:author="박윤수" w:date="2014-08-23T00:19:00Z"/>
          <w:lang w:eastAsia="ko-KR"/>
        </w:rPr>
      </w:pPr>
      <w:ins w:id="3761" w:author="박윤수" w:date="2014-08-23T00:19:00Z"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생각해봅시다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동작할까요</w:t>
        </w:r>
        <w:r>
          <w:rPr>
            <w:rFonts w:hint="eastAsia"/>
            <w:lang w:eastAsia="ko-KR"/>
          </w:rPr>
          <w:t>?</w:t>
        </w:r>
      </w:ins>
    </w:p>
    <w:p w:rsidR="00AF2823" w:rsidRDefault="00AF7365" w:rsidP="00AF2823">
      <w:pPr>
        <w:rPr>
          <w:ins w:id="3762" w:author="박윤수" w:date="2014-08-23T00:19:00Z"/>
          <w:lang w:eastAsia="ko-KR"/>
        </w:rPr>
      </w:pPr>
      <w:ins w:id="3763" w:author="박윤수" w:date="2014-08-23T00:19:00Z">
        <w:r>
          <w:rPr>
            <w:noProof/>
            <w:lang w:val="en-US" w:eastAsia="ko-KR"/>
            <w:rPrChange w:id="376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495550" cy="2495550"/>
              <wp:effectExtent l="19050" t="0" r="0" b="0"/>
              <wp:docPr id="463" name="그림 150" descr="around3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3start.png"/>
                      <pic:cNvPicPr/>
                    </pic:nvPicPr>
                    <pic:blipFill>
                      <a:blip r:embed="rId10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5550" cy="2495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after="0"/>
        <w:rPr>
          <w:ins w:id="3765" w:author="박윤수" w:date="2014-08-23T00:19:00Z"/>
          <w:lang w:eastAsia="ko-KR"/>
        </w:rPr>
      </w:pPr>
      <w:ins w:id="3766" w:author="박윤수" w:date="2014-08-23T00:19:00Z">
        <w:r>
          <w:rPr>
            <w:rFonts w:hint="eastAsia"/>
            <w:lang w:eastAsia="ko-KR"/>
          </w:rPr>
          <w:t>불행하게도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정답은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아니오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그런지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알아봅시다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jc w:val="center"/>
        <w:rPr>
          <w:ins w:id="3767" w:author="박윤수" w:date="2014-08-23T00:19:00Z"/>
          <w:lang w:eastAsia="ko-KR"/>
        </w:rPr>
      </w:pPr>
      <w:ins w:id="3768" w:author="박윤수" w:date="2014-08-23T00:19:00Z">
        <w:r>
          <w:rPr>
            <w:noProof/>
            <w:lang w:val="en-US" w:eastAsia="ko-KR"/>
            <w:rPrChange w:id="376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64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 w:rsidRPr="00BC0DF4">
          <w:rPr>
            <w:rFonts w:hint="eastAsia"/>
            <w:lang w:eastAsia="ko-KR"/>
          </w:rPr>
          <w:t>놀라운</w:t>
        </w:r>
        <w:r w:rsidR="00AF2823" w:rsidRPr="00BC0DF4">
          <w:rPr>
            <w:rFonts w:hint="eastAsia"/>
            <w:lang w:eastAsia="ko-KR"/>
          </w:rPr>
          <w:t xml:space="preserve"> Part</w:t>
        </w:r>
        <w:r w:rsidR="00AF2823">
          <w:rPr>
            <w:rFonts w:hint="eastAsia"/>
            <w:lang w:eastAsia="ko-KR"/>
          </w:rPr>
          <w:t xml:space="preserve"> 2 -</w:t>
        </w:r>
        <w:r>
          <w:rPr>
            <w:noProof/>
            <w:lang w:val="en-US" w:eastAsia="ko-KR"/>
            <w:rPrChange w:id="377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65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놀라운</w:t>
        </w:r>
        <w:r w:rsidR="00AF2823">
          <w:rPr>
            <w:rFonts w:hint="eastAsia"/>
            <w:lang w:eastAsia="ko-KR"/>
          </w:rPr>
          <w:t xml:space="preserve"> Part 4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77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6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AF2823" w:rsidRDefault="00E80AEF" w:rsidP="00AF2823">
      <w:pPr>
        <w:pStyle w:val="HiddenfromContents"/>
        <w:pageBreakBefore/>
        <w:rPr>
          <w:ins w:id="3772" w:author="박윤수" w:date="2014-08-23T00:19:00Z"/>
          <w:rFonts w:asciiTheme="minorEastAsia" w:hAnsiTheme="minorEastAsia"/>
          <w:lang w:eastAsia="ko-KR"/>
          <w:rPrChange w:id="3773" w:author="박윤수" w:date="2014-08-23T00:24:00Z">
            <w:rPr>
              <w:ins w:id="3774" w:author="박윤수" w:date="2014-08-23T00:19:00Z"/>
              <w:rFonts w:asciiTheme="minorEastAsia" w:hAnsiTheme="minorEastAsia"/>
              <w:color w:val="0070C0"/>
              <w:lang w:eastAsia="ko-KR"/>
            </w:rPr>
          </w:rPrChange>
        </w:rPr>
      </w:pPr>
      <w:bookmarkStart w:id="3775" w:name="_Toc396517152"/>
      <w:ins w:id="3776" w:author="박윤수" w:date="2014-08-23T00:19:00Z">
        <w:r w:rsidRPr="00E80AEF">
          <w:rPr>
            <w:rFonts w:hint="eastAsia"/>
            <w:lang w:eastAsia="ko-KR"/>
            <w:rPrChange w:id="3777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놀라운</w:t>
        </w:r>
        <w:r w:rsidRPr="00E80AEF">
          <w:rPr>
            <w:lang w:eastAsia="ko-KR"/>
            <w:rPrChange w:id="3778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Part 4</w:t>
        </w:r>
        <w:bookmarkEnd w:id="3775"/>
      </w:ins>
    </w:p>
    <w:p w:rsidR="00AF2823" w:rsidRDefault="00AF2823" w:rsidP="00AF2823">
      <w:pPr>
        <w:rPr>
          <w:ins w:id="3779" w:author="박윤수" w:date="2014-08-23T00:19:00Z"/>
          <w:lang w:eastAsia="ko-KR"/>
        </w:rPr>
      </w:pPr>
      <w:ins w:id="3780" w:author="박윤수" w:date="2014-08-23T00:19:00Z">
        <w:r>
          <w:rPr>
            <w:rFonts w:hint="eastAsia"/>
            <w:lang w:eastAsia="ko-KR"/>
          </w:rPr>
          <w:t>여러분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대부분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알아내셨듯이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너무나도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서둘러서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전진하게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앞으로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해답이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Pr="00612431" w:rsidRDefault="00AF2823" w:rsidP="00AF2823">
      <w:pPr>
        <w:spacing w:after="0"/>
        <w:rPr>
          <w:ins w:id="3781" w:author="박윤수" w:date="2014-08-23T00:19:00Z"/>
          <w:lang w:val="en-US" w:eastAsia="ko-KR"/>
        </w:rPr>
      </w:pPr>
      <w:ins w:id="378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612431">
          <w:rPr>
            <w:lang w:val="en-US" w:eastAsia="ko-KR"/>
          </w:rPr>
          <w:t xml:space="preserve"> turn_right():</w:t>
        </w:r>
      </w:ins>
    </w:p>
    <w:p w:rsidR="00AF2823" w:rsidRPr="00612431" w:rsidRDefault="00AF2823" w:rsidP="00AF2823">
      <w:pPr>
        <w:spacing w:after="0"/>
        <w:rPr>
          <w:ins w:id="3783" w:author="박윤수" w:date="2014-08-23T00:19:00Z"/>
          <w:lang w:val="en-US" w:eastAsia="ko-KR"/>
        </w:rPr>
      </w:pPr>
      <w:ins w:id="3784" w:author="박윤수" w:date="2014-08-23T00:19:00Z">
        <w:r w:rsidRPr="00612431">
          <w:rPr>
            <w:lang w:val="en-US" w:eastAsia="ko-KR"/>
          </w:rPr>
          <w:t xml:space="preserve">    repeat(turn_left, 3)</w:t>
        </w:r>
      </w:ins>
    </w:p>
    <w:p w:rsidR="00AF2823" w:rsidRPr="00612431" w:rsidRDefault="00AF2823" w:rsidP="00AF2823">
      <w:pPr>
        <w:spacing w:after="0"/>
        <w:rPr>
          <w:ins w:id="3785" w:author="박윤수" w:date="2014-08-23T00:19:00Z"/>
          <w:lang w:val="en-US" w:eastAsia="ko-KR"/>
        </w:rPr>
      </w:pPr>
      <w:ins w:id="3786" w:author="박윤수" w:date="2014-08-23T00:19:00Z">
        <w:r w:rsidRPr="00612431">
          <w:rPr>
            <w:lang w:val="en-US" w:eastAsia="ko-KR"/>
          </w:rPr>
          <w:t>put_beeper()</w:t>
        </w:r>
      </w:ins>
    </w:p>
    <w:p w:rsidR="00AF2823" w:rsidRPr="003E4CF9" w:rsidRDefault="00AF2823" w:rsidP="00AF2823">
      <w:pPr>
        <w:spacing w:after="0"/>
        <w:rPr>
          <w:ins w:id="3787" w:author="박윤수" w:date="2014-08-23T00:19:00Z"/>
          <w:color w:val="00B050"/>
          <w:lang w:val="en-US" w:eastAsia="ko-KR"/>
        </w:rPr>
      </w:pPr>
      <w:ins w:id="3788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프로그램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수정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시작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지점</w:t>
        </w:r>
      </w:ins>
    </w:p>
    <w:p w:rsidR="00AF2823" w:rsidRPr="00612431" w:rsidRDefault="00AF2823" w:rsidP="00AF2823">
      <w:pPr>
        <w:spacing w:after="0"/>
        <w:rPr>
          <w:ins w:id="3789" w:author="박윤수" w:date="2014-08-23T00:19:00Z"/>
          <w:lang w:val="en-US" w:eastAsia="ko-KR"/>
        </w:rPr>
      </w:pPr>
      <w:ins w:id="3790" w:author="박윤수" w:date="2014-08-23T00:19:00Z">
        <w:r>
          <w:rPr>
            <w:rFonts w:hint="eastAsia"/>
            <w:color w:val="0070C0"/>
            <w:lang w:val="en-US" w:eastAsia="ko-KR"/>
          </w:rPr>
          <w:t>i</w:t>
        </w:r>
        <w:r w:rsidRPr="00766DAB">
          <w:rPr>
            <w:color w:val="0070C0"/>
            <w:lang w:val="en-US" w:eastAsia="ko-KR"/>
          </w:rPr>
          <w:t>f</w:t>
        </w:r>
        <w:r w:rsidRPr="00612431">
          <w:rPr>
            <w:lang w:val="en-US" w:eastAsia="ko-KR"/>
          </w:rPr>
          <w:t xml:space="preserve"> not front_is_clear():</w:t>
        </w:r>
      </w:ins>
    </w:p>
    <w:p w:rsidR="00AF2823" w:rsidRPr="00612431" w:rsidRDefault="00AF2823" w:rsidP="00AF2823">
      <w:pPr>
        <w:spacing w:after="0"/>
        <w:rPr>
          <w:ins w:id="3791" w:author="박윤수" w:date="2014-08-23T00:19:00Z"/>
          <w:lang w:val="en-US" w:eastAsia="ko-KR"/>
        </w:rPr>
      </w:pPr>
      <w:ins w:id="3792" w:author="박윤수" w:date="2014-08-23T00:19:00Z">
        <w:r w:rsidRPr="00612431">
          <w:rPr>
            <w:lang w:val="en-US" w:eastAsia="ko-KR"/>
          </w:rPr>
          <w:t xml:space="preserve">    turn_left()</w:t>
        </w:r>
      </w:ins>
    </w:p>
    <w:p w:rsidR="00AF2823" w:rsidRPr="003E4CF9" w:rsidRDefault="00AF2823" w:rsidP="00AF2823">
      <w:pPr>
        <w:spacing w:after="0"/>
        <w:rPr>
          <w:ins w:id="3793" w:author="박윤수" w:date="2014-08-23T00:19:00Z"/>
          <w:color w:val="00B050"/>
          <w:lang w:val="en-US" w:eastAsia="ko-KR"/>
        </w:rPr>
      </w:pPr>
      <w:ins w:id="3794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프로그램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수정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끝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지점</w:t>
        </w:r>
      </w:ins>
    </w:p>
    <w:p w:rsidR="00AF2823" w:rsidRPr="00612431" w:rsidRDefault="00AF2823" w:rsidP="00AF2823">
      <w:pPr>
        <w:spacing w:after="0"/>
        <w:rPr>
          <w:ins w:id="3795" w:author="박윤수" w:date="2014-08-23T00:19:00Z"/>
          <w:lang w:val="en-US" w:eastAsia="ko-KR"/>
        </w:rPr>
      </w:pPr>
      <w:ins w:id="3796" w:author="박윤수" w:date="2014-08-23T00:19:00Z">
        <w:r w:rsidRPr="00612431">
          <w:rPr>
            <w:lang w:val="en-US" w:eastAsia="ko-KR"/>
          </w:rPr>
          <w:t>move()</w:t>
        </w:r>
      </w:ins>
    </w:p>
    <w:p w:rsidR="00AF2823" w:rsidRPr="00612431" w:rsidRDefault="00AF2823" w:rsidP="00AF2823">
      <w:pPr>
        <w:spacing w:after="0"/>
        <w:rPr>
          <w:ins w:id="3797" w:author="박윤수" w:date="2014-08-23T00:19:00Z"/>
          <w:lang w:val="en-US" w:eastAsia="ko-KR"/>
        </w:rPr>
      </w:pPr>
      <w:ins w:id="3798" w:author="박윤수" w:date="2014-08-23T00:19:00Z">
        <w:r>
          <w:rPr>
            <w:rFonts w:hint="eastAsia"/>
            <w:color w:val="0070C0"/>
            <w:lang w:val="en-US" w:eastAsia="ko-KR"/>
          </w:rPr>
          <w:t>w</w:t>
        </w:r>
        <w:r w:rsidRPr="00766DAB">
          <w:rPr>
            <w:color w:val="0070C0"/>
            <w:lang w:val="en-US" w:eastAsia="ko-KR"/>
          </w:rPr>
          <w:t>hile not</w:t>
        </w:r>
        <w:r w:rsidRPr="00612431">
          <w:rPr>
            <w:lang w:val="en-US" w:eastAsia="ko-KR"/>
          </w:rPr>
          <w:t xml:space="preserve"> next_to_a_beeper():</w:t>
        </w:r>
      </w:ins>
    </w:p>
    <w:p w:rsidR="00AF2823" w:rsidRPr="00612431" w:rsidRDefault="00AF2823" w:rsidP="00AF2823">
      <w:pPr>
        <w:spacing w:after="0"/>
        <w:rPr>
          <w:ins w:id="3799" w:author="박윤수" w:date="2014-08-23T00:19:00Z"/>
          <w:lang w:val="en-US" w:eastAsia="ko-KR"/>
        </w:rPr>
      </w:pPr>
      <w:ins w:id="3800" w:author="박윤수" w:date="2014-08-23T00:19:00Z">
        <w:r w:rsidRPr="00612431">
          <w:rPr>
            <w:lang w:val="en-US" w:eastAsia="ko-KR"/>
          </w:rPr>
          <w:t xml:space="preserve">    </w:t>
        </w:r>
        <w:r>
          <w:rPr>
            <w:rFonts w:hint="eastAsia"/>
            <w:color w:val="0070C0"/>
            <w:lang w:val="en-US" w:eastAsia="ko-KR"/>
          </w:rPr>
          <w:t>i</w:t>
        </w:r>
        <w:r w:rsidRPr="00766DAB">
          <w:rPr>
            <w:color w:val="0070C0"/>
            <w:lang w:val="en-US" w:eastAsia="ko-KR"/>
          </w:rPr>
          <w:t>f</w:t>
        </w:r>
        <w:r w:rsidRPr="00612431">
          <w:rPr>
            <w:lang w:val="en-US" w:eastAsia="ko-KR"/>
          </w:rPr>
          <w:t xml:space="preserve"> right_is_clear():</w:t>
        </w:r>
      </w:ins>
    </w:p>
    <w:p w:rsidR="00AF2823" w:rsidRPr="00612431" w:rsidRDefault="00AF2823" w:rsidP="00AF2823">
      <w:pPr>
        <w:spacing w:after="0"/>
        <w:rPr>
          <w:ins w:id="3801" w:author="박윤수" w:date="2014-08-23T00:19:00Z"/>
          <w:lang w:val="en-US" w:eastAsia="ko-KR"/>
        </w:rPr>
      </w:pPr>
      <w:ins w:id="3802" w:author="박윤수" w:date="2014-08-23T00:19:00Z">
        <w:r w:rsidRPr="00612431">
          <w:rPr>
            <w:lang w:val="en-US" w:eastAsia="ko-KR"/>
          </w:rPr>
          <w:t xml:space="preserve">        turn_right()</w:t>
        </w:r>
      </w:ins>
    </w:p>
    <w:p w:rsidR="00AF2823" w:rsidRPr="00612431" w:rsidRDefault="00AF2823" w:rsidP="00AF2823">
      <w:pPr>
        <w:spacing w:after="0"/>
        <w:rPr>
          <w:ins w:id="3803" w:author="박윤수" w:date="2014-08-23T00:19:00Z"/>
          <w:lang w:val="en-US" w:eastAsia="ko-KR"/>
        </w:rPr>
      </w:pPr>
      <w:ins w:id="3804" w:author="박윤수" w:date="2014-08-23T00:19:00Z">
        <w:r w:rsidRPr="00612431">
          <w:rPr>
            <w:lang w:val="en-US" w:eastAsia="ko-KR"/>
          </w:rPr>
          <w:t xml:space="preserve">        move()</w:t>
        </w:r>
      </w:ins>
    </w:p>
    <w:p w:rsidR="00AF2823" w:rsidRPr="00612431" w:rsidRDefault="00AF2823" w:rsidP="00AF2823">
      <w:pPr>
        <w:spacing w:after="0"/>
        <w:rPr>
          <w:ins w:id="3805" w:author="박윤수" w:date="2014-08-23T00:19:00Z"/>
          <w:lang w:val="en-US" w:eastAsia="ko-KR"/>
        </w:rPr>
      </w:pPr>
      <w:ins w:id="3806" w:author="박윤수" w:date="2014-08-23T00:19:00Z">
        <w:r w:rsidRPr="00612431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elif</w:t>
        </w:r>
        <w:r w:rsidRPr="00612431">
          <w:rPr>
            <w:lang w:val="en-US" w:eastAsia="ko-KR"/>
          </w:rPr>
          <w:t xml:space="preserve"> front_is_clear():</w:t>
        </w:r>
      </w:ins>
    </w:p>
    <w:p w:rsidR="00AF2823" w:rsidRPr="00612431" w:rsidRDefault="00AF2823" w:rsidP="00AF2823">
      <w:pPr>
        <w:spacing w:after="0"/>
        <w:rPr>
          <w:ins w:id="3807" w:author="박윤수" w:date="2014-08-23T00:19:00Z"/>
          <w:lang w:val="en-US" w:eastAsia="ko-KR"/>
        </w:rPr>
      </w:pPr>
      <w:ins w:id="3808" w:author="박윤수" w:date="2014-08-23T00:19:00Z">
        <w:r w:rsidRPr="00612431">
          <w:rPr>
            <w:lang w:val="en-US" w:eastAsia="ko-KR"/>
          </w:rPr>
          <w:t xml:space="preserve">        move()</w:t>
        </w:r>
      </w:ins>
    </w:p>
    <w:p w:rsidR="00AF2823" w:rsidRPr="00612431" w:rsidRDefault="00AF2823" w:rsidP="00AF2823">
      <w:pPr>
        <w:spacing w:after="0"/>
        <w:rPr>
          <w:ins w:id="3809" w:author="박윤수" w:date="2014-08-23T00:19:00Z"/>
          <w:lang w:val="en-US" w:eastAsia="ko-KR"/>
        </w:rPr>
      </w:pPr>
      <w:ins w:id="3810" w:author="박윤수" w:date="2014-08-23T00:19:00Z">
        <w:r w:rsidRPr="00612431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else</w:t>
        </w:r>
        <w:r w:rsidRPr="00612431">
          <w:rPr>
            <w:lang w:val="en-US" w:eastAsia="ko-KR"/>
          </w:rPr>
          <w:t>:</w:t>
        </w:r>
      </w:ins>
    </w:p>
    <w:p w:rsidR="00AF2823" w:rsidRPr="00612431" w:rsidRDefault="00AF2823" w:rsidP="00AF2823">
      <w:pPr>
        <w:spacing w:after="0"/>
        <w:rPr>
          <w:ins w:id="3811" w:author="박윤수" w:date="2014-08-23T00:19:00Z"/>
          <w:lang w:val="en-US" w:eastAsia="ko-KR"/>
        </w:rPr>
      </w:pPr>
      <w:ins w:id="3812" w:author="박윤수" w:date="2014-08-23T00:19:00Z">
        <w:r w:rsidRPr="00612431">
          <w:rPr>
            <w:lang w:val="en-US" w:eastAsia="ko-KR"/>
          </w:rPr>
          <w:t xml:space="preserve">        turn_left()</w:t>
        </w:r>
      </w:ins>
    </w:p>
    <w:p w:rsidR="00AF2823" w:rsidRDefault="00AF2823" w:rsidP="00AF2823">
      <w:pPr>
        <w:spacing w:after="0"/>
        <w:rPr>
          <w:ins w:id="3813" w:author="박윤수" w:date="2014-08-23T00:19:00Z"/>
          <w:lang w:val="en-US" w:eastAsia="ko-KR"/>
        </w:rPr>
      </w:pPr>
      <w:ins w:id="3814" w:author="박윤수" w:date="2014-08-23T00:19:00Z">
        <w:r w:rsidRPr="00612431">
          <w:rPr>
            <w:lang w:val="en-US" w:eastAsia="ko-KR"/>
          </w:rPr>
          <w:t>turn_off()</w:t>
        </w:r>
      </w:ins>
    </w:p>
    <w:p w:rsidR="00AF2823" w:rsidRDefault="00AF2823" w:rsidP="00AF2823">
      <w:pPr>
        <w:spacing w:before="240" w:after="0"/>
        <w:rPr>
          <w:ins w:id="3815" w:author="박윤수" w:date="2014-08-23T00:19:00Z"/>
          <w:lang w:val="en-US" w:eastAsia="ko-KR"/>
        </w:rPr>
      </w:pPr>
      <w:ins w:id="3816" w:author="박윤수" w:date="2014-08-23T00:19:00Z">
        <w:r>
          <w:rPr>
            <w:rFonts w:hint="eastAsia"/>
            <w:lang w:val="en-US" w:eastAsia="ko-KR"/>
          </w:rPr>
          <w:t>지금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당장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테스트해보고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정상적으로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작동하는지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확인하세요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동작할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같지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상황을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상상할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있나요</w:t>
        </w:r>
        <w:r>
          <w:rPr>
            <w:rFonts w:hint="eastAsia"/>
            <w:lang w:val="en-US" w:eastAsia="ko-KR"/>
          </w:rPr>
          <w:t>?</w:t>
        </w:r>
      </w:ins>
    </w:p>
    <w:p w:rsidR="00AF2823" w:rsidRDefault="00AF7365" w:rsidP="00AF2823">
      <w:pPr>
        <w:jc w:val="center"/>
        <w:rPr>
          <w:ins w:id="3817" w:author="박윤수" w:date="2014-08-23T00:19:00Z"/>
          <w:lang w:eastAsia="ko-KR"/>
        </w:rPr>
      </w:pPr>
      <w:ins w:id="3818" w:author="박윤수" w:date="2014-08-23T00:19:00Z">
        <w:r>
          <w:rPr>
            <w:noProof/>
            <w:lang w:val="en-US" w:eastAsia="ko-KR"/>
            <w:rPrChange w:id="38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67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</w:rPr>
          <w:t xml:space="preserve"> </w:t>
        </w:r>
        <w:r w:rsidR="00AF2823" w:rsidRPr="00BC0DF4">
          <w:rPr>
            <w:rFonts w:hint="eastAsia"/>
            <w:lang w:eastAsia="ko-KR"/>
          </w:rPr>
          <w:t>놀라운</w:t>
        </w:r>
        <w:r w:rsidR="00AF2823" w:rsidRPr="00BC0DF4">
          <w:rPr>
            <w:rFonts w:hint="eastAsia"/>
            <w:lang w:eastAsia="ko-KR"/>
          </w:rPr>
          <w:t xml:space="preserve"> Part</w:t>
        </w:r>
        <w:r w:rsidR="00AF2823">
          <w:rPr>
            <w:rFonts w:hint="eastAsia"/>
            <w:lang w:eastAsia="ko-KR"/>
          </w:rPr>
          <w:t xml:space="preserve"> 3 -</w:t>
        </w:r>
        <w:r>
          <w:rPr>
            <w:noProof/>
            <w:lang w:val="en-US" w:eastAsia="ko-KR"/>
            <w:rPrChange w:id="38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68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놀라운</w:t>
        </w:r>
        <w:r w:rsidR="00AF2823">
          <w:rPr>
            <w:rFonts w:hint="eastAsia"/>
            <w:lang w:eastAsia="ko-KR"/>
          </w:rPr>
          <w:t xml:space="preserve"> Part 5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8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69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BC0DF4" w:rsidRDefault="00AF2823" w:rsidP="00AF2823">
      <w:pPr>
        <w:rPr>
          <w:ins w:id="3822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3823" w:author="박윤수" w:date="2014-08-23T00:19:00Z"/>
          <w:rFonts w:asciiTheme="minorEastAsia" w:hAnsiTheme="minorEastAsia"/>
          <w:lang w:eastAsia="ko-KR"/>
          <w:rPrChange w:id="3824" w:author="박윤수" w:date="2014-08-23T00:24:00Z">
            <w:rPr>
              <w:ins w:id="3825" w:author="박윤수" w:date="2014-08-23T00:19:00Z"/>
              <w:rFonts w:asciiTheme="minorEastAsia" w:hAnsiTheme="minorEastAsia"/>
              <w:color w:val="0070C0"/>
              <w:lang w:eastAsia="ko-KR"/>
            </w:rPr>
          </w:rPrChange>
        </w:rPr>
      </w:pPr>
      <w:bookmarkStart w:id="3826" w:name="_Toc396517153"/>
      <w:ins w:id="3827" w:author="박윤수" w:date="2014-08-23T00:19:00Z">
        <w:r w:rsidRPr="00E80AEF">
          <w:rPr>
            <w:rFonts w:hint="eastAsia"/>
            <w:lang w:eastAsia="ko-KR"/>
            <w:rPrChange w:id="3828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놀라운</w:t>
        </w:r>
        <w:r w:rsidRPr="00E80AEF">
          <w:rPr>
            <w:lang w:eastAsia="ko-KR"/>
            <w:rPrChange w:id="3829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Part 5</w:t>
        </w:r>
        <w:bookmarkEnd w:id="3826"/>
      </w:ins>
    </w:p>
    <w:p w:rsidR="00AF2823" w:rsidRPr="0033195D" w:rsidRDefault="00AF2823" w:rsidP="00AF2823">
      <w:pPr>
        <w:pStyle w:val="affc"/>
        <w:numPr>
          <w:ilvl w:val="0"/>
          <w:numId w:val="33"/>
        </w:numPr>
        <w:ind w:leftChars="0"/>
        <w:rPr>
          <w:ins w:id="3830" w:author="박윤수" w:date="2014-08-23T00:19:00Z"/>
          <w:b/>
          <w:color w:val="0070C0"/>
          <w:sz w:val="24"/>
          <w:lang w:eastAsia="ko-KR"/>
        </w:rPr>
      </w:pPr>
      <w:ins w:id="3831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좀더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복잡함</w:t>
        </w:r>
      </w:ins>
    </w:p>
    <w:p w:rsidR="00AF2823" w:rsidRDefault="00AF2823" w:rsidP="00AF2823">
      <w:pPr>
        <w:rPr>
          <w:ins w:id="3832" w:author="박윤수" w:date="2014-08-23T00:19:00Z"/>
          <w:lang w:eastAsia="ko-KR"/>
        </w:rPr>
      </w:pPr>
      <w:ins w:id="3833" w:author="박윤수" w:date="2014-08-23T00:19:00Z">
        <w:r w:rsidRPr="00612431">
          <w:rPr>
            <w:rFonts w:hint="eastAsia"/>
            <w:lang w:eastAsia="ko-KR"/>
          </w:rPr>
          <w:t>다음</w:t>
        </w:r>
        <w:r w:rsidRPr="00612431"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 w:rsidRPr="00612431">
          <w:rPr>
            <w:rFonts w:hint="eastAsia"/>
            <w:lang w:eastAsia="ko-KR"/>
          </w:rPr>
          <w:t xml:space="preserve"> </w:t>
        </w:r>
        <w:r w:rsidRPr="00612431">
          <w:rPr>
            <w:rFonts w:hint="eastAsia"/>
            <w:lang w:eastAsia="ko-KR"/>
          </w:rPr>
          <w:t>생각해봅시다</w:t>
        </w:r>
        <w:r w:rsidRPr="00612431"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834" w:author="박윤수" w:date="2014-08-23T00:19:00Z"/>
          <w:lang w:eastAsia="ko-KR"/>
        </w:rPr>
      </w:pPr>
      <w:ins w:id="3835" w:author="박윤수" w:date="2014-08-23T00:19:00Z">
        <w:r>
          <w:rPr>
            <w:noProof/>
            <w:lang w:val="en-US" w:eastAsia="ko-KR"/>
            <w:rPrChange w:id="383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33500" cy="1657350"/>
              <wp:effectExtent l="19050" t="0" r="0" b="0"/>
              <wp:docPr id="470" name="그림 292" descr="around4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4start.png"/>
                      <pic:cNvPicPr/>
                    </pic:nvPicPr>
                    <pic:blipFill>
                      <a:blip r:embed="rId10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3500" cy="1657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837" w:author="박윤수" w:date="2014-08-23T00:19:00Z"/>
          <w:lang w:eastAsia="ko-KR"/>
        </w:rPr>
      </w:pPr>
      <w:ins w:id="3838" w:author="박윤수" w:date="2014-08-23T00:19:00Z">
        <w:r>
          <w:rPr>
            <w:rFonts w:hint="eastAsia"/>
            <w:lang w:eastAsia="ko-KR"/>
          </w:rPr>
          <w:t>앞서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작동합니까</w:t>
        </w:r>
        <w:r>
          <w:rPr>
            <w:rFonts w:hint="eastAsia"/>
            <w:lang w:eastAsia="ko-KR"/>
          </w:rPr>
          <w:t xml:space="preserve">?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3839" w:author="박윤수" w:date="2014-08-23T00:19:00Z"/>
          <w:lang w:eastAsia="ko-KR"/>
        </w:rPr>
      </w:pPr>
      <w:ins w:id="3840" w:author="박윤수" w:date="2014-08-23T00:19:00Z">
        <w:r>
          <w:rPr>
            <w:rFonts w:hint="eastAsia"/>
            <w:lang w:eastAsia="ko-KR"/>
          </w:rPr>
          <w:t>아마도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생각하듯이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정상적으로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작동시키기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방금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추가한</w:t>
        </w:r>
        <w:r>
          <w:rPr>
            <w:rFonts w:hint="eastAsia"/>
            <w:lang w:eastAsia="ko-KR"/>
          </w:rPr>
          <w:t xml:space="preserve"> while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if </w:t>
        </w:r>
        <w:r>
          <w:rPr>
            <w:rFonts w:hint="eastAsia"/>
            <w:lang w:eastAsia="ko-KR"/>
          </w:rPr>
          <w:t>명령문으로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! </w:t>
        </w:r>
        <w:r>
          <w:rPr>
            <w:rFonts w:hint="eastAsia"/>
            <w:lang w:eastAsia="ko-KR"/>
          </w:rPr>
          <w:t>저장하는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>.</w:t>
        </w:r>
      </w:ins>
    </w:p>
    <w:p w:rsidR="00AF2823" w:rsidRPr="003E4CF9" w:rsidRDefault="00AF2823" w:rsidP="00AF2823">
      <w:pPr>
        <w:pStyle w:val="affc"/>
        <w:numPr>
          <w:ilvl w:val="0"/>
          <w:numId w:val="33"/>
        </w:numPr>
        <w:ind w:leftChars="0"/>
        <w:rPr>
          <w:ins w:id="3841" w:author="박윤수" w:date="2014-08-23T00:19:00Z"/>
          <w:b/>
          <w:color w:val="0070C0"/>
          <w:sz w:val="24"/>
          <w:lang w:eastAsia="ko-KR"/>
        </w:rPr>
      </w:pPr>
      <w:ins w:id="3842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의도를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명확히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하기</w:t>
        </w:r>
      </w:ins>
    </w:p>
    <w:p w:rsidR="00AF2823" w:rsidRDefault="00AF2823" w:rsidP="00AF2823">
      <w:pPr>
        <w:rPr>
          <w:ins w:id="3843" w:author="박윤수" w:date="2014-08-23T00:19:00Z"/>
          <w:lang w:eastAsia="ko-KR"/>
        </w:rPr>
      </w:pPr>
      <w:ins w:id="3844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마주칠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거의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듯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탐색하도록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작성되었습니다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짧고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깔끔하게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처음으로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사람에게는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명확하게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추가하든지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생각하는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단어나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길어지는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봅시다</w:t>
        </w:r>
        <w:r>
          <w:rPr>
            <w:rFonts w:hint="eastAsia"/>
            <w:lang w:eastAsia="ko-KR"/>
          </w:rPr>
          <w:t>.</w:t>
        </w:r>
      </w:ins>
    </w:p>
    <w:p w:rsidR="00AF2823" w:rsidRPr="003E4CF9" w:rsidRDefault="00AF2823" w:rsidP="00AF2823">
      <w:pPr>
        <w:spacing w:after="0"/>
        <w:rPr>
          <w:ins w:id="3845" w:author="박윤수" w:date="2014-08-23T00:19:00Z"/>
          <w:color w:val="00B050"/>
          <w:lang w:eastAsia="ko-KR"/>
        </w:rPr>
      </w:pPr>
      <w:ins w:id="3846" w:author="박윤수" w:date="2014-08-23T00:19:00Z"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유용한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명령문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함수를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정의합니다</w:t>
        </w:r>
        <w:r w:rsidRPr="00D21A89">
          <w:rPr>
            <w:color w:val="00B050"/>
            <w:lang w:eastAsia="ko-KR"/>
          </w:rPr>
          <w:t xml:space="preserve">. </w:t>
        </w:r>
      </w:ins>
    </w:p>
    <w:p w:rsidR="00AF2823" w:rsidRDefault="00AF2823" w:rsidP="00AF2823">
      <w:pPr>
        <w:spacing w:after="0"/>
        <w:rPr>
          <w:ins w:id="3847" w:author="박윤수" w:date="2014-08-23T00:19:00Z"/>
          <w:lang w:eastAsia="ko-KR"/>
        </w:rPr>
      </w:pPr>
      <w:ins w:id="3848" w:author="박윤수" w:date="2014-08-23T00:19:00Z">
        <w:r w:rsidRPr="00BC6A53">
          <w:rPr>
            <w:color w:val="0070C0"/>
            <w:lang w:eastAsia="ko-KR"/>
          </w:rPr>
          <w:t>def</w:t>
        </w:r>
        <w:r>
          <w:rPr>
            <w:lang w:eastAsia="ko-KR"/>
          </w:rPr>
          <w:t xml:space="preserve"> turn_right():</w:t>
        </w:r>
      </w:ins>
    </w:p>
    <w:p w:rsidR="00AF2823" w:rsidRDefault="00AF2823" w:rsidP="00AF2823">
      <w:pPr>
        <w:spacing w:after="0"/>
        <w:rPr>
          <w:ins w:id="3849" w:author="박윤수" w:date="2014-08-23T00:19:00Z"/>
          <w:lang w:eastAsia="ko-KR"/>
        </w:rPr>
      </w:pPr>
      <w:ins w:id="3850" w:author="박윤수" w:date="2014-08-23T00:19:00Z">
        <w:r>
          <w:rPr>
            <w:lang w:eastAsia="ko-KR"/>
          </w:rPr>
          <w:t xml:space="preserve">    repeat(turn_left, 3)</w:t>
        </w:r>
      </w:ins>
    </w:p>
    <w:p w:rsidR="00AF2823" w:rsidRPr="003E4CF9" w:rsidRDefault="00AF2823" w:rsidP="00AF2823">
      <w:pPr>
        <w:spacing w:after="0"/>
        <w:rPr>
          <w:ins w:id="3851" w:author="박윤수" w:date="2014-08-23T00:19:00Z"/>
          <w:color w:val="00B050"/>
          <w:lang w:eastAsia="ko-KR"/>
        </w:rPr>
      </w:pPr>
      <w:ins w:id="3852" w:author="박윤수" w:date="2014-08-23T00:19:00Z">
        <w:r w:rsidRPr="00D21A89">
          <w:rPr>
            <w:color w:val="00B050"/>
            <w:lang w:eastAsia="ko-KR"/>
          </w:rPr>
          <w:t>#</w:t>
        </w:r>
        <w:r w:rsidRPr="00D21A89">
          <w:rPr>
            <w:rFonts w:hint="eastAsia"/>
            <w:color w:val="00B050"/>
            <w:lang w:eastAsia="ko-KR"/>
          </w:rPr>
          <w:t>비퍼를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내려놓아서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시작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지점을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표시합니다</w:t>
        </w:r>
        <w:r w:rsidRPr="00D21A89">
          <w:rPr>
            <w:color w:val="00B05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853" w:author="박윤수" w:date="2014-08-23T00:19:00Z"/>
          <w:lang w:eastAsia="ko-KR"/>
        </w:rPr>
      </w:pPr>
      <w:ins w:id="3854" w:author="박윤수" w:date="2014-08-23T00:19:00Z">
        <w:r>
          <w:rPr>
            <w:lang w:eastAsia="ko-KR"/>
          </w:rPr>
          <w:t>put_beeper()</w:t>
        </w:r>
      </w:ins>
    </w:p>
    <w:p w:rsidR="00AF2823" w:rsidRPr="003E4CF9" w:rsidRDefault="00AF2823" w:rsidP="00AF2823">
      <w:pPr>
        <w:spacing w:after="0"/>
        <w:rPr>
          <w:ins w:id="3855" w:author="박윤수" w:date="2014-08-23T00:19:00Z"/>
          <w:color w:val="00B050"/>
          <w:lang w:eastAsia="ko-KR"/>
        </w:rPr>
      </w:pPr>
      <w:ins w:id="3856" w:author="박윤수" w:date="2014-08-23T00:19:00Z"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그리고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나서</w:t>
        </w:r>
        <w:r w:rsidRPr="00D21A89">
          <w:rPr>
            <w:color w:val="00B050"/>
            <w:lang w:eastAsia="ko-KR"/>
          </w:rPr>
          <w:t xml:space="preserve">, </w:t>
        </w:r>
        <w:r w:rsidRPr="00D21A89">
          <w:rPr>
            <w:rFonts w:hint="eastAsia"/>
            <w:color w:val="00B050"/>
            <w:lang w:eastAsia="ko-KR"/>
          </w:rPr>
          <w:t>나아갈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방향을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찾고</w:t>
        </w:r>
        <w:r w:rsidRPr="00D21A89">
          <w:rPr>
            <w:color w:val="00B050"/>
            <w:lang w:eastAsia="ko-KR"/>
          </w:rPr>
          <w:t xml:space="preserve">, </w:t>
        </w:r>
        <w:r w:rsidRPr="00D21A89">
          <w:rPr>
            <w:rFonts w:hint="eastAsia"/>
            <w:color w:val="00B050"/>
            <w:lang w:eastAsia="ko-KR"/>
          </w:rPr>
          <w:t>앞으로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움직여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갑니다</w:t>
        </w:r>
        <w:r w:rsidRPr="00D21A89">
          <w:rPr>
            <w:color w:val="00B05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857" w:author="박윤수" w:date="2014-08-23T00:19:00Z"/>
          <w:lang w:eastAsia="ko-KR"/>
        </w:rPr>
      </w:pPr>
      <w:ins w:id="3858" w:author="박윤수" w:date="2014-08-23T00:19:00Z">
        <w:r>
          <w:rPr>
            <w:rFonts w:hint="eastAsia"/>
            <w:color w:val="0070C0"/>
            <w:lang w:eastAsia="ko-KR"/>
          </w:rPr>
          <w:t>w</w:t>
        </w:r>
        <w:r w:rsidRPr="00766DAB">
          <w:rPr>
            <w:color w:val="0070C0"/>
            <w:lang w:eastAsia="ko-KR"/>
          </w:rPr>
          <w:t>hile not</w:t>
        </w:r>
        <w:r>
          <w:rPr>
            <w:lang w:eastAsia="ko-KR"/>
          </w:rPr>
          <w:t xml:space="preserve"> front_is_clear():</w:t>
        </w:r>
      </w:ins>
    </w:p>
    <w:p w:rsidR="00AF2823" w:rsidRDefault="00AF2823" w:rsidP="00AF2823">
      <w:pPr>
        <w:spacing w:after="0"/>
        <w:rPr>
          <w:ins w:id="3859" w:author="박윤수" w:date="2014-08-23T00:19:00Z"/>
          <w:lang w:eastAsia="ko-KR"/>
        </w:rPr>
      </w:pPr>
      <w:ins w:id="3860" w:author="박윤수" w:date="2014-08-23T00:19:00Z">
        <w:r>
          <w:rPr>
            <w:lang w:eastAsia="ko-KR"/>
          </w:rPr>
          <w:t xml:space="preserve">    turn_left()</w:t>
        </w:r>
      </w:ins>
    </w:p>
    <w:p w:rsidR="00AF2823" w:rsidRDefault="00AF2823" w:rsidP="00AF2823">
      <w:pPr>
        <w:spacing w:after="0"/>
        <w:rPr>
          <w:ins w:id="3861" w:author="박윤수" w:date="2014-08-23T00:19:00Z"/>
          <w:lang w:eastAsia="ko-KR"/>
        </w:rPr>
      </w:pPr>
      <w:ins w:id="3862" w:author="박윤수" w:date="2014-08-23T00:19:00Z">
        <w:r>
          <w:rPr>
            <w:lang w:eastAsia="ko-KR"/>
          </w:rPr>
          <w:t>move()</w:t>
        </w:r>
      </w:ins>
    </w:p>
    <w:p w:rsidR="00AF2823" w:rsidRPr="003E4CF9" w:rsidRDefault="00AF2823" w:rsidP="00AF2823">
      <w:pPr>
        <w:spacing w:after="0"/>
        <w:rPr>
          <w:ins w:id="3863" w:author="박윤수" w:date="2014-08-23T00:19:00Z"/>
          <w:color w:val="00B050"/>
          <w:lang w:eastAsia="ko-KR"/>
        </w:rPr>
      </w:pPr>
      <w:ins w:id="3864" w:author="박윤수" w:date="2014-08-23T00:19:00Z">
        <w:r w:rsidRPr="00D21A89">
          <w:rPr>
            <w:color w:val="00B050"/>
            <w:lang w:eastAsia="ko-KR"/>
          </w:rPr>
          <w:lastRenderedPageBreak/>
          <w:t xml:space="preserve"># </w:t>
        </w:r>
        <w:r w:rsidRPr="00D21A89">
          <w:rPr>
            <w:rFonts w:hint="eastAsia"/>
            <w:color w:val="00B050"/>
            <w:lang w:eastAsia="ko-KR"/>
          </w:rPr>
          <w:t>비퍼를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내려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놓은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장소로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돌아왔을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때</w:t>
        </w:r>
        <w:r w:rsidRPr="00D21A89">
          <w:rPr>
            <w:color w:val="00B050"/>
            <w:lang w:eastAsia="ko-KR"/>
          </w:rPr>
          <w:t>,</w:t>
        </w:r>
      </w:ins>
    </w:p>
    <w:p w:rsidR="00AF2823" w:rsidRPr="003E4CF9" w:rsidRDefault="00AF2823" w:rsidP="00AF2823">
      <w:pPr>
        <w:spacing w:after="0"/>
        <w:rPr>
          <w:ins w:id="3865" w:author="박윤수" w:date="2014-08-23T00:19:00Z"/>
          <w:color w:val="00B050"/>
          <w:lang w:eastAsia="ko-KR"/>
        </w:rPr>
      </w:pPr>
      <w:ins w:id="3866" w:author="박윤수" w:date="2014-08-23T00:19:00Z"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월드를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벽을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따라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한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바퀴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돈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것을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알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수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있습니다</w:t>
        </w:r>
        <w:r w:rsidRPr="00D21A89">
          <w:rPr>
            <w:color w:val="00B05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867" w:author="박윤수" w:date="2014-08-23T00:19:00Z"/>
          <w:lang w:eastAsia="ko-KR"/>
        </w:rPr>
      </w:pPr>
      <w:ins w:id="3868" w:author="박윤수" w:date="2014-08-23T00:19:00Z">
        <w:r w:rsidRPr="00766DAB">
          <w:rPr>
            <w:color w:val="0070C0"/>
            <w:lang w:eastAsia="ko-KR"/>
          </w:rPr>
          <w:t>While not</w:t>
        </w:r>
        <w:r>
          <w:rPr>
            <w:lang w:eastAsia="ko-KR"/>
          </w:rPr>
          <w:t xml:space="preserve"> next_to_a_beeper():</w:t>
        </w:r>
      </w:ins>
    </w:p>
    <w:p w:rsidR="00AF2823" w:rsidRPr="003E4CF9" w:rsidRDefault="00AF2823" w:rsidP="00AF2823">
      <w:pPr>
        <w:spacing w:after="0"/>
        <w:rPr>
          <w:ins w:id="3869" w:author="박윤수" w:date="2014-08-23T00:19:00Z"/>
          <w:color w:val="00B050"/>
          <w:lang w:eastAsia="ko-KR"/>
        </w:rPr>
      </w:pPr>
      <w:ins w:id="3870" w:author="박윤수" w:date="2014-08-23T00:19:00Z">
        <w:r>
          <w:rPr>
            <w:lang w:eastAsia="ko-KR"/>
          </w:rPr>
          <w:t xml:space="preserve">    </w:t>
        </w:r>
        <w:r w:rsidRPr="00766DAB">
          <w:rPr>
            <w:color w:val="0070C0"/>
            <w:lang w:eastAsia="ko-KR"/>
          </w:rPr>
          <w:t>if</w:t>
        </w:r>
        <w:r>
          <w:rPr>
            <w:lang w:eastAsia="ko-KR"/>
          </w:rPr>
          <w:t xml:space="preserve"> right_is_clear(): </w:t>
        </w:r>
        <w:r w:rsidRPr="00D21A89">
          <w:rPr>
            <w:color w:val="00B050"/>
            <w:lang w:eastAsia="ko-KR"/>
          </w:rPr>
          <w:t># keep to the right</w:t>
        </w:r>
      </w:ins>
    </w:p>
    <w:p w:rsidR="00AF2823" w:rsidRDefault="00AF2823" w:rsidP="00AF2823">
      <w:pPr>
        <w:spacing w:after="0"/>
        <w:rPr>
          <w:ins w:id="3871" w:author="박윤수" w:date="2014-08-23T00:19:00Z"/>
          <w:lang w:eastAsia="ko-KR"/>
        </w:rPr>
      </w:pPr>
      <w:ins w:id="3872" w:author="박윤수" w:date="2014-08-23T00:19:00Z">
        <w:r>
          <w:rPr>
            <w:lang w:eastAsia="ko-KR"/>
          </w:rPr>
          <w:t xml:space="preserve">        turn_right()</w:t>
        </w:r>
      </w:ins>
    </w:p>
    <w:p w:rsidR="00AF2823" w:rsidRDefault="00AF2823" w:rsidP="00AF2823">
      <w:pPr>
        <w:spacing w:after="0"/>
        <w:rPr>
          <w:ins w:id="3873" w:author="박윤수" w:date="2014-08-23T00:19:00Z"/>
          <w:lang w:eastAsia="ko-KR"/>
        </w:rPr>
      </w:pPr>
      <w:ins w:id="3874" w:author="박윤수" w:date="2014-08-23T00:19:00Z">
        <w:r>
          <w:rPr>
            <w:lang w:eastAsia="ko-KR"/>
          </w:rPr>
          <w:t xml:space="preserve">        move()</w:t>
        </w:r>
      </w:ins>
    </w:p>
    <w:p w:rsidR="00AF2823" w:rsidRPr="003E4CF9" w:rsidRDefault="00AF2823" w:rsidP="00AF2823">
      <w:pPr>
        <w:spacing w:after="0"/>
        <w:rPr>
          <w:ins w:id="3875" w:author="박윤수" w:date="2014-08-23T00:19:00Z"/>
          <w:color w:val="00B050"/>
          <w:lang w:eastAsia="ko-KR"/>
        </w:rPr>
      </w:pPr>
      <w:ins w:id="3876" w:author="박윤수" w:date="2014-08-23T00:19:00Z">
        <w:r>
          <w:rPr>
            <w:lang w:eastAsia="ko-KR"/>
          </w:rPr>
          <w:t xml:space="preserve">    </w:t>
        </w:r>
        <w:r w:rsidRPr="00D21A89">
          <w:rPr>
            <w:color w:val="0070C0"/>
            <w:lang w:eastAsia="ko-KR"/>
          </w:rPr>
          <w:t>el</w:t>
        </w:r>
        <w:r>
          <w:rPr>
            <w:color w:val="0070C0"/>
            <w:lang w:eastAsia="ko-KR"/>
          </w:rPr>
          <w:t>if</w:t>
        </w:r>
        <w:r>
          <w:rPr>
            <w:lang w:eastAsia="ko-KR"/>
          </w:rPr>
          <w:t xml:space="preserve"> front_is_clear(): </w:t>
        </w:r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오른쪽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벽을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따라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움직입니다</w:t>
        </w:r>
        <w:r w:rsidRPr="00D21A89">
          <w:rPr>
            <w:color w:val="00B05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877" w:author="박윤수" w:date="2014-08-23T00:19:00Z"/>
          <w:lang w:eastAsia="ko-KR"/>
        </w:rPr>
      </w:pPr>
      <w:ins w:id="3878" w:author="박윤수" w:date="2014-08-23T00:19:00Z">
        <w:r>
          <w:rPr>
            <w:lang w:eastAsia="ko-KR"/>
          </w:rPr>
          <w:t xml:space="preserve">        move()</w:t>
        </w:r>
      </w:ins>
    </w:p>
    <w:p w:rsidR="00AF2823" w:rsidRPr="003E4CF9" w:rsidRDefault="00AF2823" w:rsidP="00AF2823">
      <w:pPr>
        <w:spacing w:after="0"/>
        <w:rPr>
          <w:ins w:id="3879" w:author="박윤수" w:date="2014-08-23T00:19:00Z"/>
          <w:color w:val="00B050"/>
          <w:lang w:eastAsia="ko-KR"/>
        </w:rPr>
      </w:pPr>
      <w:ins w:id="3880" w:author="박윤수" w:date="2014-08-23T00:19:00Z">
        <w:r>
          <w:rPr>
            <w:lang w:eastAsia="ko-KR"/>
          </w:rPr>
          <w:t xml:space="preserve">    </w:t>
        </w:r>
        <w:r w:rsidRPr="00766DAB">
          <w:rPr>
            <w:color w:val="0070C0"/>
            <w:lang w:eastAsia="ko-KR"/>
          </w:rPr>
          <w:t>else</w:t>
        </w:r>
        <w:r>
          <w:rPr>
            <w:lang w:eastAsia="ko-KR"/>
          </w:rPr>
          <w:t xml:space="preserve">: </w:t>
        </w:r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왼쪽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벽을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따라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움직입니다</w:t>
        </w:r>
        <w:r w:rsidRPr="00D21A89">
          <w:rPr>
            <w:color w:val="00B05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3881" w:author="박윤수" w:date="2014-08-23T00:19:00Z"/>
          <w:lang w:eastAsia="ko-KR"/>
        </w:rPr>
      </w:pPr>
      <w:ins w:id="3882" w:author="박윤수" w:date="2014-08-23T00:19:00Z">
        <w:r>
          <w:rPr>
            <w:lang w:eastAsia="ko-KR"/>
          </w:rPr>
          <w:t xml:space="preserve">        turn_left()</w:t>
        </w:r>
      </w:ins>
    </w:p>
    <w:p w:rsidR="00AF2823" w:rsidRDefault="00AF2823" w:rsidP="00AF2823">
      <w:pPr>
        <w:spacing w:after="0"/>
        <w:rPr>
          <w:ins w:id="3883" w:author="박윤수" w:date="2014-08-23T00:19:00Z"/>
          <w:lang w:eastAsia="ko-KR"/>
        </w:rPr>
      </w:pPr>
      <w:ins w:id="3884" w:author="박윤수" w:date="2014-08-23T00:19:00Z">
        <w:r>
          <w:rPr>
            <w:lang w:eastAsia="ko-KR"/>
          </w:rPr>
          <w:t>turn_off()</w:t>
        </w:r>
      </w:ins>
    </w:p>
    <w:p w:rsidR="00AF2823" w:rsidRDefault="00AF2823" w:rsidP="00AF2823">
      <w:pPr>
        <w:spacing w:before="240" w:after="0"/>
        <w:rPr>
          <w:ins w:id="3885" w:author="박윤수" w:date="2014-08-23T00:19:00Z"/>
          <w:lang w:eastAsia="ko-KR"/>
        </w:rPr>
      </w:pPr>
      <w:ins w:id="3886" w:author="박윤수" w:date="2014-08-23T00:19:00Z"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의도를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명확히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알고리즘</w:t>
        </w:r>
        <w:r>
          <w:rPr>
            <w:rFonts w:hint="eastAsia"/>
            <w:lang w:eastAsia="ko-KR"/>
          </w:rPr>
          <w:t>(Algorithm)</w:t>
        </w:r>
        <w:r>
          <w:rPr>
            <w:rFonts w:hint="eastAsia"/>
            <w:lang w:eastAsia="ko-KR"/>
          </w:rPr>
          <w:t>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알려진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요약하는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그다지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따라서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이렇게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희망하는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분들에게는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도움이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않을지도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읽으면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작성된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구성된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주목바랍니다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4"/>
        </w:numPr>
        <w:spacing w:before="240" w:after="0"/>
        <w:ind w:leftChars="0"/>
        <w:rPr>
          <w:ins w:id="3887" w:author="박윤수" w:date="2014-08-23T00:19:00Z"/>
          <w:lang w:eastAsia="ko-KR"/>
        </w:rPr>
      </w:pPr>
      <w:ins w:id="3888" w:author="박윤수" w:date="2014-08-23T00:19:00Z"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지점을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표시합니다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4"/>
        </w:numPr>
        <w:spacing w:before="240" w:after="0"/>
        <w:ind w:leftChars="0"/>
        <w:rPr>
          <w:ins w:id="3889" w:author="박윤수" w:date="2014-08-23T00:19:00Z"/>
          <w:lang w:eastAsia="ko-KR"/>
        </w:rPr>
      </w:pPr>
      <w:ins w:id="3890" w:author="박윤수" w:date="2014-08-23T00:19:00Z"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지점으로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계속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ind w:left="500"/>
        <w:rPr>
          <w:ins w:id="3891" w:author="박윤수" w:date="2014-08-23T00:19:00Z"/>
          <w:lang w:eastAsia="ko-KR"/>
        </w:rPr>
      </w:pPr>
      <w:ins w:id="3892" w:author="박윤수" w:date="2014-08-23T00:19:00Z"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명확해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작성합시다</w:t>
        </w:r>
        <w:r>
          <w:rPr>
            <w:rFonts w:hint="eastAsia"/>
            <w:lang w:eastAsia="ko-KR"/>
          </w:rPr>
          <w:t>.</w:t>
        </w:r>
      </w:ins>
    </w:p>
    <w:p w:rsidR="00AF2823" w:rsidRPr="00B03EC8" w:rsidRDefault="00AF2823" w:rsidP="00AF2823">
      <w:pPr>
        <w:spacing w:before="240" w:after="0"/>
        <w:ind w:left="500"/>
        <w:rPr>
          <w:ins w:id="3893" w:author="박윤수" w:date="2014-08-23T00:19:00Z"/>
          <w:lang w:val="en-US" w:eastAsia="ko-KR"/>
        </w:rPr>
      </w:pPr>
      <w:ins w:id="3894" w:author="박윤수" w:date="2014-08-23T00:19:00Z">
        <w:r>
          <w:rPr>
            <w:rFonts w:hint="eastAsia"/>
            <w:lang w:val="en-US" w:eastAsia="ko-KR"/>
          </w:rPr>
          <w:t xml:space="preserve"># </w:t>
        </w:r>
        <w:r>
          <w:rPr>
            <w:rFonts w:hint="eastAsia"/>
            <w:lang w:val="en-US" w:eastAsia="ko-KR"/>
          </w:rPr>
          <w:t>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리보그</w:t>
        </w:r>
        <w:r>
          <w:rPr>
            <w:lang w:val="en-US" w:eastAsia="ko-KR"/>
          </w:rPr>
          <w:t>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반시계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방향으로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벽을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따라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돌아</w:t>
        </w:r>
      </w:ins>
    </w:p>
    <w:p w:rsidR="00AF2823" w:rsidRPr="00B03EC8" w:rsidRDefault="00AF2823" w:rsidP="00AF2823">
      <w:pPr>
        <w:spacing w:after="0"/>
        <w:ind w:left="500"/>
        <w:rPr>
          <w:ins w:id="3895" w:author="박윤수" w:date="2014-08-23T00:19:00Z"/>
          <w:lang w:val="en-US" w:eastAsia="ko-KR"/>
        </w:rPr>
      </w:pPr>
      <w:ins w:id="3896" w:author="박윤수" w:date="2014-08-23T00:19:00Z">
        <w:r w:rsidRPr="00B03EC8">
          <w:rPr>
            <w:lang w:val="en-US" w:eastAsia="ko-KR"/>
          </w:rPr>
          <w:t xml:space="preserve"># </w:t>
        </w:r>
        <w:r>
          <w:rPr>
            <w:rFonts w:hint="eastAsia"/>
            <w:lang w:val="en-US" w:eastAsia="ko-KR"/>
          </w:rPr>
          <w:t>처음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시작한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지점으로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돌아와서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멈추는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프로그램입니다</w:t>
        </w:r>
        <w:r>
          <w:rPr>
            <w:rFonts w:hint="eastAsia"/>
            <w:lang w:val="en-US" w:eastAsia="ko-KR"/>
          </w:rPr>
          <w:t>.</w:t>
        </w:r>
        <w:r w:rsidRPr="00B03EC8">
          <w:rPr>
            <w:lang w:val="en-US" w:eastAsia="ko-KR"/>
          </w:rPr>
          <w:t xml:space="preserve"> </w:t>
        </w:r>
      </w:ins>
    </w:p>
    <w:p w:rsidR="00AF2823" w:rsidRPr="00B03EC8" w:rsidRDefault="00AF2823" w:rsidP="00AF2823">
      <w:pPr>
        <w:spacing w:after="0"/>
        <w:ind w:left="500"/>
        <w:rPr>
          <w:ins w:id="3897" w:author="박윤수" w:date="2014-08-23T00:19:00Z"/>
          <w:lang w:val="en-US" w:eastAsia="ko-KR"/>
        </w:rPr>
      </w:pPr>
      <w:ins w:id="3898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B03EC8">
          <w:rPr>
            <w:lang w:val="en-US" w:eastAsia="ko-KR"/>
          </w:rPr>
          <w:t xml:space="preserve"> turn_right():</w:t>
        </w:r>
      </w:ins>
    </w:p>
    <w:p w:rsidR="00AF2823" w:rsidRPr="00B03EC8" w:rsidRDefault="00AF2823" w:rsidP="00AF2823">
      <w:pPr>
        <w:spacing w:after="0"/>
        <w:ind w:left="500"/>
        <w:rPr>
          <w:ins w:id="3899" w:author="박윤수" w:date="2014-08-23T00:19:00Z"/>
          <w:lang w:val="en-US" w:eastAsia="ko-KR"/>
        </w:rPr>
      </w:pPr>
      <w:ins w:id="3900" w:author="박윤수" w:date="2014-08-23T00:19:00Z">
        <w:r w:rsidRPr="00B03EC8">
          <w:rPr>
            <w:lang w:val="en-US" w:eastAsia="ko-KR"/>
          </w:rPr>
          <w:t xml:space="preserve">    repeat(turn_left, 3)</w:t>
        </w:r>
      </w:ins>
    </w:p>
    <w:p w:rsidR="00AF2823" w:rsidRPr="00B03EC8" w:rsidRDefault="00AF2823" w:rsidP="00AF2823">
      <w:pPr>
        <w:spacing w:before="240" w:after="0"/>
        <w:ind w:left="500"/>
        <w:rPr>
          <w:ins w:id="3901" w:author="박윤수" w:date="2014-08-23T00:19:00Z"/>
          <w:lang w:val="en-US" w:eastAsia="ko-KR"/>
        </w:rPr>
      </w:pPr>
      <w:ins w:id="390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B03EC8">
          <w:rPr>
            <w:lang w:val="en-US" w:eastAsia="ko-KR"/>
          </w:rPr>
          <w:t xml:space="preserve"> mark_starting_point_and_move():</w:t>
        </w:r>
      </w:ins>
    </w:p>
    <w:p w:rsidR="00AF2823" w:rsidRPr="00B03EC8" w:rsidRDefault="00AF2823" w:rsidP="00AF2823">
      <w:pPr>
        <w:spacing w:after="0"/>
        <w:ind w:left="500"/>
        <w:rPr>
          <w:ins w:id="3903" w:author="박윤수" w:date="2014-08-23T00:19:00Z"/>
          <w:lang w:val="en-US" w:eastAsia="ko-KR"/>
        </w:rPr>
      </w:pPr>
      <w:ins w:id="3904" w:author="박윤수" w:date="2014-08-23T00:19:00Z">
        <w:r w:rsidRPr="00B03EC8">
          <w:rPr>
            <w:lang w:val="en-US" w:eastAsia="ko-KR"/>
          </w:rPr>
          <w:t xml:space="preserve">    put_beeper()</w:t>
        </w:r>
      </w:ins>
    </w:p>
    <w:p w:rsidR="00AF2823" w:rsidRPr="00B03EC8" w:rsidRDefault="00AF2823" w:rsidP="00AF2823">
      <w:pPr>
        <w:spacing w:after="0"/>
        <w:ind w:left="500"/>
        <w:rPr>
          <w:ins w:id="3905" w:author="박윤수" w:date="2014-08-23T00:19:00Z"/>
          <w:lang w:val="en-US" w:eastAsia="ko-KR"/>
        </w:rPr>
      </w:pPr>
      <w:ins w:id="3906" w:author="박윤수" w:date="2014-08-23T00:19:00Z">
        <w:r w:rsidRPr="00B03EC8">
          <w:rPr>
            <w:lang w:val="en-US" w:eastAsia="ko-KR"/>
          </w:rPr>
          <w:t xml:space="preserve">    </w:t>
        </w:r>
        <w:r>
          <w:rPr>
            <w:rFonts w:hint="eastAsia"/>
            <w:color w:val="0070C0"/>
            <w:lang w:val="en-US" w:eastAsia="ko-KR"/>
          </w:rPr>
          <w:t>w</w:t>
        </w:r>
        <w:r w:rsidRPr="00766DAB">
          <w:rPr>
            <w:color w:val="0070C0"/>
            <w:lang w:val="en-US" w:eastAsia="ko-KR"/>
          </w:rPr>
          <w:t>hile not</w:t>
        </w:r>
        <w:r w:rsidRPr="00B03EC8">
          <w:rPr>
            <w:lang w:val="en-US" w:eastAsia="ko-KR"/>
          </w:rPr>
          <w:t xml:space="preserve"> front_is_clear():</w:t>
        </w:r>
      </w:ins>
    </w:p>
    <w:p w:rsidR="00AF2823" w:rsidRPr="00B03EC8" w:rsidRDefault="00AF2823" w:rsidP="00AF2823">
      <w:pPr>
        <w:spacing w:after="0"/>
        <w:ind w:left="500"/>
        <w:rPr>
          <w:ins w:id="3907" w:author="박윤수" w:date="2014-08-23T00:19:00Z"/>
          <w:lang w:val="en-US" w:eastAsia="ko-KR"/>
        </w:rPr>
      </w:pPr>
      <w:ins w:id="3908" w:author="박윤수" w:date="2014-08-23T00:19:00Z">
        <w:r w:rsidRPr="00B03EC8">
          <w:rPr>
            <w:lang w:val="en-US" w:eastAsia="ko-KR"/>
          </w:rPr>
          <w:t xml:space="preserve">        turn_left()</w:t>
        </w:r>
      </w:ins>
    </w:p>
    <w:p w:rsidR="00AF2823" w:rsidRPr="00B03EC8" w:rsidRDefault="00AF2823" w:rsidP="00AF2823">
      <w:pPr>
        <w:spacing w:after="0"/>
        <w:ind w:left="500"/>
        <w:rPr>
          <w:ins w:id="3909" w:author="박윤수" w:date="2014-08-23T00:19:00Z"/>
          <w:lang w:val="en-US" w:eastAsia="ko-KR"/>
        </w:rPr>
      </w:pPr>
      <w:ins w:id="3910" w:author="박윤수" w:date="2014-08-23T00:19:00Z">
        <w:r w:rsidRPr="00B03EC8">
          <w:rPr>
            <w:lang w:val="en-US" w:eastAsia="ko-KR"/>
          </w:rPr>
          <w:t xml:space="preserve">    move()</w:t>
        </w:r>
      </w:ins>
    </w:p>
    <w:p w:rsidR="00AF2823" w:rsidRPr="00B03EC8" w:rsidRDefault="00AF2823" w:rsidP="00AF2823">
      <w:pPr>
        <w:spacing w:before="240" w:after="0"/>
        <w:ind w:left="500"/>
        <w:rPr>
          <w:ins w:id="3911" w:author="박윤수" w:date="2014-08-23T00:19:00Z"/>
          <w:lang w:val="en-US" w:eastAsia="ko-KR"/>
        </w:rPr>
      </w:pPr>
      <w:ins w:id="3912" w:author="박윤수" w:date="2014-08-23T00:19:00Z">
        <w:r w:rsidRPr="00BC6A53">
          <w:rPr>
            <w:color w:val="0070C0"/>
            <w:lang w:val="en-US" w:eastAsia="ko-KR"/>
          </w:rPr>
          <w:t>def</w:t>
        </w:r>
        <w:r w:rsidRPr="00B03EC8">
          <w:rPr>
            <w:lang w:val="en-US" w:eastAsia="ko-KR"/>
          </w:rPr>
          <w:t xml:space="preserve"> follow_right_wall():</w:t>
        </w:r>
      </w:ins>
    </w:p>
    <w:p w:rsidR="00AF2823" w:rsidRPr="00B03EC8" w:rsidRDefault="00AF2823" w:rsidP="00AF2823">
      <w:pPr>
        <w:spacing w:after="0"/>
        <w:ind w:left="500"/>
        <w:rPr>
          <w:ins w:id="3913" w:author="박윤수" w:date="2014-08-23T00:19:00Z"/>
          <w:lang w:val="en-US" w:eastAsia="ko-KR"/>
        </w:rPr>
      </w:pPr>
      <w:ins w:id="3914" w:author="박윤수" w:date="2014-08-23T00:19:00Z">
        <w:r w:rsidRPr="00B03EC8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if</w:t>
        </w:r>
        <w:r w:rsidRPr="00B03EC8">
          <w:rPr>
            <w:lang w:val="en-US" w:eastAsia="ko-KR"/>
          </w:rPr>
          <w:t xml:space="preserve"> right_is_clear(): </w:t>
        </w:r>
      </w:ins>
    </w:p>
    <w:p w:rsidR="00AF2823" w:rsidRPr="00B03EC8" w:rsidRDefault="00AF2823" w:rsidP="00AF2823">
      <w:pPr>
        <w:spacing w:after="0"/>
        <w:ind w:left="500"/>
        <w:rPr>
          <w:ins w:id="3915" w:author="박윤수" w:date="2014-08-23T00:19:00Z"/>
          <w:lang w:val="en-US" w:eastAsia="ko-KR"/>
        </w:rPr>
      </w:pPr>
      <w:ins w:id="3916" w:author="박윤수" w:date="2014-08-23T00:19:00Z">
        <w:r w:rsidRPr="00B03EC8">
          <w:rPr>
            <w:lang w:val="en-US" w:eastAsia="ko-KR"/>
          </w:rPr>
          <w:t xml:space="preserve">        turn_right()</w:t>
        </w:r>
      </w:ins>
    </w:p>
    <w:p w:rsidR="00AF2823" w:rsidRPr="00B03EC8" w:rsidRDefault="00AF2823" w:rsidP="00AF2823">
      <w:pPr>
        <w:spacing w:after="0"/>
        <w:ind w:left="500"/>
        <w:rPr>
          <w:ins w:id="3917" w:author="박윤수" w:date="2014-08-23T00:19:00Z"/>
          <w:lang w:val="en-US" w:eastAsia="ko-KR"/>
        </w:rPr>
      </w:pPr>
      <w:ins w:id="3918" w:author="박윤수" w:date="2014-08-23T00:19:00Z">
        <w:r w:rsidRPr="00B03EC8">
          <w:rPr>
            <w:lang w:val="en-US" w:eastAsia="ko-KR"/>
          </w:rPr>
          <w:t xml:space="preserve">        move()</w:t>
        </w:r>
      </w:ins>
    </w:p>
    <w:p w:rsidR="00AF2823" w:rsidRPr="00B03EC8" w:rsidRDefault="00AF2823" w:rsidP="00AF2823">
      <w:pPr>
        <w:spacing w:after="0"/>
        <w:ind w:left="500"/>
        <w:rPr>
          <w:ins w:id="3919" w:author="박윤수" w:date="2014-08-23T00:19:00Z"/>
          <w:lang w:val="en-US" w:eastAsia="ko-KR"/>
        </w:rPr>
      </w:pPr>
      <w:ins w:id="3920" w:author="박윤수" w:date="2014-08-23T00:19:00Z">
        <w:r w:rsidRPr="00B03EC8">
          <w:rPr>
            <w:lang w:val="en-US" w:eastAsia="ko-KR"/>
          </w:rPr>
          <w:t xml:space="preserve">    </w:t>
        </w:r>
        <w:r w:rsidRPr="00D21A89">
          <w:rPr>
            <w:color w:val="0070C0"/>
            <w:lang w:val="en-US" w:eastAsia="ko-KR"/>
          </w:rPr>
          <w:t>el</w:t>
        </w:r>
        <w:r>
          <w:rPr>
            <w:color w:val="0070C0"/>
            <w:lang w:val="en-US" w:eastAsia="ko-KR"/>
          </w:rPr>
          <w:t>if</w:t>
        </w:r>
        <w:r w:rsidRPr="00D21A89">
          <w:rPr>
            <w:color w:val="0070C0"/>
            <w:lang w:val="en-US" w:eastAsia="ko-KR"/>
          </w:rPr>
          <w:t xml:space="preserve"> </w:t>
        </w:r>
        <w:r w:rsidRPr="00B03EC8">
          <w:rPr>
            <w:lang w:val="en-US" w:eastAsia="ko-KR"/>
          </w:rPr>
          <w:t xml:space="preserve">front_is_clear(): </w:t>
        </w:r>
      </w:ins>
    </w:p>
    <w:p w:rsidR="00AF2823" w:rsidRPr="00B03EC8" w:rsidRDefault="00AF2823" w:rsidP="00AF2823">
      <w:pPr>
        <w:spacing w:after="0"/>
        <w:ind w:left="500"/>
        <w:rPr>
          <w:ins w:id="3921" w:author="박윤수" w:date="2014-08-23T00:19:00Z"/>
          <w:lang w:val="en-US" w:eastAsia="ko-KR"/>
        </w:rPr>
      </w:pPr>
      <w:ins w:id="3922" w:author="박윤수" w:date="2014-08-23T00:19:00Z">
        <w:r w:rsidRPr="00B03EC8">
          <w:rPr>
            <w:lang w:val="en-US" w:eastAsia="ko-KR"/>
          </w:rPr>
          <w:t xml:space="preserve">        move()</w:t>
        </w:r>
      </w:ins>
    </w:p>
    <w:p w:rsidR="00AF2823" w:rsidRPr="00B03EC8" w:rsidRDefault="00AF2823" w:rsidP="00AF2823">
      <w:pPr>
        <w:spacing w:after="0"/>
        <w:ind w:left="500"/>
        <w:rPr>
          <w:ins w:id="3923" w:author="박윤수" w:date="2014-08-23T00:19:00Z"/>
          <w:lang w:val="en-US" w:eastAsia="ko-KR"/>
        </w:rPr>
      </w:pPr>
      <w:ins w:id="3924" w:author="박윤수" w:date="2014-08-23T00:19:00Z">
        <w:r w:rsidRPr="00B03EC8">
          <w:rPr>
            <w:lang w:val="en-US" w:eastAsia="ko-KR"/>
          </w:rPr>
          <w:t xml:space="preserve">    </w:t>
        </w:r>
        <w:r w:rsidRPr="00766DAB">
          <w:rPr>
            <w:color w:val="0070C0"/>
            <w:lang w:val="en-US" w:eastAsia="ko-KR"/>
          </w:rPr>
          <w:t>else</w:t>
        </w:r>
        <w:r w:rsidRPr="00B03EC8">
          <w:rPr>
            <w:lang w:val="en-US" w:eastAsia="ko-KR"/>
          </w:rPr>
          <w:t xml:space="preserve">: </w:t>
        </w:r>
      </w:ins>
    </w:p>
    <w:p w:rsidR="00AF2823" w:rsidRPr="00B03EC8" w:rsidRDefault="00AF2823" w:rsidP="00AF2823">
      <w:pPr>
        <w:spacing w:after="0"/>
        <w:ind w:left="500"/>
        <w:rPr>
          <w:ins w:id="3925" w:author="박윤수" w:date="2014-08-23T00:19:00Z"/>
          <w:lang w:val="en-US" w:eastAsia="ko-KR"/>
        </w:rPr>
      </w:pPr>
      <w:ins w:id="3926" w:author="박윤수" w:date="2014-08-23T00:19:00Z">
        <w:r w:rsidRPr="00B03EC8">
          <w:rPr>
            <w:lang w:val="en-US" w:eastAsia="ko-KR"/>
          </w:rPr>
          <w:t xml:space="preserve">        turn_left()</w:t>
        </w:r>
      </w:ins>
    </w:p>
    <w:p w:rsidR="00AF2823" w:rsidRPr="003E4CF9" w:rsidRDefault="00AF2823" w:rsidP="00AF2823">
      <w:pPr>
        <w:spacing w:after="0"/>
        <w:ind w:left="500"/>
        <w:rPr>
          <w:ins w:id="3927" w:author="박윤수" w:date="2014-08-23T00:19:00Z"/>
          <w:color w:val="00B050"/>
          <w:lang w:val="en-US" w:eastAsia="ko-KR"/>
        </w:rPr>
      </w:pPr>
      <w:ins w:id="3928" w:author="박윤수" w:date="2014-08-23T00:19:00Z">
        <w:r w:rsidRPr="00B03EC8">
          <w:rPr>
            <w:lang w:val="en-US" w:eastAsia="ko-KR"/>
          </w:rPr>
          <w:t>found_starting_point = next_to_a_beeper</w:t>
        </w:r>
        <w:r w:rsidRPr="00B03EC8">
          <w:rPr>
            <w:lang w:val="en-US" w:eastAsia="ko-KR"/>
          </w:rPr>
          <w:tab/>
        </w:r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비퍼가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초기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시작지점을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표시합니다</w:t>
        </w:r>
        <w:r w:rsidRPr="00D21A89">
          <w:rPr>
            <w:color w:val="00B050"/>
            <w:lang w:val="en-US" w:eastAsia="ko-KR"/>
          </w:rPr>
          <w:t>.</w:t>
        </w:r>
      </w:ins>
    </w:p>
    <w:p w:rsidR="00AF2823" w:rsidRPr="003E4CF9" w:rsidRDefault="00AF2823" w:rsidP="00AF2823">
      <w:pPr>
        <w:spacing w:before="240" w:after="0"/>
        <w:ind w:left="500"/>
        <w:rPr>
          <w:ins w:id="3929" w:author="박윤수" w:date="2014-08-23T00:19:00Z"/>
          <w:color w:val="00B050"/>
          <w:lang w:val="en-US" w:eastAsia="ko-KR"/>
        </w:rPr>
      </w:pPr>
      <w:ins w:id="3930" w:author="박윤수" w:date="2014-08-23T00:19:00Z">
        <w:r w:rsidRPr="00D21A89">
          <w:rPr>
            <w:color w:val="00B050"/>
            <w:lang w:val="en-US" w:eastAsia="ko-KR"/>
          </w:rPr>
          <w:lastRenderedPageBreak/>
          <w:t xml:space="preserve">#=== </w:t>
        </w:r>
        <w:r w:rsidRPr="00D21A89">
          <w:rPr>
            <w:rFonts w:hint="eastAsia"/>
            <w:color w:val="00B050"/>
            <w:lang w:val="en-US" w:eastAsia="ko-KR"/>
          </w:rPr>
          <w:t>함수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명령문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정의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끝</w:t>
        </w:r>
        <w:r w:rsidRPr="00D21A89">
          <w:rPr>
            <w:color w:val="00B050"/>
            <w:lang w:val="en-US" w:eastAsia="ko-KR"/>
          </w:rPr>
          <w:t xml:space="preserve">, </w:t>
        </w:r>
        <w:r w:rsidRPr="00D21A89">
          <w:rPr>
            <w:rFonts w:hint="eastAsia"/>
            <w:color w:val="00B050"/>
            <w:lang w:val="en-US" w:eastAsia="ko-KR"/>
          </w:rPr>
          <w:t>솔루션</w:t>
        </w:r>
        <w:r w:rsidRPr="00D21A89">
          <w:rPr>
            <w:color w:val="00B050"/>
            <w:lang w:val="en-US" w:eastAsia="ko-KR"/>
          </w:rPr>
          <w:t>(</w:t>
        </w:r>
        <w:r w:rsidRPr="00D21A89">
          <w:rPr>
            <w:rFonts w:hint="eastAsia"/>
            <w:color w:val="00B050"/>
            <w:lang w:val="en-US" w:eastAsia="ko-KR"/>
          </w:rPr>
          <w:t>해법</w:t>
        </w:r>
        <w:r w:rsidRPr="00D21A89">
          <w:rPr>
            <w:color w:val="00B050"/>
            <w:lang w:val="en-US" w:eastAsia="ko-KR"/>
          </w:rPr>
          <w:t xml:space="preserve">) </w:t>
        </w:r>
        <w:r w:rsidRPr="00D21A89">
          <w:rPr>
            <w:rFonts w:hint="eastAsia"/>
            <w:color w:val="00B050"/>
            <w:lang w:val="en-US" w:eastAsia="ko-KR"/>
          </w:rPr>
          <w:t>시작</w:t>
        </w:r>
      </w:ins>
    </w:p>
    <w:p w:rsidR="00AF2823" w:rsidRPr="00B03EC8" w:rsidRDefault="00AF2823" w:rsidP="00AF2823">
      <w:pPr>
        <w:spacing w:after="0"/>
        <w:ind w:left="500"/>
        <w:rPr>
          <w:ins w:id="3931" w:author="박윤수" w:date="2014-08-23T00:19:00Z"/>
          <w:lang w:val="en-US" w:eastAsia="ko-KR"/>
        </w:rPr>
      </w:pPr>
      <w:ins w:id="3932" w:author="박윤수" w:date="2014-08-23T00:19:00Z">
        <w:r w:rsidRPr="00B03EC8">
          <w:rPr>
            <w:lang w:val="en-US" w:eastAsia="ko-KR"/>
          </w:rPr>
          <w:t>mark_starting_point_and_move()</w:t>
        </w:r>
      </w:ins>
    </w:p>
    <w:p w:rsidR="00AF2823" w:rsidRPr="00B03EC8" w:rsidRDefault="00AF2823" w:rsidP="00AF2823">
      <w:pPr>
        <w:spacing w:before="240" w:after="0"/>
        <w:ind w:left="500"/>
        <w:rPr>
          <w:ins w:id="3933" w:author="박윤수" w:date="2014-08-23T00:19:00Z"/>
          <w:lang w:val="en-US" w:eastAsia="ko-KR"/>
        </w:rPr>
      </w:pPr>
      <w:ins w:id="3934" w:author="박윤수" w:date="2014-08-23T00:19:00Z">
        <w:r w:rsidRPr="00766DAB">
          <w:rPr>
            <w:color w:val="0070C0"/>
            <w:lang w:val="en-US" w:eastAsia="ko-KR"/>
          </w:rPr>
          <w:t>While not</w:t>
        </w:r>
        <w:r w:rsidRPr="00B03EC8">
          <w:rPr>
            <w:lang w:val="en-US" w:eastAsia="ko-KR"/>
          </w:rPr>
          <w:t xml:space="preserve"> found_starting_point(): </w:t>
        </w:r>
      </w:ins>
    </w:p>
    <w:p w:rsidR="00AF2823" w:rsidRPr="00B03EC8" w:rsidRDefault="00AF2823" w:rsidP="00AF2823">
      <w:pPr>
        <w:spacing w:after="0"/>
        <w:ind w:left="500"/>
        <w:rPr>
          <w:ins w:id="3935" w:author="박윤수" w:date="2014-08-23T00:19:00Z"/>
          <w:lang w:val="en-US" w:eastAsia="ko-KR"/>
        </w:rPr>
      </w:pPr>
      <w:ins w:id="3936" w:author="박윤수" w:date="2014-08-23T00:19:00Z">
        <w:r w:rsidRPr="00B03EC8">
          <w:rPr>
            <w:lang w:val="en-US" w:eastAsia="ko-KR"/>
          </w:rPr>
          <w:t xml:space="preserve">    follow_right_wall()</w:t>
        </w:r>
      </w:ins>
    </w:p>
    <w:p w:rsidR="00AF2823" w:rsidRDefault="00AF2823" w:rsidP="00AF2823">
      <w:pPr>
        <w:spacing w:before="240" w:after="0"/>
        <w:ind w:left="500"/>
        <w:rPr>
          <w:ins w:id="3937" w:author="박윤수" w:date="2014-08-23T00:19:00Z"/>
          <w:lang w:val="en-US" w:eastAsia="ko-KR"/>
        </w:rPr>
      </w:pPr>
      <w:ins w:id="3938" w:author="박윤수" w:date="2014-08-23T00:19:00Z">
        <w:r w:rsidRPr="00B03EC8">
          <w:rPr>
            <w:lang w:val="en-US" w:eastAsia="ko-KR"/>
          </w:rPr>
          <w:t>turn_off()</w:t>
        </w:r>
      </w:ins>
    </w:p>
    <w:p w:rsidR="00AF2823" w:rsidRDefault="00AF2823" w:rsidP="00AF2823">
      <w:pPr>
        <w:spacing w:before="240" w:after="0"/>
        <w:ind w:left="500"/>
        <w:rPr>
          <w:ins w:id="3939" w:author="박윤수" w:date="2014-08-23T00:19:00Z"/>
          <w:lang w:val="en-US" w:eastAsia="ko-KR"/>
        </w:rPr>
      </w:pPr>
      <w:ins w:id="3940" w:author="박윤수" w:date="2014-08-23T00:19:00Z">
        <w:r>
          <w:rPr>
            <w:rFonts w:hint="eastAsia"/>
            <w:lang w:val="en-US" w:eastAsia="ko-KR"/>
          </w:rPr>
          <w:t>이것이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좀더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명확하지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않습니까</w:t>
        </w:r>
        <w:r>
          <w:rPr>
            <w:rFonts w:hint="eastAsia"/>
            <w:lang w:val="en-US" w:eastAsia="ko-KR"/>
          </w:rPr>
          <w:t xml:space="preserve">? </w:t>
        </w:r>
        <w:r>
          <w:rPr>
            <w:rFonts w:hint="eastAsia"/>
            <w:lang w:val="en-US" w:eastAsia="ko-KR"/>
          </w:rPr>
          <w:t>이번에는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각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모퉁이의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시작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지점에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비퍼가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있다고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가정합시다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비퍼를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제거하는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통해서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시작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지점을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선택할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>
          <w:rPr>
            <w:rFonts w:hint="eastAsia"/>
            <w:lang w:val="en-US" w:eastAsia="ko-KR"/>
          </w:rPr>
          <w:t>함수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명령문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부분을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약간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수정할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필요가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있지만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솔루션</w:t>
        </w:r>
        <w:r>
          <w:rPr>
            <w:rFonts w:hint="eastAsia"/>
            <w:lang w:val="en-US" w:eastAsia="ko-KR"/>
          </w:rPr>
          <w:t>(</w:t>
        </w:r>
        <w:r>
          <w:rPr>
            <w:rFonts w:hint="eastAsia"/>
            <w:lang w:val="en-US" w:eastAsia="ko-KR"/>
          </w:rPr>
          <w:t>해법</w:t>
        </w:r>
        <w:r>
          <w:rPr>
            <w:rFonts w:hint="eastAsia"/>
            <w:lang w:val="en-US" w:eastAsia="ko-KR"/>
          </w:rPr>
          <w:t xml:space="preserve">) </w:t>
        </w:r>
        <w:r>
          <w:rPr>
            <w:rFonts w:hint="eastAsia"/>
            <w:lang w:val="en-US" w:eastAsia="ko-KR"/>
          </w:rPr>
          <w:t>부분을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수정할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필요는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없습니다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5418D9" w:rsidRDefault="00AF2823" w:rsidP="00AF2823">
      <w:pPr>
        <w:spacing w:before="240" w:after="0"/>
        <w:ind w:left="500"/>
        <w:rPr>
          <w:ins w:id="3941" w:author="박윤수" w:date="2014-08-23T00:19:00Z"/>
          <w:lang w:eastAsia="ko-KR"/>
        </w:rPr>
      </w:pPr>
    </w:p>
    <w:p w:rsidR="00AF2823" w:rsidRPr="003E4CF9" w:rsidRDefault="00AF2823" w:rsidP="00AF2823">
      <w:pPr>
        <w:pStyle w:val="affc"/>
        <w:numPr>
          <w:ilvl w:val="0"/>
          <w:numId w:val="33"/>
        </w:numPr>
        <w:ind w:leftChars="0"/>
        <w:rPr>
          <w:ins w:id="3942" w:author="박윤수" w:date="2014-08-23T00:19:00Z"/>
          <w:b/>
          <w:color w:val="0070C0"/>
          <w:sz w:val="24"/>
          <w:lang w:eastAsia="ko-KR"/>
        </w:rPr>
      </w:pPr>
      <w:ins w:id="3943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첫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번째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기적</w:t>
        </w:r>
      </w:ins>
    </w:p>
    <w:p w:rsidR="00AF2823" w:rsidRDefault="00AF2823" w:rsidP="00AF2823">
      <w:pPr>
        <w:rPr>
          <w:ins w:id="3944" w:author="박윤수" w:date="2014-08-23T00:19:00Z"/>
          <w:lang w:eastAsia="ko-KR"/>
        </w:rPr>
      </w:pPr>
      <w:ins w:id="3945" w:author="박윤수" w:date="2014-08-23T00:19:00Z">
        <w:r>
          <w:rPr>
            <w:rFonts w:hint="eastAsia"/>
            <w:lang w:eastAsia="ko-KR"/>
          </w:rPr>
          <w:t>방금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</w:t>
        </w:r>
        <w:r w:rsidRPr="008D0141">
          <w:rPr>
            <w:lang w:eastAsia="ko-KR"/>
          </w:rPr>
          <w:t xml:space="preserve"> (</w:t>
        </w:r>
        <w:r>
          <w:rPr>
            <w:rFonts w:hint="eastAsia"/>
            <w:lang w:eastAsia="ko-KR"/>
          </w:rPr>
          <w:t>파일</w:t>
        </w:r>
        <w:r w:rsidRPr="008D0141">
          <w:rPr>
            <w:lang w:eastAsia="ko-KR"/>
          </w:rPr>
          <w:t>: hurdles3.wld)</w:t>
        </w:r>
        <w:r>
          <w:rPr>
            <w:rFonts w:hint="eastAsia"/>
            <w:lang w:eastAsia="ko-KR"/>
          </w:rPr>
          <w:t>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7365" w:rsidP="00AF2823">
      <w:pPr>
        <w:rPr>
          <w:ins w:id="3946" w:author="박윤수" w:date="2014-08-23T00:19:00Z"/>
          <w:lang w:eastAsia="ko-KR"/>
        </w:rPr>
      </w:pPr>
      <w:ins w:id="3947" w:author="박윤수" w:date="2014-08-23T00:19:00Z">
        <w:r>
          <w:rPr>
            <w:noProof/>
            <w:lang w:val="en-US" w:eastAsia="ko-KR"/>
            <w:rPrChange w:id="394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05250" cy="790575"/>
              <wp:effectExtent l="19050" t="0" r="0" b="0"/>
              <wp:docPr id="471" name="그림 276" descr="hurdles3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3_start.png"/>
                      <pic:cNvPicPr/>
                    </pic:nvPicPr>
                    <pic:blipFill>
                      <a:blip r:embed="rId9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525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949" w:author="박윤수" w:date="2014-08-23T00:19:00Z"/>
          <w:lang w:eastAsia="ko-KR"/>
        </w:rPr>
      </w:pPr>
      <w:ins w:id="3950" w:author="박윤수" w:date="2014-08-23T00:19:00Z">
        <w:r>
          <w:rPr>
            <w:rFonts w:hint="eastAsia"/>
            <w:lang w:eastAsia="ko-KR"/>
          </w:rPr>
          <w:t>기적</w:t>
        </w:r>
        <w:r>
          <w:rPr>
            <w:rFonts w:hint="eastAsia"/>
            <w:lang w:eastAsia="ko-KR"/>
          </w:rPr>
          <w:t xml:space="preserve">! </w:t>
        </w:r>
        <w:r>
          <w:rPr>
            <w:rFonts w:hint="eastAsia"/>
            <w:lang w:eastAsia="ko-KR"/>
          </w:rPr>
          <w:t>특이한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방향으로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결승선을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통과하고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결승선에서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우승한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관람객에게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인사하는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제외하고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방금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그림의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울퉁불퉁한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장애물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경주</w:t>
        </w:r>
        <w:r w:rsidRPr="008D0141">
          <w:rPr>
            <w:lang w:eastAsia="ko-KR"/>
          </w:rPr>
          <w:t>(</w:t>
        </w:r>
        <w:r>
          <w:rPr>
            <w:rFonts w:hint="eastAsia"/>
            <w:lang w:eastAsia="ko-KR"/>
          </w:rPr>
          <w:t>파일</w:t>
        </w:r>
        <w:r w:rsidRPr="008D0141">
          <w:rPr>
            <w:lang w:eastAsia="ko-KR"/>
          </w:rPr>
          <w:t>: hurdles3.wld)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에도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장애물을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없었던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951" w:author="박윤수" w:date="2014-08-23T00:19:00Z"/>
          <w:lang w:eastAsia="ko-KR"/>
        </w:rPr>
      </w:pPr>
      <w:ins w:id="3952" w:author="박윤수" w:date="2014-08-23T00:19:00Z">
        <w:r>
          <w:rPr>
            <w:noProof/>
            <w:lang w:val="en-US" w:eastAsia="ko-KR"/>
            <w:rPrChange w:id="395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43350" cy="1590675"/>
              <wp:effectExtent l="19050" t="0" r="0" b="0"/>
              <wp:docPr id="472" name="그림 293" descr="hurdles4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4_start.png"/>
                      <pic:cNvPicPr/>
                    </pic:nvPicPr>
                    <pic:blipFill>
                      <a:blip r:embed="rId10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43350" cy="1590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8D0141" w:rsidRDefault="00AF2823" w:rsidP="00AF2823">
      <w:pPr>
        <w:rPr>
          <w:ins w:id="3954" w:author="박윤수" w:date="2014-08-23T00:19:00Z"/>
          <w:lang w:eastAsia="ko-KR"/>
        </w:rPr>
      </w:pPr>
      <w:ins w:id="3955" w:author="박윤수" w:date="2014-08-23T00:19:00Z"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</w:t>
        </w:r>
        <w:r w:rsidRPr="0047203B">
          <w:rPr>
            <w:lang w:eastAsia="ko-KR"/>
          </w:rPr>
          <w:t>mark_starting_point_and_move()</w:t>
        </w:r>
        <w:r>
          <w:rPr>
            <w:rFonts w:hint="eastAsia"/>
            <w:lang w:eastAsia="ko-KR"/>
          </w:rPr>
          <w:t>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채셨을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깔끔하게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구조화했기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때문에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명령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함수문을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제거하고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서술적인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</w:t>
        </w:r>
        <w:r>
          <w:rPr>
            <w:rFonts w:hint="eastAsia"/>
            <w:lang w:eastAsia="ko-KR"/>
          </w:rPr>
          <w:t>(</w:t>
        </w:r>
        <w:r w:rsidRPr="0047203B">
          <w:rPr>
            <w:lang w:eastAsia="ko-KR"/>
          </w:rPr>
          <w:t>racing_hurdles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등</w:t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저장하기가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쉬울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3E4CF9" w:rsidRDefault="00AF2823" w:rsidP="00AF2823">
      <w:pPr>
        <w:pStyle w:val="affc"/>
        <w:numPr>
          <w:ilvl w:val="0"/>
          <w:numId w:val="33"/>
        </w:numPr>
        <w:ind w:leftChars="0"/>
        <w:rPr>
          <w:ins w:id="3956" w:author="박윤수" w:date="2014-08-23T00:19:00Z"/>
          <w:b/>
          <w:color w:val="0070C0"/>
          <w:sz w:val="24"/>
          <w:lang w:eastAsia="ko-KR"/>
        </w:rPr>
      </w:pPr>
      <w:ins w:id="3957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놀라운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기적</w:t>
        </w:r>
      </w:ins>
    </w:p>
    <w:p w:rsidR="00AF2823" w:rsidRDefault="00AF2823" w:rsidP="00AF2823">
      <w:pPr>
        <w:rPr>
          <w:ins w:id="3958" w:author="박윤수" w:date="2014-08-23T00:19:00Z"/>
          <w:lang w:eastAsia="ko-KR"/>
        </w:rPr>
      </w:pPr>
      <w:ins w:id="3959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소개한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실행하여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봅시다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월드파일</w:t>
        </w:r>
        <w:r>
          <w:rPr>
            <w:rFonts w:hint="eastAsia"/>
            <w:lang w:eastAsia="ko-KR"/>
          </w:rPr>
          <w:t xml:space="preserve">: </w:t>
        </w:r>
        <w:r w:rsidRPr="00175EBA">
          <w:rPr>
            <w:lang w:eastAsia="ko-KR"/>
          </w:rPr>
          <w:t>maze1.wld)</w:t>
        </w:r>
      </w:ins>
    </w:p>
    <w:p w:rsidR="00AF2823" w:rsidRDefault="00AF7365" w:rsidP="00AF2823">
      <w:pPr>
        <w:rPr>
          <w:ins w:id="3960" w:author="박윤수" w:date="2014-08-23T00:19:00Z"/>
          <w:lang w:eastAsia="ko-KR"/>
        </w:rPr>
      </w:pPr>
      <w:ins w:id="3961" w:author="박윤수" w:date="2014-08-23T00:19:00Z">
        <w:r>
          <w:rPr>
            <w:noProof/>
            <w:lang w:val="en-US" w:eastAsia="ko-KR"/>
            <w:rPrChange w:id="396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562225" cy="2314575"/>
              <wp:effectExtent l="19050" t="0" r="9525" b="0"/>
              <wp:docPr id="473" name="그림 294" descr="maze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aze1_start.png"/>
                      <pic:cNvPicPr/>
                    </pic:nvPicPr>
                    <pic:blipFill>
                      <a:blip r:embed="rId7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225" cy="2314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47203B" w:rsidRDefault="00AF2823" w:rsidP="00AF2823">
      <w:pPr>
        <w:rPr>
          <w:ins w:id="3963" w:author="박윤수" w:date="2014-08-23T00:19:00Z"/>
          <w:lang w:eastAsia="ko-KR"/>
        </w:rPr>
      </w:pPr>
      <w:ins w:id="3964" w:author="박윤수" w:date="2014-08-23T00:19:00Z">
        <w:r>
          <w:rPr>
            <w:rFonts w:hint="eastAsia"/>
            <w:lang w:eastAsia="ko-KR"/>
          </w:rPr>
          <w:t>실행해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미로도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탈출할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놀랍죠</w:t>
        </w:r>
        <w:r>
          <w:rPr>
            <w:rFonts w:hint="eastAsia"/>
            <w:lang w:eastAsia="ko-KR"/>
          </w:rPr>
          <w:t xml:space="preserve">!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한번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불필요한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함수가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포함되어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있음을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주목하세요</w:t>
        </w:r>
        <w:r>
          <w:rPr>
            <w:rFonts w:hint="eastAsia"/>
            <w:lang w:eastAsia="ko-KR"/>
          </w:rPr>
          <w:t>.</w:t>
        </w:r>
      </w:ins>
    </w:p>
    <w:p w:rsidR="00AF2823" w:rsidRPr="003E4CF9" w:rsidRDefault="00AF2823" w:rsidP="00AF2823">
      <w:pPr>
        <w:pStyle w:val="affc"/>
        <w:numPr>
          <w:ilvl w:val="0"/>
          <w:numId w:val="33"/>
        </w:numPr>
        <w:ind w:leftChars="0"/>
        <w:rPr>
          <w:ins w:id="3965" w:author="박윤수" w:date="2014-08-23T00:19:00Z"/>
          <w:b/>
          <w:color w:val="0070C0"/>
          <w:sz w:val="24"/>
          <w:lang w:eastAsia="ko-KR"/>
        </w:rPr>
      </w:pPr>
      <w:ins w:id="3966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결론</w:t>
        </w:r>
      </w:ins>
    </w:p>
    <w:p w:rsidR="00AF2823" w:rsidRDefault="00AF2823" w:rsidP="00AF2823">
      <w:pPr>
        <w:rPr>
          <w:ins w:id="3967" w:author="박윤수" w:date="2014-08-23T00:19:00Z"/>
          <w:lang w:eastAsia="ko-KR"/>
        </w:rPr>
      </w:pPr>
      <w:ins w:id="3968" w:author="박윤수" w:date="2014-08-23T00:19:00Z">
        <w:r>
          <w:rPr>
            <w:rFonts w:hint="eastAsia"/>
            <w:lang w:eastAsia="ko-KR"/>
          </w:rPr>
          <w:t>사각형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따라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움직이는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간단한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조금씩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조금씩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향상시키는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점진적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상세화</w:t>
        </w:r>
        <w:r>
          <w:rPr>
            <w:rFonts w:hint="eastAsia"/>
            <w:lang w:eastAsia="ko-KR"/>
          </w:rPr>
          <w:t>(stepwise refinement)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연관되지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해결하는데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단계마다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수정사항을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최소화하고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고려하기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솔루션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개발했습니다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또한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서술적인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알고리즘의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부여해서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이해하기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자신만의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전략입니다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5"/>
        </w:numPr>
        <w:spacing w:after="0"/>
        <w:ind w:leftChars="0"/>
        <w:rPr>
          <w:ins w:id="3969" w:author="박윤수" w:date="2014-08-23T00:19:00Z"/>
          <w:lang w:eastAsia="ko-KR"/>
        </w:rPr>
      </w:pPr>
      <w:ins w:id="3970" w:author="박윤수" w:date="2014-08-23T00:19:00Z">
        <w:r>
          <w:rPr>
            <w:rFonts w:hint="eastAsia"/>
            <w:lang w:eastAsia="ko-KR"/>
          </w:rPr>
          <w:t>간단하고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작게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5"/>
        </w:numPr>
        <w:spacing w:after="0"/>
        <w:ind w:leftChars="0"/>
        <w:rPr>
          <w:ins w:id="3971" w:author="박윤수" w:date="2014-08-23T00:19:00Z"/>
          <w:lang w:eastAsia="ko-KR"/>
        </w:rPr>
      </w:pPr>
      <w:ins w:id="3972" w:author="박윤수" w:date="2014-08-23T00:19:00Z">
        <w:r>
          <w:rPr>
            <w:rFonts w:hint="eastAsia"/>
            <w:lang w:eastAsia="ko-KR"/>
          </w:rPr>
          <w:t>한번에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수정사항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변경을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5"/>
        </w:numPr>
        <w:spacing w:after="0"/>
        <w:ind w:leftChars="0"/>
        <w:rPr>
          <w:ins w:id="3973" w:author="박윤수" w:date="2014-08-23T00:19:00Z"/>
          <w:lang w:eastAsia="ko-KR"/>
        </w:rPr>
      </w:pPr>
      <w:ins w:id="3974" w:author="박윤수" w:date="2014-08-23T00:19:00Z"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변경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사항이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5"/>
        </w:numPr>
        <w:spacing w:after="0"/>
        <w:ind w:leftChars="0"/>
        <w:rPr>
          <w:ins w:id="3975" w:author="박윤수" w:date="2014-08-23T00:19:00Z"/>
          <w:lang w:eastAsia="ko-KR"/>
        </w:rPr>
      </w:pPr>
      <w:ins w:id="3976" w:author="박윤수" w:date="2014-08-23T00:19:00Z"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적절한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주석을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5"/>
        </w:numPr>
        <w:spacing w:after="0"/>
        <w:ind w:leftChars="0"/>
        <w:rPr>
          <w:ins w:id="3977" w:author="박윤수" w:date="2014-08-23T00:19:00Z"/>
          <w:lang w:eastAsia="ko-KR"/>
        </w:rPr>
      </w:pPr>
      <w:ins w:id="3978" w:author="박윤수" w:date="2014-08-23T00:19:00Z">
        <w:r>
          <w:rPr>
            <w:rFonts w:hint="eastAsia"/>
            <w:lang w:eastAsia="ko-KR"/>
          </w:rPr>
          <w:t>서술적인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jc w:val="center"/>
        <w:rPr>
          <w:ins w:id="3979" w:author="박윤수" w:date="2014-08-23T00:19:00Z"/>
          <w:lang w:eastAsia="ko-KR"/>
        </w:rPr>
      </w:pPr>
      <w:ins w:id="3980" w:author="박윤수" w:date="2014-08-23T00:19:00Z">
        <w:r>
          <w:rPr>
            <w:noProof/>
            <w:lang w:val="en-US" w:eastAsia="ko-KR"/>
            <w:rPrChange w:id="398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74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 w:rsidRPr="00BC0DF4">
          <w:rPr>
            <w:rFonts w:hint="eastAsia"/>
            <w:lang w:eastAsia="ko-KR"/>
          </w:rPr>
          <w:t>놀라운</w:t>
        </w:r>
        <w:r w:rsidR="00AF2823" w:rsidRPr="00BC0DF4">
          <w:rPr>
            <w:rFonts w:hint="eastAsia"/>
            <w:lang w:eastAsia="ko-KR"/>
          </w:rPr>
          <w:t xml:space="preserve"> Part</w:t>
        </w:r>
        <w:r w:rsidR="00AF2823">
          <w:rPr>
            <w:rFonts w:hint="eastAsia"/>
            <w:lang w:eastAsia="ko-KR"/>
          </w:rPr>
          <w:t xml:space="preserve"> 4 -</w:t>
        </w:r>
        <w:r>
          <w:rPr>
            <w:noProof/>
            <w:lang w:val="en-US" w:eastAsia="ko-KR"/>
            <w:rPrChange w:id="39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75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비가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와요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39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7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AF2823" w:rsidRDefault="00E80AEF" w:rsidP="00AF2823">
      <w:pPr>
        <w:pStyle w:val="HiddenfromContents"/>
        <w:pageBreakBefore/>
        <w:rPr>
          <w:ins w:id="3984" w:author="박윤수" w:date="2014-08-23T00:19:00Z"/>
          <w:lang w:eastAsia="ko-KR"/>
          <w:rPrChange w:id="3985" w:author="박윤수" w:date="2014-08-23T00:24:00Z">
            <w:rPr>
              <w:ins w:id="3986" w:author="박윤수" w:date="2014-08-23T00:19:00Z"/>
              <w:color w:val="0070C0"/>
              <w:lang w:eastAsia="ko-KR"/>
            </w:rPr>
          </w:rPrChange>
        </w:rPr>
      </w:pPr>
      <w:bookmarkStart w:id="3987" w:name="_Toc396517154"/>
      <w:ins w:id="3988" w:author="박윤수" w:date="2014-08-23T00:19:00Z">
        <w:r w:rsidRPr="00E80AEF">
          <w:rPr>
            <w:rFonts w:hint="eastAsia"/>
            <w:lang w:eastAsia="ko-KR"/>
            <w:rPrChange w:id="3989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비가</w:t>
        </w:r>
        <w:r w:rsidRPr="00E80AEF">
          <w:rPr>
            <w:lang w:eastAsia="ko-KR"/>
            <w:rPrChange w:id="3990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3991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와요</w:t>
        </w:r>
        <w:bookmarkEnd w:id="3987"/>
      </w:ins>
    </w:p>
    <w:p w:rsidR="00AF2823" w:rsidRDefault="00AF2823" w:rsidP="00AF2823">
      <w:pPr>
        <w:rPr>
          <w:ins w:id="3992" w:author="박윤수" w:date="2014-08-23T00:19:00Z"/>
          <w:lang w:eastAsia="ko-KR"/>
        </w:rPr>
      </w:pPr>
      <w:ins w:id="3993" w:author="박윤수" w:date="2014-08-23T00:19:00Z">
        <w:r>
          <w:rPr>
            <w:rFonts w:hint="eastAsia"/>
            <w:lang w:eastAsia="ko-KR"/>
          </w:rPr>
          <w:t>아름답도록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햇살이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가득한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날입니다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친구와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있어요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갑자기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내렸는데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그래서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황급히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문턱에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멈췄는데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닫아야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확신할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3994" w:author="박윤수" w:date="2014-08-23T00:19:00Z"/>
          <w:lang w:eastAsia="ko-KR"/>
        </w:rPr>
      </w:pPr>
      <w:ins w:id="3995" w:author="박윤수" w:date="2014-08-23T00:19:00Z">
        <w:r>
          <w:rPr>
            <w:noProof/>
            <w:lang w:val="en-US" w:eastAsia="ko-KR"/>
            <w:rPrChange w:id="39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57525" cy="2295525"/>
              <wp:effectExtent l="19050" t="0" r="9525" b="0"/>
              <wp:docPr id="477" name="그림 301" descr="rain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1_start.png"/>
                      <pic:cNvPicPr/>
                    </pic:nvPicPr>
                    <pic:blipFill>
                      <a:blip r:embed="rId10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7525" cy="2295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3997" w:author="박윤수" w:date="2014-08-23T00:19:00Z"/>
          <w:lang w:eastAsia="ko-KR"/>
        </w:rPr>
      </w:pPr>
      <w:ins w:id="3998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도와주세요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놀기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그치기를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기다리면서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바라보고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7365" w:rsidP="00AF2823">
      <w:pPr>
        <w:rPr>
          <w:ins w:id="3999" w:author="박윤수" w:date="2014-08-23T00:19:00Z"/>
          <w:lang w:eastAsia="ko-KR"/>
        </w:rPr>
      </w:pPr>
      <w:ins w:id="4000" w:author="박윤수" w:date="2014-08-23T00:19:00Z">
        <w:r>
          <w:rPr>
            <w:noProof/>
            <w:lang w:val="en-US" w:eastAsia="ko-KR"/>
            <w:rPrChange w:id="40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57525" cy="2295525"/>
              <wp:effectExtent l="19050" t="0" r="9525" b="0"/>
              <wp:docPr id="478" name="그림 302" descr="rain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1_end.png"/>
                      <pic:cNvPicPr/>
                    </pic:nvPicPr>
                    <pic:blipFill>
                      <a:blip r:embed="rId11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7525" cy="2295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002" w:author="박윤수" w:date="2014-08-23T00:19:00Z"/>
          <w:lang w:eastAsia="ko-KR"/>
        </w:rPr>
      </w:pPr>
      <w:ins w:id="4003" w:author="박윤수" w:date="2014-08-23T00:19:00Z"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‘</w:t>
        </w:r>
        <w:r>
          <w:rPr>
            <w:rFonts w:hint="eastAsia"/>
            <w:lang w:eastAsia="ko-KR"/>
          </w:rPr>
          <w:t>rain1.wld</w:t>
        </w:r>
        <w:r>
          <w:rPr>
            <w:lang w:eastAsia="ko-KR"/>
          </w:rPr>
          <w:t>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파일이며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충분한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다닙니다</w:t>
        </w:r>
        <w:r>
          <w:rPr>
            <w:rFonts w:hint="eastAsia"/>
            <w:lang w:eastAsia="ko-KR"/>
          </w:rPr>
          <w:t>.</w:t>
        </w:r>
      </w:ins>
    </w:p>
    <w:p w:rsidR="00AF2823" w:rsidRPr="0033195D" w:rsidRDefault="00AF2823" w:rsidP="00AF2823">
      <w:pPr>
        <w:rPr>
          <w:ins w:id="4004" w:author="박윤수" w:date="2014-08-23T00:19:00Z"/>
          <w:b/>
          <w:color w:val="0070C0"/>
          <w:sz w:val="24"/>
          <w:lang w:eastAsia="ko-KR"/>
        </w:rPr>
      </w:pPr>
      <w:ins w:id="4005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리보그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친구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차례</w:t>
        </w:r>
      </w:ins>
    </w:p>
    <w:p w:rsidR="00AF2823" w:rsidRDefault="00AF2823" w:rsidP="00AF2823">
      <w:pPr>
        <w:rPr>
          <w:ins w:id="4006" w:author="박윤수" w:date="2014-08-23T00:19:00Z"/>
          <w:lang w:eastAsia="ko-KR"/>
        </w:rPr>
      </w:pPr>
      <w:ins w:id="4007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친구</w:t>
        </w:r>
        <w:r>
          <w:rPr>
            <w:rFonts w:hint="eastAsia"/>
            <w:lang w:eastAsia="ko-KR"/>
          </w:rPr>
          <w:t xml:space="preserve"> Erdna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>, Erdna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함께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있었습니다</w:t>
        </w:r>
        <w:r>
          <w:rPr>
            <w:rFonts w:hint="eastAsia"/>
            <w:lang w:eastAsia="ko-KR"/>
          </w:rPr>
          <w:t>. Erdna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도와주세요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008" w:author="박윤수" w:date="2014-08-23T00:19:00Z"/>
          <w:lang w:eastAsia="ko-KR"/>
        </w:rPr>
      </w:pPr>
      <w:ins w:id="4009" w:author="박윤수" w:date="2014-08-23T00:19:00Z">
        <w:r>
          <w:rPr>
            <w:noProof/>
            <w:lang w:val="en-US" w:eastAsia="ko-KR"/>
            <w:rPrChange w:id="40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200525" cy="2676525"/>
              <wp:effectExtent l="19050" t="0" r="9525" b="0"/>
              <wp:docPr id="479" name="그림 303" descr="rain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2_start.png"/>
                      <pic:cNvPicPr/>
                    </pic:nvPicPr>
                    <pic:blipFill>
                      <a:blip r:embed="rId11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0525" cy="2676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011" w:author="박윤수" w:date="2014-08-23T00:19:00Z"/>
          <w:lang w:eastAsia="ko-KR"/>
        </w:rPr>
      </w:pPr>
      <w:ins w:id="4012" w:author="박윤수" w:date="2014-08-23T00:19:00Z">
        <w:r>
          <w:rPr>
            <w:rFonts w:hint="eastAsia"/>
            <w:lang w:eastAsia="ko-KR"/>
          </w:rPr>
          <w:t>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해당하는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파일은</w:t>
        </w:r>
        <w:r>
          <w:rPr>
            <w:rFonts w:hint="eastAsia"/>
            <w:lang w:eastAsia="ko-KR"/>
          </w:rPr>
          <w:t xml:space="preserve"> rain2.wld 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4013" w:author="박윤수" w:date="2014-08-23T00:19:00Z"/>
          <w:lang w:eastAsia="ko-KR"/>
        </w:rPr>
      </w:pPr>
      <w:ins w:id="4014" w:author="박윤수" w:date="2014-08-23T00:19:00Z">
        <w:r>
          <w:rPr>
            <w:rFonts w:hint="eastAsia"/>
            <w:lang w:eastAsia="ko-KR"/>
          </w:rPr>
          <w:t>Erdna</w:t>
        </w:r>
        <w:r>
          <w:rPr>
            <w:rFonts w:hint="eastAsia"/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닫았을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보여주듯이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앞에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015" w:author="박윤수" w:date="2014-08-23T00:19:00Z"/>
          <w:lang w:eastAsia="ko-KR"/>
        </w:rPr>
      </w:pPr>
      <w:ins w:id="4016" w:author="박윤수" w:date="2014-08-23T00:19:00Z">
        <w:r>
          <w:rPr>
            <w:noProof/>
            <w:lang w:val="en-US" w:eastAsia="ko-KR"/>
            <w:rPrChange w:id="401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200525" cy="2676525"/>
              <wp:effectExtent l="19050" t="0" r="9525" b="0"/>
              <wp:docPr id="480" name="그림 304" descr="rain2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2_end.png"/>
                      <pic:cNvPicPr/>
                    </pic:nvPicPr>
                    <pic:blipFill>
                      <a:blip r:embed="rId11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0525" cy="2676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after="0"/>
        <w:ind w:left="0"/>
        <w:rPr>
          <w:ins w:id="4018" w:author="박윤수" w:date="2014-08-23T00:19:00Z"/>
          <w:b/>
          <w:color w:val="002060"/>
          <w:sz w:val="24"/>
          <w:lang w:eastAsia="ko-KR"/>
        </w:rPr>
      </w:pPr>
      <w:ins w:id="4019" w:author="박윤수" w:date="2014-08-23T00:19:00Z">
        <w:r>
          <w:rPr>
            <w:b/>
            <w:color w:val="002060"/>
            <w:sz w:val="24"/>
            <w:lang w:eastAsia="ko-KR"/>
          </w:rPr>
          <w:br w:type="page"/>
        </w:r>
      </w:ins>
    </w:p>
    <w:p w:rsidR="00AF2823" w:rsidRPr="0033195D" w:rsidRDefault="00AF2823" w:rsidP="00AF2823">
      <w:pPr>
        <w:rPr>
          <w:ins w:id="4020" w:author="박윤수" w:date="2014-08-23T00:19:00Z"/>
          <w:b/>
          <w:color w:val="0070C0"/>
          <w:sz w:val="24"/>
          <w:lang w:eastAsia="ko-KR"/>
        </w:rPr>
      </w:pPr>
      <w:ins w:id="4021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프로그램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개로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충분해요</w:t>
        </w:r>
        <w:r w:rsidRPr="00D21A89">
          <w:rPr>
            <w:b/>
            <w:color w:val="0070C0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4022" w:author="박윤수" w:date="2014-08-23T00:19:00Z"/>
          <w:lang w:eastAsia="ko-KR"/>
        </w:rPr>
      </w:pPr>
      <w:ins w:id="4023" w:author="박윤수" w:date="2014-08-23T00:19:00Z">
        <w:r>
          <w:rPr>
            <w:rFonts w:hint="eastAsia"/>
            <w:lang w:eastAsia="ko-KR"/>
          </w:rPr>
          <w:t>Erdna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동일하게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닫는데도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검증해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만약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수정해서</w:t>
        </w:r>
        <w:r>
          <w:rPr>
            <w:rFonts w:hint="eastAsia"/>
            <w:lang w:eastAsia="ko-KR"/>
          </w:rPr>
          <w:t xml:space="preserve"> Erdna</w:t>
        </w:r>
        <w:r>
          <w:rPr>
            <w:rFonts w:hint="eastAsia"/>
            <w:lang w:eastAsia="ko-KR"/>
          </w:rPr>
          <w:t>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닫는데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해보세요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jc w:val="center"/>
        <w:rPr>
          <w:ins w:id="4024" w:author="박윤수" w:date="2014-08-23T00:19:00Z"/>
          <w:lang w:eastAsia="ko-KR"/>
        </w:rPr>
      </w:pPr>
      <w:ins w:id="4025" w:author="박윤수" w:date="2014-08-23T00:19:00Z">
        <w:r>
          <w:rPr>
            <w:noProof/>
            <w:lang w:val="en-US" w:eastAsia="ko-KR"/>
            <w:rPrChange w:id="40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81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 w:rsidRPr="00BC0DF4">
          <w:rPr>
            <w:rFonts w:hint="eastAsia"/>
            <w:lang w:eastAsia="ko-KR"/>
          </w:rPr>
          <w:t>놀라운</w:t>
        </w:r>
        <w:r w:rsidR="00AF2823" w:rsidRPr="00BC0DF4">
          <w:rPr>
            <w:rFonts w:hint="eastAsia"/>
            <w:lang w:eastAsia="ko-KR"/>
          </w:rPr>
          <w:t xml:space="preserve"> Part</w:t>
        </w:r>
        <w:r w:rsidR="00AF2823">
          <w:rPr>
            <w:rFonts w:hint="eastAsia"/>
            <w:lang w:eastAsia="ko-KR"/>
          </w:rPr>
          <w:t xml:space="preserve"> 5 -</w:t>
        </w:r>
        <w:r>
          <w:rPr>
            <w:noProof/>
            <w:lang w:val="en-US" w:eastAsia="ko-KR"/>
            <w:rPrChange w:id="402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82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폭풍이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지나간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후에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402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83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AF2823" w:rsidRDefault="00E80AEF" w:rsidP="00AF2823">
      <w:pPr>
        <w:pStyle w:val="HiddenfromContents"/>
        <w:pageBreakBefore/>
        <w:rPr>
          <w:ins w:id="4029" w:author="박윤수" w:date="2014-08-23T00:19:00Z"/>
          <w:lang w:eastAsia="ko-KR"/>
          <w:rPrChange w:id="4030" w:author="박윤수" w:date="2014-08-23T00:24:00Z">
            <w:rPr>
              <w:ins w:id="4031" w:author="박윤수" w:date="2014-08-23T00:19:00Z"/>
              <w:color w:val="0070C0"/>
              <w:lang w:eastAsia="ko-KR"/>
            </w:rPr>
          </w:rPrChange>
        </w:rPr>
      </w:pPr>
      <w:bookmarkStart w:id="4032" w:name="_Toc396517155"/>
      <w:ins w:id="4033" w:author="박윤수" w:date="2014-08-23T00:19:00Z">
        <w:r w:rsidRPr="00E80AEF">
          <w:rPr>
            <w:rFonts w:hint="eastAsia"/>
            <w:lang w:eastAsia="ko-KR"/>
            <w:rPrChange w:id="4034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폭풍이</w:t>
        </w:r>
        <w:r w:rsidRPr="00E80AEF">
          <w:rPr>
            <w:lang w:eastAsia="ko-KR"/>
            <w:rPrChange w:id="4035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4036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지나간</w:t>
        </w:r>
        <w:r w:rsidRPr="00E80AEF">
          <w:rPr>
            <w:lang w:eastAsia="ko-KR"/>
            <w:rPrChange w:id="4037" w:author="박윤수" w:date="2014-08-23T00:24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4038" w:author="박윤수" w:date="2014-08-23T00:24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후에</w:t>
        </w:r>
        <w:bookmarkEnd w:id="4032"/>
      </w:ins>
    </w:p>
    <w:p w:rsidR="00AF2823" w:rsidRDefault="00AF2823" w:rsidP="00AF2823">
      <w:pPr>
        <w:rPr>
          <w:ins w:id="4039" w:author="박윤수" w:date="2014-08-23T00:19:00Z"/>
          <w:lang w:eastAsia="ko-KR"/>
        </w:rPr>
      </w:pPr>
      <w:ins w:id="4040" w:author="박윤수" w:date="2014-08-23T00:19:00Z">
        <w:r>
          <w:rPr>
            <w:rFonts w:hint="eastAsia"/>
            <w:lang w:eastAsia="ko-KR"/>
          </w:rPr>
          <w:t>지난밤에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바람이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심하게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불었습니다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여기저기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널려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부모님이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차도뿐만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아니라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장외시장으로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말끔하게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청소하라고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직선이지만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보여지듯이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곳에나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널려있습니다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041" w:author="박윤수" w:date="2014-08-23T00:19:00Z"/>
          <w:lang w:eastAsia="ko-KR"/>
        </w:rPr>
      </w:pPr>
      <w:ins w:id="4042" w:author="박윤수" w:date="2014-08-23T00:19:00Z">
        <w:r>
          <w:rPr>
            <w:noProof/>
            <w:lang w:val="en-US" w:eastAsia="ko-KR"/>
            <w:rPrChange w:id="404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62400" cy="1085850"/>
              <wp:effectExtent l="19050" t="0" r="0" b="0"/>
              <wp:docPr id="484" name="그림 308" descr="trash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rash1_start.png"/>
                      <pic:cNvPicPr/>
                    </pic:nvPicPr>
                    <pic:blipFill>
                      <a:blip r:embed="rId11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1085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044" w:author="박윤수" w:date="2014-08-23T00:19:00Z"/>
          <w:lang w:eastAsia="ko-KR"/>
        </w:rPr>
      </w:pPr>
      <w:ins w:id="4045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모아서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북쪽에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통에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담아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놓아야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최종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046" w:author="박윤수" w:date="2014-08-23T00:19:00Z"/>
          <w:lang w:eastAsia="ko-KR"/>
        </w:rPr>
      </w:pPr>
      <w:ins w:id="4047" w:author="박윤수" w:date="2014-08-23T00:19:00Z">
        <w:r>
          <w:rPr>
            <w:noProof/>
            <w:lang w:val="en-US" w:eastAsia="ko-KR"/>
            <w:rPrChange w:id="404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62400" cy="1057275"/>
              <wp:effectExtent l="19050" t="0" r="0" b="0"/>
              <wp:docPr id="485" name="그림 309" descr="trash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rash1_end.png"/>
                      <pic:cNvPicPr/>
                    </pic:nvPicPr>
                    <pic:blipFill>
                      <a:blip r:embed="rId1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1057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049" w:author="박윤수" w:date="2014-08-23T00:19:00Z"/>
          <w:lang w:eastAsia="ko-KR"/>
        </w:rPr>
      </w:pPr>
      <w:ins w:id="4050" w:author="박윤수" w:date="2014-08-23T00:19:00Z"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</w:t>
        </w:r>
        <w:r>
          <w:rPr>
            <w:rFonts w:hint="eastAsia"/>
            <w:lang w:eastAsia="ko-KR"/>
          </w:rPr>
          <w:t xml:space="preserve">: </w:t>
        </w:r>
        <w:r w:rsidRPr="00952188">
          <w:rPr>
            <w:lang w:eastAsia="ko-KR"/>
          </w:rPr>
          <w:t>rash1.</w:t>
        </w:r>
        <w:r>
          <w:rPr>
            <w:rFonts w:hint="eastAsia"/>
            <w:lang w:eastAsia="ko-KR"/>
          </w:rPr>
          <w:t>wld,</w:t>
        </w:r>
        <w:r w:rsidRPr="00952188">
          <w:rPr>
            <w:lang w:eastAsia="ko-KR"/>
          </w:rPr>
          <w:t xml:space="preserve"> trash2.wld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작동하는가를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>.</w:t>
        </w:r>
      </w:ins>
    </w:p>
    <w:p w:rsidR="00AF2823" w:rsidRPr="0033195D" w:rsidRDefault="00AF2823" w:rsidP="00AF2823">
      <w:pPr>
        <w:rPr>
          <w:ins w:id="4051" w:author="박윤수" w:date="2014-08-23T00:19:00Z"/>
          <w:b/>
          <w:color w:val="0070C0"/>
          <w:sz w:val="24"/>
          <w:lang w:eastAsia="ko-KR"/>
        </w:rPr>
      </w:pPr>
      <w:ins w:id="4052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마당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청소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좀더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하기</w:t>
        </w:r>
      </w:ins>
    </w:p>
    <w:p w:rsidR="00AF2823" w:rsidRDefault="00AF2823" w:rsidP="00AF2823">
      <w:pPr>
        <w:rPr>
          <w:ins w:id="4053" w:author="박윤수" w:date="2014-08-23T00:19:00Z"/>
          <w:lang w:eastAsia="ko-KR"/>
        </w:rPr>
      </w:pPr>
      <w:ins w:id="4054" w:author="박윤수" w:date="2014-08-23T00:19:00Z">
        <w:r>
          <w:rPr>
            <w:rFonts w:hint="eastAsia"/>
            <w:lang w:eastAsia="ko-KR"/>
          </w:rPr>
          <w:t>리보그의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부모님은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아들의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처리한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자랑스러워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지난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폭풍에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날아간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뒷마당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담으라고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주워서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가져다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놓아야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길가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청소를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일반화해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4055" w:author="박윤수" w:date="2014-08-23T00:19:00Z"/>
          <w:lang w:eastAsia="ko-KR"/>
        </w:rPr>
      </w:pPr>
      <w:ins w:id="4056" w:author="박윤수" w:date="2014-08-23T00:19:00Z">
        <w:r>
          <w:rPr>
            <w:rFonts w:hint="eastAsia"/>
            <w:lang w:eastAsia="ko-KR"/>
          </w:rPr>
          <w:t>다음에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상응하는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자신만의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쓰레기가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장소에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의존하거나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마당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크기에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좌우되어서는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안됩니다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7365" w:rsidP="00AF2823">
      <w:pPr>
        <w:rPr>
          <w:ins w:id="4057" w:author="박윤수" w:date="2014-08-23T00:19:00Z"/>
          <w:lang w:eastAsia="ko-KR"/>
        </w:rPr>
      </w:pPr>
      <w:ins w:id="4058" w:author="박윤수" w:date="2014-08-23T00:19:00Z">
        <w:r>
          <w:rPr>
            <w:noProof/>
            <w:lang w:val="en-US" w:eastAsia="ko-KR"/>
            <w:rPrChange w:id="4059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3933825" cy="3905250"/>
              <wp:effectExtent l="19050" t="0" r="9525" b="0"/>
              <wp:docPr id="486" name="그림 310" descr="trash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rash2.png"/>
                      <pic:cNvPicPr/>
                    </pic:nvPicPr>
                    <pic:blipFill>
                      <a:blip r:embed="rId1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3905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060" w:author="박윤수" w:date="2014-08-23T00:19:00Z"/>
          <w:lang w:eastAsia="ko-KR"/>
        </w:rPr>
      </w:pPr>
    </w:p>
    <w:p w:rsidR="00AF2823" w:rsidRDefault="00AF7365" w:rsidP="00AF2823">
      <w:pPr>
        <w:jc w:val="center"/>
        <w:rPr>
          <w:ins w:id="4061" w:author="박윤수" w:date="2014-08-23T00:19:00Z"/>
          <w:lang w:eastAsia="ko-KR"/>
        </w:rPr>
      </w:pPr>
      <w:ins w:id="4062" w:author="박윤수" w:date="2014-08-23T00:19:00Z">
        <w:r>
          <w:rPr>
            <w:noProof/>
            <w:lang w:val="en-US" w:eastAsia="ko-KR"/>
            <w:rPrChange w:id="406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87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비가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와요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406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88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정렬하기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406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489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952188" w:rsidRDefault="00AF2823" w:rsidP="00AF2823">
      <w:pPr>
        <w:rPr>
          <w:ins w:id="4066" w:author="박윤수" w:date="2014-08-23T00:19:00Z"/>
          <w:lang w:eastAsia="ko-KR"/>
        </w:rPr>
      </w:pPr>
    </w:p>
    <w:p w:rsidR="00AF2823" w:rsidRPr="00AF2823" w:rsidRDefault="00E80AEF" w:rsidP="00AF2823">
      <w:pPr>
        <w:pStyle w:val="HiddenfromContents"/>
        <w:pageBreakBefore/>
        <w:rPr>
          <w:ins w:id="4067" w:author="박윤수" w:date="2014-08-23T00:19:00Z"/>
          <w:lang w:eastAsia="ko-KR"/>
          <w:rPrChange w:id="4068" w:author="박윤수" w:date="2014-08-23T00:25:00Z">
            <w:rPr>
              <w:ins w:id="4069" w:author="박윤수" w:date="2014-08-23T00:19:00Z"/>
              <w:color w:val="0070C0"/>
              <w:lang w:eastAsia="ko-KR"/>
            </w:rPr>
          </w:rPrChange>
        </w:rPr>
      </w:pPr>
      <w:bookmarkStart w:id="4070" w:name="_Toc396517156"/>
      <w:ins w:id="4071" w:author="박윤수" w:date="2014-08-23T00:19:00Z">
        <w:r w:rsidRPr="00E80AEF">
          <w:rPr>
            <w:rFonts w:hint="eastAsia"/>
            <w:lang w:eastAsia="ko-KR"/>
            <w:rPrChange w:id="4072" w:author="박윤수" w:date="2014-08-23T00:25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정렬하기</w:t>
        </w:r>
        <w:bookmarkEnd w:id="4070"/>
      </w:ins>
    </w:p>
    <w:p w:rsidR="00AF2823" w:rsidRDefault="00AF2823" w:rsidP="00AF2823">
      <w:pPr>
        <w:rPr>
          <w:ins w:id="4073" w:author="박윤수" w:date="2014-08-23T00:19:00Z"/>
          <w:lang w:eastAsia="ko-KR"/>
        </w:rPr>
      </w:pPr>
      <w:ins w:id="4074" w:author="박윤수" w:date="2014-08-23T00:19:00Z">
        <w:r>
          <w:rPr>
            <w:rFonts w:hint="eastAsia"/>
            <w:lang w:eastAsia="ko-KR"/>
          </w:rPr>
          <w:t>정렬은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종종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오름차순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내림차순으로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집합을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순서대로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내려놓는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기술을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가르칠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33195D" w:rsidRDefault="00AF2823" w:rsidP="00AF2823">
      <w:pPr>
        <w:rPr>
          <w:ins w:id="4075" w:author="박윤수" w:date="2014-08-23T00:19:00Z"/>
          <w:b/>
          <w:color w:val="0070C0"/>
          <w:sz w:val="24"/>
          <w:lang w:eastAsia="ko-KR"/>
        </w:rPr>
      </w:pPr>
      <w:ins w:id="4076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두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열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정렬하기</w:t>
        </w:r>
      </w:ins>
    </w:p>
    <w:p w:rsidR="00AF2823" w:rsidRDefault="00AF2823" w:rsidP="00AF2823">
      <w:pPr>
        <w:rPr>
          <w:ins w:id="4077" w:author="박윤수" w:date="2014-08-23T00:19:00Z"/>
          <w:lang w:eastAsia="ko-KR"/>
        </w:rPr>
      </w:pPr>
      <w:ins w:id="4078" w:author="박윤수" w:date="2014-08-23T00:19:00Z">
        <w:r>
          <w:rPr>
            <w:rFonts w:hint="eastAsia"/>
            <w:lang w:eastAsia="ko-KR"/>
          </w:rPr>
          <w:t>워밍업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연습으로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쌓여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순서대로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전형적인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079" w:author="박윤수" w:date="2014-08-23T00:19:00Z"/>
          <w:lang w:eastAsia="ko-KR"/>
        </w:rPr>
      </w:pPr>
      <w:ins w:id="4080" w:author="박윤수" w:date="2014-08-23T00:19:00Z">
        <w:r>
          <w:rPr>
            <w:noProof/>
            <w:lang w:val="en-US" w:eastAsia="ko-KR"/>
            <w:rPrChange w:id="408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0" cy="2905125"/>
              <wp:effectExtent l="19050" t="0" r="0" b="0"/>
              <wp:docPr id="490" name="그림 314" descr="sort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1_start.png"/>
                      <pic:cNvPicPr/>
                    </pic:nvPicPr>
                    <pic:blipFill>
                      <a:blip r:embed="rId1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0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8243" cy="482748"/>
              <wp:effectExtent l="19050" t="0" r="0" b="0"/>
              <wp:docPr id="491" name="그림 31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725" cy="48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0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04950" cy="2905125"/>
              <wp:effectExtent l="19050" t="0" r="0" b="0"/>
              <wp:docPr id="492" name="그림 316" descr="sort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1_end.png"/>
                      <pic:cNvPicPr/>
                    </pic:nvPicPr>
                    <pic:blipFill>
                      <a:blip r:embed="rId1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0495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7365" w:rsidP="00AF2823">
      <w:pPr>
        <w:rPr>
          <w:ins w:id="4084" w:author="박윤수" w:date="2014-08-23T00:19:00Z"/>
          <w:lang w:eastAsia="ko-KR"/>
        </w:rPr>
      </w:pPr>
      <w:ins w:id="4085" w:author="박윤수" w:date="2014-08-23T00:19:00Z">
        <w:r>
          <w:rPr>
            <w:noProof/>
            <w:lang w:val="en-US" w:eastAsia="ko-KR"/>
            <w:rPrChange w:id="408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14475" cy="2514600"/>
              <wp:effectExtent l="19050" t="0" r="9525" b="0"/>
              <wp:docPr id="493" name="그림 317" descr="so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2.png"/>
                      <pic:cNvPicPr/>
                    </pic:nvPicPr>
                    <pic:blipFill>
                      <a:blip r:embed="rId1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475" cy="2514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08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8243" cy="482748"/>
              <wp:effectExtent l="19050" t="0" r="0" b="0"/>
              <wp:docPr id="494" name="그림 31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725" cy="48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08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14475" cy="2514600"/>
              <wp:effectExtent l="19050" t="0" r="9525" b="0"/>
              <wp:docPr id="495" name="그림 317" descr="so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2.png"/>
                      <pic:cNvPicPr/>
                    </pic:nvPicPr>
                    <pic:blipFill>
                      <a:blip r:embed="rId1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475" cy="2514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089" w:author="박윤수" w:date="2014-08-23T00:19:00Z"/>
          <w:lang w:eastAsia="ko-KR"/>
        </w:rPr>
      </w:pPr>
      <w:ins w:id="4090" w:author="박윤수" w:date="2014-08-23T00:19:00Z">
        <w:r>
          <w:rPr>
            <w:rFonts w:hint="eastAsia"/>
            <w:lang w:eastAsia="ko-KR"/>
          </w:rPr>
          <w:lastRenderedPageBreak/>
          <w:t>내림차순으로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내림차순으로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얼마나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어렵나요</w:t>
        </w:r>
        <w:r>
          <w:rPr>
            <w:rFonts w:hint="eastAsia"/>
            <w:lang w:eastAsia="ko-KR"/>
          </w:rPr>
          <w:t>?</w:t>
        </w:r>
      </w:ins>
    </w:p>
    <w:p w:rsidR="00AF2823" w:rsidRPr="0033195D" w:rsidRDefault="00AF2823" w:rsidP="00AF2823">
      <w:pPr>
        <w:rPr>
          <w:ins w:id="4091" w:author="박윤수" w:date="2014-08-23T00:19:00Z"/>
          <w:b/>
          <w:color w:val="0070C0"/>
          <w:sz w:val="24"/>
          <w:lang w:eastAsia="ko-KR"/>
        </w:rPr>
      </w:pPr>
      <w:ins w:id="4092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많은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열을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정렬하기</w:t>
        </w:r>
      </w:ins>
    </w:p>
    <w:p w:rsidR="00AF2823" w:rsidRDefault="00AF2823" w:rsidP="00AF2823">
      <w:pPr>
        <w:rPr>
          <w:ins w:id="4093" w:author="박윤수" w:date="2014-08-23T00:19:00Z"/>
          <w:lang w:eastAsia="ko-KR"/>
        </w:rPr>
      </w:pPr>
      <w:ins w:id="4094" w:author="박윤수" w:date="2014-08-23T00:19:00Z"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파악이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오름차순으로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비퍼들은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일반적인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095" w:author="박윤수" w:date="2014-08-23T00:19:00Z"/>
          <w:lang w:eastAsia="ko-KR"/>
        </w:rPr>
      </w:pPr>
      <w:ins w:id="4096" w:author="박윤수" w:date="2014-08-23T00:19:00Z">
        <w:r>
          <w:rPr>
            <w:noProof/>
            <w:lang w:val="en-US" w:eastAsia="ko-KR"/>
            <w:rPrChange w:id="40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105150" cy="2905125"/>
              <wp:effectExtent l="19050" t="0" r="0" b="0"/>
              <wp:docPr id="496" name="그림 320" descr="sort3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3_start.png"/>
                      <pic:cNvPicPr/>
                    </pic:nvPicPr>
                    <pic:blipFill>
                      <a:blip r:embed="rId11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515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7365" w:rsidP="00AF2823">
      <w:pPr>
        <w:rPr>
          <w:ins w:id="4098" w:author="박윤수" w:date="2014-08-23T00:19:00Z"/>
          <w:lang w:eastAsia="ko-KR"/>
        </w:rPr>
      </w:pPr>
      <w:ins w:id="4099" w:author="박윤수" w:date="2014-08-23T00:19:00Z">
        <w:r>
          <w:rPr>
            <w:noProof/>
            <w:lang w:val="en-US" w:eastAsia="ko-KR"/>
            <w:rPrChange w:id="410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8243" cy="482748"/>
              <wp:effectExtent l="19050" t="0" r="0" b="0"/>
              <wp:docPr id="497" name="그림 31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725" cy="48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1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105150" cy="2905125"/>
              <wp:effectExtent l="19050" t="0" r="0" b="0"/>
              <wp:docPr id="498" name="그림 322" descr="sort3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3_end.png"/>
                      <pic:cNvPicPr/>
                    </pic:nvPicPr>
                    <pic:blipFill>
                      <a:blip r:embed="rId1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515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102" w:author="박윤수" w:date="2014-08-23T00:19:00Z"/>
          <w:lang w:eastAsia="ko-KR"/>
        </w:rPr>
      </w:pPr>
      <w:ins w:id="4103" w:author="박윤수" w:date="2014-08-23T00:19:00Z">
        <w:r>
          <w:rPr>
            <w:rFonts w:hint="eastAsia"/>
            <w:lang w:eastAsia="ko-KR"/>
          </w:rPr>
          <w:t>내림차순으로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내림차순으로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정렬하도록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얼마나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어렵나요</w:t>
        </w:r>
        <w:r>
          <w:rPr>
            <w:rFonts w:hint="eastAsia"/>
            <w:lang w:eastAsia="ko-KR"/>
          </w:rPr>
          <w:t>?</w:t>
        </w:r>
      </w:ins>
    </w:p>
    <w:p w:rsidR="00AF2823" w:rsidRDefault="00AF7365" w:rsidP="00AF2823">
      <w:pPr>
        <w:jc w:val="center"/>
        <w:rPr>
          <w:ins w:id="4104" w:author="박윤수" w:date="2014-08-23T00:19:00Z"/>
          <w:lang w:eastAsia="ko-KR"/>
        </w:rPr>
      </w:pPr>
      <w:ins w:id="4105" w:author="박윤수" w:date="2014-08-23T00:19:00Z">
        <w:r>
          <w:rPr>
            <w:noProof/>
            <w:lang w:val="en-US" w:eastAsia="ko-KR"/>
            <w:rPrChange w:id="4106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152400" cy="152400"/>
              <wp:effectExtent l="19050" t="0" r="0" b="0"/>
              <wp:docPr id="49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폭풍이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지나간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후에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41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50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lang w:eastAsia="ko-KR"/>
          </w:rPr>
          <w:t>–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중요한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것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41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01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FC5FA9" w:rsidRDefault="00AF2823" w:rsidP="00AF2823">
      <w:pPr>
        <w:rPr>
          <w:ins w:id="4109" w:author="박윤수" w:date="2014-08-23T00:19:00Z"/>
          <w:lang w:eastAsia="ko-KR"/>
        </w:rPr>
      </w:pPr>
    </w:p>
    <w:p w:rsidR="00AF2823" w:rsidRDefault="00AF2823" w:rsidP="00AF2823">
      <w:pPr>
        <w:pStyle w:val="HiddenfromContents"/>
        <w:pageBreakBefore/>
        <w:rPr>
          <w:ins w:id="4110" w:author="박윤수" w:date="2014-08-23T00:19:00Z"/>
          <w:lang w:eastAsia="ko-KR"/>
        </w:rPr>
      </w:pPr>
      <w:bookmarkStart w:id="4111" w:name="_Toc396517157"/>
      <w:ins w:id="4112" w:author="박윤수" w:date="2014-08-23T00:19:00Z">
        <w:r>
          <w:rPr>
            <w:rFonts w:hint="eastAsia"/>
            <w:lang w:eastAsia="ko-KR"/>
          </w:rPr>
          <w:lastRenderedPageBreak/>
          <w:t>반복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피하기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–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가져오는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</w:t>
        </w:r>
        <w:bookmarkEnd w:id="4111"/>
      </w:ins>
    </w:p>
    <w:p w:rsidR="00AF2823" w:rsidRDefault="00AF2823" w:rsidP="00AF2823">
      <w:pPr>
        <w:rPr>
          <w:ins w:id="4113" w:author="박윤수" w:date="2014-08-23T00:19:00Z"/>
          <w:lang w:eastAsia="ko-KR"/>
        </w:rPr>
      </w:pPr>
      <w:ins w:id="4114" w:author="박윤수" w:date="2014-08-23T00:19:00Z">
        <w:r>
          <w:rPr>
            <w:rFonts w:hint="eastAsia"/>
            <w:lang w:eastAsia="ko-KR"/>
          </w:rPr>
          <w:t>반복을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회피하는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규칙을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기억하세요</w:t>
        </w:r>
        <w:r>
          <w:rPr>
            <w:rFonts w:hint="eastAsia"/>
            <w:lang w:eastAsia="ko-KR"/>
          </w:rPr>
          <w:t>.</w:t>
        </w:r>
      </w:ins>
    </w:p>
    <w:p w:rsidR="00AF2823" w:rsidRPr="00193803" w:rsidRDefault="00AF2823" w:rsidP="00AF2823">
      <w:pPr>
        <w:spacing w:after="0"/>
        <w:rPr>
          <w:ins w:id="4115" w:author="박윤수" w:date="2014-08-23T00:19:00Z"/>
          <w:rFonts w:asciiTheme="minorEastAsia" w:hAnsiTheme="minorEastAsia"/>
          <w:b/>
          <w:sz w:val="20"/>
          <w:lang w:eastAsia="ko-KR"/>
        </w:rPr>
      </w:pPr>
      <w:ins w:id="4116" w:author="박윤수" w:date="2014-08-23T00:19:00Z">
        <w:r w:rsidRPr="00193803">
          <w:rPr>
            <w:rFonts w:asciiTheme="minorEastAsia" w:hAnsiTheme="minorEastAsia" w:hint="eastAsia"/>
            <w:b/>
            <w:sz w:val="20"/>
            <w:lang w:eastAsia="ko-KR"/>
          </w:rPr>
          <w:t xml:space="preserve">규칙 </w:t>
        </w:r>
        <w:r>
          <w:rPr>
            <w:rFonts w:asciiTheme="minorEastAsia" w:hAnsiTheme="minorEastAsia" w:hint="eastAsia"/>
            <w:b/>
            <w:sz w:val="20"/>
            <w:lang w:eastAsia="ko-KR"/>
          </w:rPr>
          <w:t>3</w:t>
        </w:r>
        <w:r w:rsidRPr="00193803">
          <w:rPr>
            <w:rFonts w:asciiTheme="minorEastAsia" w:hAnsiTheme="minorEastAsia" w:hint="eastAsia"/>
            <w:b/>
            <w:sz w:val="20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4117" w:author="박윤수" w:date="2014-08-23T00:19:00Z"/>
          <w:rFonts w:asciiTheme="minorEastAsia" w:hAnsiTheme="minorEastAsia"/>
          <w:sz w:val="20"/>
          <w:lang w:eastAsia="ko-KR"/>
        </w:rPr>
      </w:pPr>
      <w:ins w:id="4118" w:author="박윤수" w:date="2014-08-23T00:19:00Z">
        <w:r>
          <w:rPr>
            <w:rFonts w:asciiTheme="minorEastAsia" w:hAnsiTheme="minorEastAsia" w:hint="eastAsia"/>
            <w:sz w:val="20"/>
            <w:lang w:eastAsia="ko-KR"/>
          </w:rPr>
          <w:t>프로그램을 작성할 때, 자신을 반복하지 마세요.</w:t>
        </w:r>
      </w:ins>
    </w:p>
    <w:p w:rsidR="00AF2823" w:rsidRDefault="00AF2823" w:rsidP="00AF2823">
      <w:pPr>
        <w:rPr>
          <w:ins w:id="4119" w:author="박윤수" w:date="2014-08-23T00:19:00Z"/>
          <w:rFonts w:asciiTheme="minorEastAsia" w:hAnsiTheme="minorEastAsia"/>
          <w:b/>
          <w:sz w:val="20"/>
          <w:lang w:eastAsia="ko-KR"/>
        </w:rPr>
      </w:pPr>
      <w:ins w:id="4120" w:author="박윤수" w:date="2014-08-23T00:19:00Z">
        <w:r>
          <w:rPr>
            <w:rFonts w:asciiTheme="minorEastAsia" w:hAnsiTheme="minorEastAsia" w:hint="eastAsia"/>
            <w:sz w:val="20"/>
            <w:lang w:eastAsia="ko-KR"/>
          </w:rPr>
          <w:t xml:space="preserve">다시 말씀드립니다. </w:t>
        </w:r>
        <w:r>
          <w:rPr>
            <w:rFonts w:asciiTheme="minorEastAsia" w:hAnsiTheme="minorEastAsia" w:hint="eastAsia"/>
            <w:b/>
            <w:sz w:val="20"/>
            <w:lang w:eastAsia="ko-KR"/>
          </w:rPr>
          <w:t>자신을</w:t>
        </w:r>
        <w:r w:rsidRPr="008F4892">
          <w:rPr>
            <w:rFonts w:asciiTheme="minorEastAsia" w:hAnsiTheme="minorEastAsia" w:hint="eastAsia"/>
            <w:b/>
            <w:sz w:val="20"/>
            <w:lang w:eastAsia="ko-KR"/>
          </w:rPr>
          <w:t xml:space="preserve"> 반복하지 마세요.</w:t>
        </w:r>
      </w:ins>
    </w:p>
    <w:p w:rsidR="00AF2823" w:rsidRDefault="00AF2823" w:rsidP="00AF2823">
      <w:pPr>
        <w:rPr>
          <w:ins w:id="4121" w:author="박윤수" w:date="2014-08-23T00:19:00Z"/>
          <w:rFonts w:asciiTheme="minorEastAsia" w:hAnsiTheme="minorEastAsia"/>
          <w:lang w:eastAsia="ko-KR"/>
        </w:rPr>
      </w:pPr>
      <w:ins w:id="4122" w:author="박윤수" w:date="2014-08-23T00:19:00Z">
        <w:r w:rsidRPr="001E083B">
          <w:rPr>
            <w:rFonts w:asciiTheme="minorEastAsia" w:hAnsiTheme="minorEastAsia" w:hint="eastAsia"/>
            <w:lang w:eastAsia="ko-KR"/>
          </w:rPr>
          <w:t xml:space="preserve">여기서 학습할 내용은 </w:t>
        </w:r>
        <w:r w:rsidRPr="001E083B">
          <w:rPr>
            <w:rFonts w:asciiTheme="minorEastAsia" w:hAnsiTheme="minorEastAsia"/>
            <w:lang w:eastAsia="ko-KR"/>
          </w:rPr>
          <w:t>“</w:t>
        </w:r>
        <w:r w:rsidRPr="001E083B">
          <w:rPr>
            <w:rFonts w:asciiTheme="minorEastAsia" w:hAnsiTheme="minorEastAsia" w:hint="eastAsia"/>
            <w:lang w:eastAsia="ko-KR"/>
          </w:rPr>
          <w:t>바퀴를 재발명하는 것</w:t>
        </w:r>
        <w:r>
          <w:rPr>
            <w:rFonts w:asciiTheme="minorEastAsia" w:hAnsiTheme="minorEastAsia" w:hint="eastAsia"/>
            <w:lang w:eastAsia="ko-KR"/>
          </w:rPr>
          <w:t>(reinventing the wheel)</w:t>
        </w:r>
        <w:r w:rsidRPr="001E083B">
          <w:rPr>
            <w:rFonts w:asciiTheme="minorEastAsia" w:hAnsiTheme="minorEastAsia"/>
            <w:lang w:eastAsia="ko-KR"/>
          </w:rPr>
          <w:t>”</w:t>
        </w:r>
        <w:r w:rsidRPr="001E083B">
          <w:rPr>
            <w:rFonts w:asciiTheme="minorEastAsia" w:hAnsiTheme="minorEastAsia" w:hint="eastAsia"/>
            <w:lang w:eastAsia="ko-KR"/>
          </w:rPr>
          <w:t>을 회피하는 방법입니다.</w:t>
        </w:r>
      </w:ins>
    </w:p>
    <w:p w:rsidR="00AF2823" w:rsidRPr="0033195D" w:rsidRDefault="00AF2823" w:rsidP="00AF2823">
      <w:pPr>
        <w:pStyle w:val="affc"/>
        <w:numPr>
          <w:ilvl w:val="0"/>
          <w:numId w:val="36"/>
        </w:numPr>
        <w:ind w:leftChars="0"/>
        <w:rPr>
          <w:ins w:id="4123" w:author="박윤수" w:date="2014-08-23T00:19:00Z"/>
          <w:b/>
          <w:color w:val="0070C0"/>
          <w:sz w:val="24"/>
          <w:lang w:eastAsia="ko-KR"/>
        </w:rPr>
      </w:pPr>
      <w:ins w:id="4124" w:author="박윤수" w:date="2014-08-23T00:19:00Z">
        <w:r w:rsidRPr="00D21A89">
          <w:rPr>
            <w:b/>
            <w:color w:val="0070C0"/>
            <w:sz w:val="24"/>
            <w:lang w:eastAsia="ko-KR"/>
          </w:rPr>
          <w:t>3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번의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좌회전은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한번의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우회전을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기억하세요</w:t>
        </w:r>
        <w:r w:rsidRPr="00D21A89">
          <w:rPr>
            <w:b/>
            <w:color w:val="0070C0"/>
            <w:sz w:val="24"/>
            <w:lang w:eastAsia="ko-KR"/>
          </w:rPr>
          <w:t>.</w:t>
        </w:r>
      </w:ins>
    </w:p>
    <w:p w:rsidR="00AF2823" w:rsidRDefault="00AF2823" w:rsidP="00AF2823">
      <w:pPr>
        <w:rPr>
          <w:ins w:id="4125" w:author="박윤수" w:date="2014-08-23T00:19:00Z"/>
          <w:sz w:val="24"/>
          <w:lang w:eastAsia="ko-KR"/>
        </w:rPr>
      </w:pPr>
      <w:ins w:id="4126" w:author="박윤수" w:date="2014-08-23T00:19:00Z">
        <w:r>
          <w:rPr>
            <w:rFonts w:hint="eastAsia"/>
            <w:sz w:val="24"/>
            <w:lang w:eastAsia="ko-KR"/>
          </w:rPr>
          <w:t xml:space="preserve">turn_right() </w:t>
        </w:r>
        <w:r>
          <w:rPr>
            <w:rFonts w:hint="eastAsia"/>
            <w:sz w:val="24"/>
            <w:lang w:eastAsia="ko-KR"/>
          </w:rPr>
          <w:t>명령문을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기억해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보세요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Pr="001E083B" w:rsidRDefault="00AF2823" w:rsidP="00AF2823">
      <w:pPr>
        <w:spacing w:after="0"/>
        <w:rPr>
          <w:ins w:id="4127" w:author="박윤수" w:date="2014-08-23T00:19:00Z"/>
          <w:sz w:val="24"/>
          <w:lang w:eastAsia="ko-KR"/>
        </w:rPr>
      </w:pPr>
      <w:ins w:id="4128" w:author="박윤수" w:date="2014-08-23T00:19:00Z">
        <w:r w:rsidRPr="00BC6A53">
          <w:rPr>
            <w:color w:val="0070C0"/>
            <w:sz w:val="24"/>
            <w:lang w:eastAsia="ko-KR"/>
          </w:rPr>
          <w:t>def</w:t>
        </w:r>
        <w:r w:rsidRPr="001E083B">
          <w:rPr>
            <w:sz w:val="24"/>
            <w:lang w:eastAsia="ko-KR"/>
          </w:rPr>
          <w:t xml:space="preserve"> turn_right():</w:t>
        </w:r>
      </w:ins>
    </w:p>
    <w:p w:rsidR="00AF2823" w:rsidRPr="001E083B" w:rsidRDefault="00AF2823" w:rsidP="00AF2823">
      <w:pPr>
        <w:spacing w:after="0"/>
        <w:rPr>
          <w:ins w:id="4129" w:author="박윤수" w:date="2014-08-23T00:19:00Z"/>
          <w:sz w:val="24"/>
          <w:lang w:eastAsia="ko-KR"/>
        </w:rPr>
      </w:pPr>
      <w:ins w:id="4130" w:author="박윤수" w:date="2014-08-23T00:19:00Z">
        <w:r w:rsidRPr="001E083B">
          <w:rPr>
            <w:sz w:val="24"/>
            <w:lang w:eastAsia="ko-KR"/>
          </w:rPr>
          <w:t xml:space="preserve">    </w:t>
        </w:r>
        <w:r>
          <w:rPr>
            <w:rFonts w:hint="eastAsia"/>
            <w:sz w:val="24"/>
            <w:lang w:eastAsia="ko-KR"/>
          </w:rPr>
          <w:t xml:space="preserve">  </w:t>
        </w:r>
        <w:r w:rsidRPr="001E083B">
          <w:rPr>
            <w:sz w:val="24"/>
            <w:lang w:eastAsia="ko-KR"/>
          </w:rPr>
          <w:t>turn_left()</w:t>
        </w:r>
      </w:ins>
    </w:p>
    <w:p w:rsidR="00AF2823" w:rsidRPr="001E083B" w:rsidRDefault="00AF2823" w:rsidP="00AF2823">
      <w:pPr>
        <w:spacing w:after="0"/>
        <w:rPr>
          <w:ins w:id="4131" w:author="박윤수" w:date="2014-08-23T00:19:00Z"/>
          <w:sz w:val="24"/>
          <w:lang w:eastAsia="ko-KR"/>
        </w:rPr>
      </w:pPr>
      <w:ins w:id="4132" w:author="박윤수" w:date="2014-08-23T00:19:00Z">
        <w:r w:rsidRPr="001E083B">
          <w:rPr>
            <w:sz w:val="24"/>
            <w:lang w:eastAsia="ko-KR"/>
          </w:rPr>
          <w:t xml:space="preserve">  </w:t>
        </w:r>
        <w:r>
          <w:rPr>
            <w:rFonts w:hint="eastAsia"/>
            <w:sz w:val="24"/>
            <w:lang w:eastAsia="ko-KR"/>
          </w:rPr>
          <w:t xml:space="preserve">  </w:t>
        </w:r>
        <w:r w:rsidRPr="001E083B">
          <w:rPr>
            <w:sz w:val="24"/>
            <w:lang w:eastAsia="ko-KR"/>
          </w:rPr>
          <w:t xml:space="preserve">  turn_left()</w:t>
        </w:r>
      </w:ins>
    </w:p>
    <w:p w:rsidR="00AF2823" w:rsidRDefault="00AF2823" w:rsidP="00AF2823">
      <w:pPr>
        <w:rPr>
          <w:ins w:id="4133" w:author="박윤수" w:date="2014-08-23T00:19:00Z"/>
          <w:sz w:val="24"/>
          <w:lang w:eastAsia="ko-KR"/>
        </w:rPr>
      </w:pPr>
      <w:ins w:id="4134" w:author="박윤수" w:date="2014-08-23T00:19:00Z">
        <w:r w:rsidRPr="001E083B">
          <w:rPr>
            <w:sz w:val="24"/>
            <w:lang w:eastAsia="ko-KR"/>
          </w:rPr>
          <w:t xml:space="preserve">   </w:t>
        </w:r>
        <w:r>
          <w:rPr>
            <w:rFonts w:hint="eastAsia"/>
            <w:sz w:val="24"/>
            <w:lang w:eastAsia="ko-KR"/>
          </w:rPr>
          <w:t xml:space="preserve">  </w:t>
        </w:r>
        <w:r w:rsidRPr="001E083B">
          <w:rPr>
            <w:sz w:val="24"/>
            <w:lang w:eastAsia="ko-KR"/>
          </w:rPr>
          <w:t xml:space="preserve"> turn_left()</w:t>
        </w:r>
      </w:ins>
    </w:p>
    <w:p w:rsidR="00AF2823" w:rsidRDefault="00AF2823" w:rsidP="00AF2823">
      <w:pPr>
        <w:rPr>
          <w:ins w:id="4135" w:author="박윤수" w:date="2014-08-23T00:19:00Z"/>
          <w:sz w:val="24"/>
          <w:lang w:eastAsia="ko-KR"/>
        </w:rPr>
      </w:pPr>
      <w:ins w:id="4136" w:author="박윤수" w:date="2014-08-23T00:19:00Z">
        <w:r>
          <w:rPr>
            <w:rFonts w:hint="eastAsia"/>
            <w:sz w:val="24"/>
            <w:lang w:eastAsia="ko-KR"/>
          </w:rPr>
          <w:t>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함수를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작성한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리보그</w:t>
        </w:r>
        <w:r>
          <w:rPr>
            <w:sz w:val="24"/>
            <w:lang w:eastAsia="ko-KR"/>
          </w:rPr>
          <w:t>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우회전을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때마다</w:t>
        </w:r>
        <w:r>
          <w:rPr>
            <w:rFonts w:hint="eastAsia"/>
            <w:sz w:val="24"/>
            <w:lang w:eastAsia="ko-KR"/>
          </w:rPr>
          <w:t xml:space="preserve"> 3</w:t>
        </w:r>
        <w:r>
          <w:rPr>
            <w:rFonts w:hint="eastAsia"/>
            <w:sz w:val="24"/>
            <w:lang w:eastAsia="ko-KR"/>
          </w:rPr>
          <w:t>번</w:t>
        </w:r>
        <w:r>
          <w:rPr>
            <w:rFonts w:hint="eastAsia"/>
            <w:sz w:val="24"/>
            <w:lang w:eastAsia="ko-KR"/>
          </w:rPr>
          <w:t xml:space="preserve">  turn_left() </w:t>
        </w:r>
        <w:r>
          <w:rPr>
            <w:rFonts w:hint="eastAsia"/>
            <w:sz w:val="24"/>
            <w:lang w:eastAsia="ko-KR"/>
          </w:rPr>
          <w:t>명령어를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타이핑하는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회피하기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위해서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입니다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하지만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여전히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반복이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많습니다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왜냐하면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거의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매번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새로운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프로그램을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작성할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때마다</w:t>
        </w:r>
        <w:r>
          <w:rPr>
            <w:rFonts w:hint="eastAsia"/>
            <w:sz w:val="24"/>
            <w:lang w:eastAsia="ko-KR"/>
          </w:rPr>
          <w:t xml:space="preserve">, turn_right() </w:t>
        </w:r>
        <w:r>
          <w:rPr>
            <w:rFonts w:hint="eastAsia"/>
            <w:sz w:val="24"/>
            <w:lang w:eastAsia="ko-KR"/>
          </w:rPr>
          <w:t>명령문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함수를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정의해야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하기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때문입니다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하지만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이러한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반복을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회피하는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방법이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있습니다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다음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프로그램을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작성해서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실행해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보세요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Default="00AF2823" w:rsidP="00AF2823">
      <w:pPr>
        <w:spacing w:after="0"/>
        <w:rPr>
          <w:ins w:id="4137" w:author="박윤수" w:date="2014-08-23T00:19:00Z"/>
          <w:sz w:val="24"/>
          <w:lang w:eastAsia="ko-KR"/>
        </w:rPr>
      </w:pPr>
      <w:ins w:id="4138" w:author="박윤수" w:date="2014-08-23T00:19:00Z">
        <w:r w:rsidRPr="00D21A89">
          <w:rPr>
            <w:color w:val="0070C0"/>
            <w:sz w:val="24"/>
            <w:lang w:eastAsia="ko-KR"/>
          </w:rPr>
          <w:t>from</w:t>
        </w:r>
        <w:r w:rsidRPr="001E083B">
          <w:rPr>
            <w:sz w:val="24"/>
            <w:lang w:eastAsia="ko-KR"/>
          </w:rPr>
          <w:t xml:space="preserve"> useful </w:t>
        </w:r>
        <w:r w:rsidRPr="00D21A89">
          <w:rPr>
            <w:color w:val="0070C0"/>
            <w:sz w:val="24"/>
            <w:lang w:eastAsia="ko-KR"/>
          </w:rPr>
          <w:t>import</w:t>
        </w:r>
        <w:r w:rsidRPr="001E083B">
          <w:rPr>
            <w:sz w:val="24"/>
            <w:lang w:eastAsia="ko-KR"/>
          </w:rPr>
          <w:t xml:space="preserve"> turn_right</w:t>
        </w:r>
      </w:ins>
    </w:p>
    <w:p w:rsidR="00AF2823" w:rsidRPr="001E083B" w:rsidRDefault="00AF2823" w:rsidP="00AF2823">
      <w:pPr>
        <w:spacing w:after="0"/>
        <w:rPr>
          <w:ins w:id="4139" w:author="박윤수" w:date="2014-08-23T00:19:00Z"/>
          <w:sz w:val="24"/>
          <w:lang w:eastAsia="ko-KR"/>
        </w:rPr>
      </w:pPr>
    </w:p>
    <w:p w:rsidR="00AF2823" w:rsidRPr="001E083B" w:rsidRDefault="00AF2823" w:rsidP="00AF2823">
      <w:pPr>
        <w:spacing w:after="0"/>
        <w:rPr>
          <w:ins w:id="4140" w:author="박윤수" w:date="2014-08-23T00:19:00Z"/>
          <w:sz w:val="24"/>
          <w:lang w:eastAsia="ko-KR"/>
        </w:rPr>
      </w:pPr>
      <w:ins w:id="4141" w:author="박윤수" w:date="2014-08-23T00:19:00Z">
        <w:r w:rsidRPr="001E083B">
          <w:rPr>
            <w:sz w:val="24"/>
            <w:lang w:eastAsia="ko-KR"/>
          </w:rPr>
          <w:t>turn_right()</w:t>
        </w:r>
      </w:ins>
    </w:p>
    <w:p w:rsidR="00AF2823" w:rsidRPr="001E083B" w:rsidRDefault="00AF2823" w:rsidP="00AF2823">
      <w:pPr>
        <w:rPr>
          <w:ins w:id="4142" w:author="박윤수" w:date="2014-08-23T00:19:00Z"/>
          <w:sz w:val="24"/>
          <w:lang w:eastAsia="ko-KR"/>
        </w:rPr>
      </w:pPr>
      <w:ins w:id="4143" w:author="박윤수" w:date="2014-08-23T00:19:00Z">
        <w:r w:rsidRPr="001E083B">
          <w:rPr>
            <w:sz w:val="24"/>
            <w:lang w:eastAsia="ko-KR"/>
          </w:rPr>
          <w:t>turn_off()</w:t>
        </w:r>
      </w:ins>
    </w:p>
    <w:p w:rsidR="00AF2823" w:rsidRPr="0033195D" w:rsidRDefault="00AF2823" w:rsidP="00AF2823">
      <w:pPr>
        <w:pStyle w:val="affc"/>
        <w:numPr>
          <w:ilvl w:val="0"/>
          <w:numId w:val="36"/>
        </w:numPr>
        <w:ind w:leftChars="0"/>
        <w:rPr>
          <w:ins w:id="4144" w:author="박윤수" w:date="2014-08-23T00:19:00Z"/>
          <w:b/>
          <w:color w:val="0070C0"/>
          <w:sz w:val="24"/>
          <w:lang w:eastAsia="ko-KR"/>
        </w:rPr>
      </w:pPr>
      <w:ins w:id="4145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유용한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것에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관해서</w:t>
        </w:r>
        <w:r w:rsidRPr="00D21A89">
          <w:rPr>
            <w:b/>
            <w:color w:val="0070C0"/>
            <w:sz w:val="24"/>
            <w:lang w:eastAsia="ko-KR"/>
          </w:rPr>
          <w:t xml:space="preserve"> (About useful)</w:t>
        </w:r>
      </w:ins>
    </w:p>
    <w:p w:rsidR="00AF2823" w:rsidRDefault="00AF2823" w:rsidP="00AF2823">
      <w:pPr>
        <w:rPr>
          <w:ins w:id="4146" w:author="박윤수" w:date="2014-08-23T00:19:00Z"/>
          <w:sz w:val="24"/>
          <w:lang w:eastAsia="ko-KR"/>
        </w:rPr>
      </w:pPr>
      <w:ins w:id="4147" w:author="박윤수" w:date="2014-08-23T00:19:00Z">
        <w:r>
          <w:rPr>
            <w:rFonts w:hint="eastAsia"/>
            <w:sz w:val="24"/>
            <w:lang w:eastAsia="ko-KR"/>
          </w:rPr>
          <w:t>새로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정의한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명령문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함수를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포함하는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sz w:val="24"/>
            <w:lang w:eastAsia="ko-KR"/>
          </w:rPr>
          <w:t>“</w:t>
        </w:r>
        <w:r>
          <w:rPr>
            <w:rFonts w:hint="eastAsia"/>
            <w:sz w:val="24"/>
            <w:lang w:eastAsia="ko-KR"/>
          </w:rPr>
          <w:t>useful</w:t>
        </w:r>
        <w:r>
          <w:rPr>
            <w:sz w:val="24"/>
            <w:lang w:eastAsia="ko-KR"/>
          </w:rPr>
          <w:t>”</w:t>
        </w:r>
        <w:r>
          <w:rPr>
            <w:rFonts w:hint="eastAsia"/>
            <w:sz w:val="24"/>
            <w:lang w:eastAsia="ko-KR"/>
          </w:rPr>
          <w:t>이라는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모듈을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여러분을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위해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제가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만들었습니다</w:t>
        </w:r>
        <w:r>
          <w:rPr>
            <w:rFonts w:hint="eastAsia"/>
            <w:sz w:val="24"/>
            <w:lang w:eastAsia="ko-KR"/>
          </w:rPr>
          <w:t xml:space="preserve">. </w:t>
        </w:r>
        <w:r>
          <w:rPr>
            <w:rFonts w:hint="eastAsia"/>
            <w:sz w:val="24"/>
            <w:lang w:eastAsia="ko-KR"/>
          </w:rPr>
          <w:t>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새로운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명령문이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수행하는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것을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설명하기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보다</w:t>
        </w:r>
        <w:r>
          <w:rPr>
            <w:rFonts w:hint="eastAsia"/>
            <w:sz w:val="24"/>
            <w:lang w:eastAsia="ko-KR"/>
          </w:rPr>
          <w:t xml:space="preserve">, </w:t>
        </w:r>
        <w:r>
          <w:rPr>
            <w:rFonts w:hint="eastAsia"/>
            <w:sz w:val="24"/>
            <w:lang w:eastAsia="ko-KR"/>
          </w:rPr>
          <w:t>다음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화면에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상응하는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간단한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프로그램이</w:t>
        </w:r>
        <w:r>
          <w:rPr>
            <w:rFonts w:hint="eastAsia"/>
            <w:sz w:val="24"/>
            <w:lang w:eastAsia="ko-KR"/>
          </w:rPr>
          <w:t xml:space="preserve"> </w:t>
        </w:r>
        <w:r>
          <w:rPr>
            <w:rFonts w:hint="eastAsia"/>
            <w:sz w:val="24"/>
            <w:lang w:eastAsia="ko-KR"/>
          </w:rPr>
          <w:t>있습니다</w:t>
        </w:r>
        <w:r>
          <w:rPr>
            <w:rFonts w:hint="eastAsia"/>
            <w:sz w:val="24"/>
            <w:lang w:eastAsia="ko-KR"/>
          </w:rPr>
          <w:t>.</w:t>
        </w:r>
      </w:ins>
    </w:p>
    <w:p w:rsidR="00AF2823" w:rsidRPr="00521C04" w:rsidRDefault="00AF2823" w:rsidP="00AF2823">
      <w:pPr>
        <w:spacing w:after="0"/>
        <w:rPr>
          <w:ins w:id="4148" w:author="박윤수" w:date="2014-08-23T00:19:00Z"/>
          <w:sz w:val="24"/>
          <w:lang w:val="en-US" w:eastAsia="ko-KR"/>
        </w:rPr>
      </w:pPr>
      <w:ins w:id="4149" w:author="박윤수" w:date="2014-08-23T00:19:00Z">
        <w:r w:rsidRPr="00D21A89">
          <w:rPr>
            <w:color w:val="0070C0"/>
            <w:sz w:val="24"/>
            <w:lang w:val="en-US" w:eastAsia="ko-KR"/>
          </w:rPr>
          <w:t>from</w:t>
        </w:r>
        <w:r w:rsidRPr="00521C04">
          <w:rPr>
            <w:sz w:val="24"/>
            <w:lang w:val="en-US" w:eastAsia="ko-KR"/>
          </w:rPr>
          <w:t xml:space="preserve"> useful </w:t>
        </w:r>
        <w:r w:rsidRPr="00D21A89">
          <w:rPr>
            <w:color w:val="0070C0"/>
            <w:sz w:val="24"/>
            <w:lang w:val="en-US" w:eastAsia="ko-KR"/>
          </w:rPr>
          <w:t>import</w:t>
        </w:r>
        <w:r w:rsidRPr="00521C04">
          <w:rPr>
            <w:sz w:val="24"/>
            <w:lang w:val="en-US" w:eastAsia="ko-KR"/>
          </w:rPr>
          <w:t xml:space="preserve"> *</w:t>
        </w:r>
      </w:ins>
    </w:p>
    <w:p w:rsidR="00AF2823" w:rsidRPr="00521C04" w:rsidRDefault="00AF2823" w:rsidP="00AF2823">
      <w:pPr>
        <w:spacing w:after="0"/>
        <w:rPr>
          <w:ins w:id="4150" w:author="박윤수" w:date="2014-08-23T00:19:00Z"/>
          <w:sz w:val="24"/>
          <w:lang w:val="en-US" w:eastAsia="ko-KR"/>
        </w:rPr>
      </w:pPr>
    </w:p>
    <w:p w:rsidR="00AF2823" w:rsidRPr="00521C04" w:rsidRDefault="00AF2823" w:rsidP="00AF2823">
      <w:pPr>
        <w:spacing w:after="0"/>
        <w:rPr>
          <w:ins w:id="4151" w:author="박윤수" w:date="2014-08-23T00:19:00Z"/>
          <w:sz w:val="24"/>
          <w:lang w:val="en-US" w:eastAsia="ko-KR"/>
        </w:rPr>
      </w:pPr>
      <w:ins w:id="4152" w:author="박윤수" w:date="2014-08-23T00:19:00Z">
        <w:r w:rsidRPr="00521C04">
          <w:rPr>
            <w:sz w:val="24"/>
            <w:lang w:val="en-US" w:eastAsia="ko-KR"/>
          </w:rPr>
          <w:lastRenderedPageBreak/>
          <w:t>turn_left()</w:t>
        </w:r>
      </w:ins>
    </w:p>
    <w:p w:rsidR="00AF2823" w:rsidRPr="00521C04" w:rsidRDefault="00AF2823" w:rsidP="00AF2823">
      <w:pPr>
        <w:spacing w:after="0"/>
        <w:rPr>
          <w:ins w:id="4153" w:author="박윤수" w:date="2014-08-23T00:19:00Z"/>
          <w:sz w:val="24"/>
          <w:lang w:val="en-US" w:eastAsia="ko-KR"/>
        </w:rPr>
      </w:pPr>
      <w:ins w:id="4154" w:author="박윤수" w:date="2014-08-23T00:19:00Z">
        <w:r w:rsidRPr="00521C04">
          <w:rPr>
            <w:sz w:val="24"/>
            <w:lang w:val="en-US" w:eastAsia="ko-KR"/>
          </w:rPr>
          <w:t>move()</w:t>
        </w:r>
      </w:ins>
    </w:p>
    <w:p w:rsidR="00AF2823" w:rsidRPr="00521C04" w:rsidRDefault="00AF2823" w:rsidP="00AF2823">
      <w:pPr>
        <w:spacing w:after="0"/>
        <w:rPr>
          <w:ins w:id="4155" w:author="박윤수" w:date="2014-08-23T00:19:00Z"/>
          <w:sz w:val="24"/>
          <w:lang w:val="en-US" w:eastAsia="ko-KR"/>
        </w:rPr>
      </w:pPr>
      <w:ins w:id="4156" w:author="박윤수" w:date="2014-08-23T00:19:00Z">
        <w:r w:rsidRPr="00521C04">
          <w:rPr>
            <w:sz w:val="24"/>
            <w:lang w:val="en-US" w:eastAsia="ko-KR"/>
          </w:rPr>
          <w:t>set_trace_style(1, 'red')</w:t>
        </w:r>
      </w:ins>
    </w:p>
    <w:p w:rsidR="00AF2823" w:rsidRPr="00521C04" w:rsidRDefault="00AF2823" w:rsidP="00AF2823">
      <w:pPr>
        <w:spacing w:after="0"/>
        <w:rPr>
          <w:ins w:id="4157" w:author="박윤수" w:date="2014-08-23T00:19:00Z"/>
          <w:sz w:val="24"/>
          <w:lang w:val="en-US" w:eastAsia="ko-KR"/>
        </w:rPr>
      </w:pPr>
      <w:ins w:id="4158" w:author="박윤수" w:date="2014-08-23T00:19:00Z">
        <w:r w:rsidRPr="00521C04">
          <w:rPr>
            <w:sz w:val="24"/>
            <w:lang w:val="en-US" w:eastAsia="ko-KR"/>
          </w:rPr>
          <w:t>turn_right()</w:t>
        </w:r>
      </w:ins>
    </w:p>
    <w:p w:rsidR="00AF2823" w:rsidRPr="00521C04" w:rsidRDefault="00AF2823" w:rsidP="00AF2823">
      <w:pPr>
        <w:spacing w:after="0"/>
        <w:rPr>
          <w:ins w:id="4159" w:author="박윤수" w:date="2014-08-23T00:19:00Z"/>
          <w:sz w:val="24"/>
          <w:lang w:val="en-US" w:eastAsia="ko-KR"/>
        </w:rPr>
      </w:pPr>
      <w:ins w:id="4160" w:author="박윤수" w:date="2014-08-23T00:19:00Z">
        <w:r w:rsidRPr="00521C04">
          <w:rPr>
            <w:sz w:val="24"/>
            <w:lang w:val="en-US" w:eastAsia="ko-KR"/>
          </w:rPr>
          <w:t>set_trace_style(2, 'blue')</w:t>
        </w:r>
      </w:ins>
    </w:p>
    <w:p w:rsidR="00AF2823" w:rsidRPr="00521C04" w:rsidRDefault="00AF2823" w:rsidP="00AF2823">
      <w:pPr>
        <w:spacing w:after="0"/>
        <w:rPr>
          <w:ins w:id="4161" w:author="박윤수" w:date="2014-08-23T00:19:00Z"/>
          <w:sz w:val="24"/>
          <w:lang w:val="en-US" w:eastAsia="ko-KR"/>
        </w:rPr>
      </w:pPr>
      <w:ins w:id="4162" w:author="박윤수" w:date="2014-08-23T00:19:00Z">
        <w:r w:rsidRPr="00521C04">
          <w:rPr>
            <w:sz w:val="24"/>
            <w:lang w:val="en-US" w:eastAsia="ko-KR"/>
          </w:rPr>
          <w:t>move()</w:t>
        </w:r>
      </w:ins>
    </w:p>
    <w:p w:rsidR="00AF2823" w:rsidRPr="00521C04" w:rsidRDefault="00AF2823" w:rsidP="00AF2823">
      <w:pPr>
        <w:spacing w:after="0"/>
        <w:rPr>
          <w:ins w:id="4163" w:author="박윤수" w:date="2014-08-23T00:19:00Z"/>
          <w:sz w:val="24"/>
          <w:lang w:val="en-US" w:eastAsia="ko-KR"/>
        </w:rPr>
      </w:pPr>
      <w:ins w:id="4164" w:author="박윤수" w:date="2014-08-23T00:19:00Z">
        <w:r w:rsidRPr="00521C04">
          <w:rPr>
            <w:sz w:val="24"/>
            <w:lang w:val="en-US" w:eastAsia="ko-KR"/>
          </w:rPr>
          <w:t>set_trace_style(1, 'green')</w:t>
        </w:r>
      </w:ins>
    </w:p>
    <w:p w:rsidR="00AF2823" w:rsidRPr="00521C04" w:rsidRDefault="00AF2823" w:rsidP="00AF2823">
      <w:pPr>
        <w:spacing w:after="0"/>
        <w:rPr>
          <w:ins w:id="4165" w:author="박윤수" w:date="2014-08-23T00:19:00Z"/>
          <w:sz w:val="24"/>
          <w:lang w:val="en-US" w:eastAsia="ko-KR"/>
        </w:rPr>
      </w:pPr>
      <w:ins w:id="4166" w:author="박윤수" w:date="2014-08-23T00:19:00Z">
        <w:r w:rsidRPr="00521C04">
          <w:rPr>
            <w:sz w:val="24"/>
            <w:lang w:val="en-US" w:eastAsia="ko-KR"/>
          </w:rPr>
          <w:t>climb_up_east()</w:t>
        </w:r>
      </w:ins>
    </w:p>
    <w:p w:rsidR="00AF2823" w:rsidRPr="00521C04" w:rsidRDefault="00AF2823" w:rsidP="00AF2823">
      <w:pPr>
        <w:spacing w:after="0"/>
        <w:rPr>
          <w:ins w:id="4167" w:author="박윤수" w:date="2014-08-23T00:19:00Z"/>
          <w:sz w:val="24"/>
          <w:lang w:val="en-US" w:eastAsia="ko-KR"/>
        </w:rPr>
      </w:pPr>
      <w:ins w:id="4168" w:author="박윤수" w:date="2014-08-23T00:19:00Z">
        <w:r w:rsidRPr="00521C04">
          <w:rPr>
            <w:sz w:val="24"/>
            <w:lang w:val="en-US" w:eastAsia="ko-KR"/>
          </w:rPr>
          <w:t>set_trace_style(2, 'blue')</w:t>
        </w:r>
      </w:ins>
    </w:p>
    <w:p w:rsidR="00AF2823" w:rsidRPr="00521C04" w:rsidRDefault="00AF2823" w:rsidP="00AF2823">
      <w:pPr>
        <w:spacing w:after="0"/>
        <w:rPr>
          <w:ins w:id="4169" w:author="박윤수" w:date="2014-08-23T00:19:00Z"/>
          <w:sz w:val="24"/>
          <w:lang w:val="en-US" w:eastAsia="ko-KR"/>
        </w:rPr>
      </w:pPr>
      <w:ins w:id="4170" w:author="박윤수" w:date="2014-08-23T00:19:00Z">
        <w:r w:rsidRPr="00521C04">
          <w:rPr>
            <w:sz w:val="24"/>
            <w:lang w:val="en-US" w:eastAsia="ko-KR"/>
          </w:rPr>
          <w:t>move()</w:t>
        </w:r>
      </w:ins>
    </w:p>
    <w:p w:rsidR="00AF2823" w:rsidRPr="00521C04" w:rsidRDefault="00AF2823" w:rsidP="00AF2823">
      <w:pPr>
        <w:spacing w:after="0"/>
        <w:rPr>
          <w:ins w:id="4171" w:author="박윤수" w:date="2014-08-23T00:19:00Z"/>
          <w:sz w:val="24"/>
          <w:lang w:val="en-US" w:eastAsia="ko-KR"/>
        </w:rPr>
      </w:pPr>
      <w:ins w:id="4172" w:author="박윤수" w:date="2014-08-23T00:19:00Z">
        <w:r w:rsidRPr="00521C04">
          <w:rPr>
            <w:sz w:val="24"/>
            <w:lang w:val="en-US" w:eastAsia="ko-KR"/>
          </w:rPr>
          <w:t>set_trace_style(1, 'orange')</w:t>
        </w:r>
      </w:ins>
    </w:p>
    <w:p w:rsidR="00AF2823" w:rsidRPr="00521C04" w:rsidRDefault="00AF2823" w:rsidP="00AF2823">
      <w:pPr>
        <w:spacing w:after="0"/>
        <w:rPr>
          <w:ins w:id="4173" w:author="박윤수" w:date="2014-08-23T00:19:00Z"/>
          <w:sz w:val="24"/>
          <w:lang w:val="en-US" w:eastAsia="ko-KR"/>
        </w:rPr>
      </w:pPr>
      <w:ins w:id="4174" w:author="박윤수" w:date="2014-08-23T00:19:00Z">
        <w:r w:rsidRPr="00521C04">
          <w:rPr>
            <w:sz w:val="24"/>
            <w:lang w:val="en-US" w:eastAsia="ko-KR"/>
          </w:rPr>
          <w:t>turn_around()</w:t>
        </w:r>
      </w:ins>
    </w:p>
    <w:p w:rsidR="00AF2823" w:rsidRPr="00521C04" w:rsidRDefault="00AF2823" w:rsidP="00AF2823">
      <w:pPr>
        <w:spacing w:after="0"/>
        <w:rPr>
          <w:ins w:id="4175" w:author="박윤수" w:date="2014-08-23T00:19:00Z"/>
          <w:sz w:val="24"/>
          <w:lang w:val="en-US" w:eastAsia="ko-KR"/>
        </w:rPr>
      </w:pPr>
      <w:ins w:id="4176" w:author="박윤수" w:date="2014-08-23T00:19:00Z">
        <w:r w:rsidRPr="00521C04">
          <w:rPr>
            <w:sz w:val="24"/>
            <w:lang w:val="en-US" w:eastAsia="ko-KR"/>
          </w:rPr>
          <w:t>set_trace_style(2, 'sea green')</w:t>
        </w:r>
      </w:ins>
    </w:p>
    <w:p w:rsidR="00AF2823" w:rsidRPr="00521C04" w:rsidRDefault="00AF2823" w:rsidP="00AF2823">
      <w:pPr>
        <w:spacing w:after="0"/>
        <w:rPr>
          <w:ins w:id="4177" w:author="박윤수" w:date="2014-08-23T00:19:00Z"/>
          <w:sz w:val="24"/>
          <w:lang w:val="en-US" w:eastAsia="ko-KR"/>
        </w:rPr>
      </w:pPr>
      <w:ins w:id="4178" w:author="박윤수" w:date="2014-08-23T00:19:00Z">
        <w:r w:rsidRPr="00521C04">
          <w:rPr>
            <w:sz w:val="24"/>
            <w:lang w:val="en-US" w:eastAsia="ko-KR"/>
          </w:rPr>
          <w:t>climb_up_west()</w:t>
        </w:r>
      </w:ins>
    </w:p>
    <w:p w:rsidR="00AF2823" w:rsidRPr="00521C04" w:rsidRDefault="00AF2823" w:rsidP="00AF2823">
      <w:pPr>
        <w:spacing w:after="0"/>
        <w:rPr>
          <w:ins w:id="4179" w:author="박윤수" w:date="2014-08-23T00:19:00Z"/>
          <w:sz w:val="24"/>
          <w:lang w:val="en-US" w:eastAsia="ko-KR"/>
        </w:rPr>
      </w:pPr>
      <w:ins w:id="4180" w:author="박윤수" w:date="2014-08-23T00:19:00Z">
        <w:r w:rsidRPr="00521C04">
          <w:rPr>
            <w:sz w:val="24"/>
            <w:lang w:val="en-US" w:eastAsia="ko-KR"/>
          </w:rPr>
          <w:t>set_trace_style(1, 'red')</w:t>
        </w:r>
      </w:ins>
    </w:p>
    <w:p w:rsidR="00AF2823" w:rsidRPr="00521C04" w:rsidRDefault="00AF2823" w:rsidP="00AF2823">
      <w:pPr>
        <w:spacing w:after="0"/>
        <w:rPr>
          <w:ins w:id="4181" w:author="박윤수" w:date="2014-08-23T00:19:00Z"/>
          <w:sz w:val="24"/>
          <w:lang w:val="en-US" w:eastAsia="ko-KR"/>
        </w:rPr>
      </w:pPr>
      <w:ins w:id="4182" w:author="박윤수" w:date="2014-08-23T00:19:00Z">
        <w:r w:rsidRPr="00521C04">
          <w:rPr>
            <w:sz w:val="24"/>
            <w:lang w:val="en-US" w:eastAsia="ko-KR"/>
          </w:rPr>
          <w:t>turn_around()</w:t>
        </w:r>
      </w:ins>
    </w:p>
    <w:p w:rsidR="00AF2823" w:rsidRPr="00521C04" w:rsidRDefault="00AF2823" w:rsidP="00AF2823">
      <w:pPr>
        <w:spacing w:after="0"/>
        <w:rPr>
          <w:ins w:id="4183" w:author="박윤수" w:date="2014-08-23T00:19:00Z"/>
          <w:sz w:val="24"/>
          <w:lang w:val="en-US" w:eastAsia="ko-KR"/>
        </w:rPr>
      </w:pPr>
      <w:ins w:id="4184" w:author="박윤수" w:date="2014-08-23T00:19:00Z">
        <w:r w:rsidRPr="00521C04">
          <w:rPr>
            <w:sz w:val="24"/>
            <w:lang w:val="en-US" w:eastAsia="ko-KR"/>
          </w:rPr>
          <w:t>set_trace_style(0, 'blue') # 0 = invisible</w:t>
        </w:r>
      </w:ins>
    </w:p>
    <w:p w:rsidR="00AF2823" w:rsidRPr="00521C04" w:rsidRDefault="00AF2823" w:rsidP="00AF2823">
      <w:pPr>
        <w:spacing w:after="0"/>
        <w:rPr>
          <w:ins w:id="4185" w:author="박윤수" w:date="2014-08-23T00:19:00Z"/>
          <w:sz w:val="24"/>
          <w:lang w:val="en-US" w:eastAsia="ko-KR"/>
        </w:rPr>
      </w:pPr>
      <w:ins w:id="4186" w:author="박윤수" w:date="2014-08-23T00:19:00Z">
        <w:r w:rsidRPr="00521C04">
          <w:rPr>
            <w:sz w:val="24"/>
            <w:lang w:val="en-US" w:eastAsia="ko-KR"/>
          </w:rPr>
          <w:t>repeat(move, 4)</w:t>
        </w:r>
      </w:ins>
    </w:p>
    <w:p w:rsidR="00AF2823" w:rsidRPr="00521C04" w:rsidRDefault="00AF2823" w:rsidP="00AF2823">
      <w:pPr>
        <w:spacing w:after="0"/>
        <w:rPr>
          <w:ins w:id="4187" w:author="박윤수" w:date="2014-08-23T00:19:00Z"/>
          <w:sz w:val="24"/>
          <w:lang w:val="en-US" w:eastAsia="ko-KR"/>
        </w:rPr>
      </w:pPr>
      <w:ins w:id="4188" w:author="박윤수" w:date="2014-08-23T00:19:00Z">
        <w:r w:rsidRPr="00521C04">
          <w:rPr>
            <w:sz w:val="24"/>
            <w:lang w:val="en-US" w:eastAsia="ko-KR"/>
          </w:rPr>
          <w:t>set_trace_style(1, 'green')</w:t>
        </w:r>
      </w:ins>
    </w:p>
    <w:p w:rsidR="00AF2823" w:rsidRPr="00521C04" w:rsidRDefault="00AF2823" w:rsidP="00AF2823">
      <w:pPr>
        <w:spacing w:after="0"/>
        <w:rPr>
          <w:ins w:id="4189" w:author="박윤수" w:date="2014-08-23T00:19:00Z"/>
          <w:sz w:val="24"/>
          <w:lang w:val="en-US" w:eastAsia="ko-KR"/>
        </w:rPr>
      </w:pPr>
      <w:ins w:id="4190" w:author="박윤수" w:date="2014-08-23T00:19:00Z">
        <w:r w:rsidRPr="00521C04">
          <w:rPr>
            <w:sz w:val="24"/>
            <w:lang w:val="en-US" w:eastAsia="ko-KR"/>
          </w:rPr>
          <w:t>climb_down_east()</w:t>
        </w:r>
      </w:ins>
    </w:p>
    <w:p w:rsidR="00AF2823" w:rsidRPr="00521C04" w:rsidRDefault="00AF2823" w:rsidP="00AF2823">
      <w:pPr>
        <w:spacing w:after="0"/>
        <w:rPr>
          <w:ins w:id="4191" w:author="박윤수" w:date="2014-08-23T00:19:00Z"/>
          <w:sz w:val="24"/>
          <w:lang w:val="en-US" w:eastAsia="ko-KR"/>
        </w:rPr>
      </w:pPr>
      <w:ins w:id="4192" w:author="박윤수" w:date="2014-08-23T00:19:00Z">
        <w:r w:rsidRPr="00521C04">
          <w:rPr>
            <w:sz w:val="24"/>
            <w:lang w:val="en-US" w:eastAsia="ko-KR"/>
          </w:rPr>
          <w:t>set_trace_style(2, 'blue')</w:t>
        </w:r>
      </w:ins>
    </w:p>
    <w:p w:rsidR="00AF2823" w:rsidRPr="00521C04" w:rsidRDefault="00AF2823" w:rsidP="00AF2823">
      <w:pPr>
        <w:spacing w:after="0"/>
        <w:rPr>
          <w:ins w:id="4193" w:author="박윤수" w:date="2014-08-23T00:19:00Z"/>
          <w:sz w:val="24"/>
          <w:lang w:val="en-US" w:eastAsia="ko-KR"/>
        </w:rPr>
      </w:pPr>
      <w:ins w:id="4194" w:author="박윤수" w:date="2014-08-23T00:19:00Z">
        <w:r w:rsidRPr="00521C04">
          <w:rPr>
            <w:sz w:val="24"/>
            <w:lang w:val="en-US" w:eastAsia="ko-KR"/>
          </w:rPr>
          <w:t>move()</w:t>
        </w:r>
      </w:ins>
    </w:p>
    <w:p w:rsidR="00AF2823" w:rsidRPr="00521C04" w:rsidRDefault="00AF2823" w:rsidP="00AF2823">
      <w:pPr>
        <w:spacing w:after="0"/>
        <w:rPr>
          <w:ins w:id="4195" w:author="박윤수" w:date="2014-08-23T00:19:00Z"/>
          <w:sz w:val="24"/>
          <w:lang w:val="en-US" w:eastAsia="ko-KR"/>
        </w:rPr>
      </w:pPr>
      <w:ins w:id="4196" w:author="박윤수" w:date="2014-08-23T00:19:00Z">
        <w:r w:rsidRPr="00521C04">
          <w:rPr>
            <w:sz w:val="24"/>
            <w:lang w:val="en-US" w:eastAsia="ko-KR"/>
          </w:rPr>
          <w:t>set_trace_style(1, 'black')</w:t>
        </w:r>
      </w:ins>
    </w:p>
    <w:p w:rsidR="00AF2823" w:rsidRPr="00521C04" w:rsidRDefault="00AF2823" w:rsidP="00AF2823">
      <w:pPr>
        <w:spacing w:after="0"/>
        <w:rPr>
          <w:ins w:id="4197" w:author="박윤수" w:date="2014-08-23T00:19:00Z"/>
          <w:sz w:val="24"/>
          <w:lang w:val="en-US" w:eastAsia="ko-KR"/>
        </w:rPr>
      </w:pPr>
      <w:ins w:id="4198" w:author="박윤수" w:date="2014-08-23T00:19:00Z">
        <w:r w:rsidRPr="00521C04">
          <w:rPr>
            <w:sz w:val="24"/>
            <w:lang w:val="en-US" w:eastAsia="ko-KR"/>
          </w:rPr>
          <w:t>turn_around()</w:t>
        </w:r>
      </w:ins>
    </w:p>
    <w:p w:rsidR="00AF2823" w:rsidRPr="00521C04" w:rsidRDefault="00AF2823" w:rsidP="00AF2823">
      <w:pPr>
        <w:spacing w:after="0"/>
        <w:rPr>
          <w:ins w:id="4199" w:author="박윤수" w:date="2014-08-23T00:19:00Z"/>
          <w:sz w:val="24"/>
          <w:lang w:val="en-US" w:eastAsia="ko-KR"/>
        </w:rPr>
      </w:pPr>
      <w:ins w:id="4200" w:author="박윤수" w:date="2014-08-23T00:19:00Z">
        <w:r w:rsidRPr="00521C04">
          <w:rPr>
            <w:sz w:val="24"/>
            <w:lang w:val="en-US" w:eastAsia="ko-KR"/>
          </w:rPr>
          <w:t>set_trace_style(2, 'red')</w:t>
        </w:r>
      </w:ins>
    </w:p>
    <w:p w:rsidR="00AF2823" w:rsidRPr="00521C04" w:rsidRDefault="00AF2823" w:rsidP="00AF2823">
      <w:pPr>
        <w:spacing w:after="0"/>
        <w:rPr>
          <w:ins w:id="4201" w:author="박윤수" w:date="2014-08-23T00:19:00Z"/>
          <w:sz w:val="24"/>
          <w:lang w:val="en-US" w:eastAsia="ko-KR"/>
        </w:rPr>
      </w:pPr>
      <w:ins w:id="4202" w:author="박윤수" w:date="2014-08-23T00:19:00Z">
        <w:r w:rsidRPr="00521C04">
          <w:rPr>
            <w:sz w:val="24"/>
            <w:lang w:val="en-US" w:eastAsia="ko-KR"/>
          </w:rPr>
          <w:t>climb_down_west()</w:t>
        </w:r>
      </w:ins>
    </w:p>
    <w:p w:rsidR="00AF2823" w:rsidRDefault="00AF2823" w:rsidP="00AF2823">
      <w:pPr>
        <w:spacing w:after="0"/>
        <w:rPr>
          <w:ins w:id="4203" w:author="박윤수" w:date="2014-08-23T00:19:00Z"/>
          <w:sz w:val="24"/>
          <w:lang w:val="en-US" w:eastAsia="ko-KR"/>
        </w:rPr>
      </w:pPr>
      <w:ins w:id="4204" w:author="박윤수" w:date="2014-08-23T00:19:00Z">
        <w:r w:rsidRPr="00521C04">
          <w:rPr>
            <w:sz w:val="24"/>
            <w:lang w:val="en-US" w:eastAsia="ko-KR"/>
          </w:rPr>
          <w:t>turn_off()</w:t>
        </w:r>
      </w:ins>
    </w:p>
    <w:p w:rsidR="00AF2823" w:rsidRDefault="00AF2823" w:rsidP="00AF2823">
      <w:pPr>
        <w:spacing w:after="0"/>
        <w:rPr>
          <w:ins w:id="4205" w:author="박윤수" w:date="2014-08-23T00:19:00Z"/>
          <w:sz w:val="24"/>
          <w:lang w:val="en-US" w:eastAsia="ko-KR"/>
        </w:rPr>
      </w:pPr>
    </w:p>
    <w:p w:rsidR="00AF2823" w:rsidRDefault="00AF7365" w:rsidP="00AF2823">
      <w:pPr>
        <w:spacing w:after="0"/>
        <w:rPr>
          <w:ins w:id="4206" w:author="박윤수" w:date="2014-08-23T00:19:00Z"/>
          <w:sz w:val="24"/>
          <w:lang w:val="en-US" w:eastAsia="ko-KR"/>
        </w:rPr>
      </w:pPr>
      <w:ins w:id="4207" w:author="박윤수" w:date="2014-08-23T00:19:00Z">
        <w:r>
          <w:rPr>
            <w:noProof/>
            <w:sz w:val="24"/>
            <w:lang w:val="en-US" w:eastAsia="ko-KR"/>
            <w:rPrChange w:id="42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86100" cy="1609725"/>
              <wp:effectExtent l="19050" t="0" r="0" b="0"/>
              <wp:docPr id="502" name="그림 326" descr="impo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port.png"/>
                      <pic:cNvPicPr/>
                    </pic:nvPicPr>
                    <pic:blipFill>
                      <a:blip r:embed="rId1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86100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spacing w:before="240" w:after="0"/>
        <w:rPr>
          <w:ins w:id="4209" w:author="박윤수" w:date="2014-08-23T00:19:00Z"/>
          <w:sz w:val="24"/>
          <w:lang w:val="en-US" w:eastAsia="ko-KR"/>
        </w:rPr>
      </w:pPr>
      <w:ins w:id="4210" w:author="박윤수" w:date="2014-08-23T00:19:00Z">
        <w:r>
          <w:rPr>
            <w:rFonts w:hint="eastAsia"/>
            <w:sz w:val="24"/>
            <w:lang w:val="en-US" w:eastAsia="ko-KR"/>
          </w:rPr>
          <w:t>첫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번째</w:t>
        </w:r>
        <w:r>
          <w:rPr>
            <w:rFonts w:hint="eastAsia"/>
            <w:sz w:val="24"/>
            <w:lang w:val="en-US" w:eastAsia="ko-KR"/>
          </w:rPr>
          <w:t xml:space="preserve"> turn_right() </w:t>
        </w:r>
        <w:r>
          <w:rPr>
            <w:rFonts w:hint="eastAsia"/>
            <w:sz w:val="24"/>
            <w:lang w:val="en-US" w:eastAsia="ko-KR"/>
          </w:rPr>
          <w:t>예제에서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했던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것처럼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새로운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명령문들을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하나씩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하나씩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가져오는</w:t>
        </w:r>
        <w:r>
          <w:rPr>
            <w:rFonts w:hint="eastAsia"/>
            <w:sz w:val="24"/>
            <w:lang w:val="en-US" w:eastAsia="ko-KR"/>
          </w:rPr>
          <w:t xml:space="preserve">(import) </w:t>
        </w:r>
        <w:r>
          <w:rPr>
            <w:rFonts w:hint="eastAsia"/>
            <w:sz w:val="24"/>
            <w:lang w:val="en-US" w:eastAsia="ko-KR"/>
          </w:rPr>
          <w:t>대신에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함수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정의문을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의미하는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sz w:val="24"/>
            <w:lang w:val="en-US" w:eastAsia="ko-KR"/>
          </w:rPr>
          <w:t>‘</w:t>
        </w:r>
        <w:r>
          <w:rPr>
            <w:rFonts w:hint="eastAsia"/>
            <w:sz w:val="24"/>
            <w:lang w:val="en-US" w:eastAsia="ko-KR"/>
          </w:rPr>
          <w:t>*</w:t>
        </w:r>
        <w:r>
          <w:rPr>
            <w:sz w:val="24"/>
            <w:lang w:val="en-US" w:eastAsia="ko-KR"/>
          </w:rPr>
          <w:t>’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표기를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사용합니다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좀더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앞으로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나가기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전에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몇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코멘트를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드립니다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7"/>
        </w:numPr>
        <w:spacing w:before="240" w:after="0"/>
        <w:ind w:leftChars="0"/>
        <w:rPr>
          <w:ins w:id="4211" w:author="박윤수" w:date="2014-08-23T00:19:00Z"/>
          <w:sz w:val="24"/>
          <w:lang w:val="en-US" w:eastAsia="ko-KR"/>
        </w:rPr>
      </w:pPr>
      <w:ins w:id="4212" w:author="박윤수" w:date="2014-08-23T00:19:00Z">
        <w:r>
          <w:rPr>
            <w:rFonts w:hint="eastAsia"/>
            <w:sz w:val="24"/>
            <w:lang w:val="en-US" w:eastAsia="ko-KR"/>
          </w:rPr>
          <w:t>파이썬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아시는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분들에게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sz w:val="24"/>
            <w:lang w:val="en-US" w:eastAsia="ko-KR"/>
          </w:rPr>
          <w:t>“</w:t>
        </w:r>
        <w:r>
          <w:rPr>
            <w:rFonts w:hint="eastAsia"/>
            <w:sz w:val="24"/>
            <w:lang w:val="en-US" w:eastAsia="ko-KR"/>
          </w:rPr>
          <w:t>useful</w:t>
        </w:r>
        <w:r>
          <w:rPr>
            <w:sz w:val="24"/>
            <w:lang w:val="en-US" w:eastAsia="ko-KR"/>
          </w:rPr>
          <w:t>”</w:t>
        </w:r>
        <w:r>
          <w:rPr>
            <w:rFonts w:hint="eastAsia"/>
            <w:sz w:val="24"/>
            <w:lang w:val="en-US" w:eastAsia="ko-KR"/>
          </w:rPr>
          <w:t>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실제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아니라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리보그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월드에서만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작동하는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가상의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모듈입니다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여러분은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실제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lastRenderedPageBreak/>
          <w:t>모듈을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가져와서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러플</w:t>
        </w:r>
        <w:r>
          <w:rPr>
            <w:rFonts w:hint="eastAsia"/>
            <w:sz w:val="24"/>
            <w:lang w:val="en-US" w:eastAsia="ko-KR"/>
          </w:rPr>
          <w:t xml:space="preserve">(RUR-PLE) </w:t>
        </w:r>
        <w:r>
          <w:rPr>
            <w:rFonts w:hint="eastAsia"/>
            <w:sz w:val="24"/>
            <w:lang w:val="en-US" w:eastAsia="ko-KR"/>
          </w:rPr>
          <w:t>프로그램상에서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없습니다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이유는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안전과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관련된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때문에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그렇습니다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7"/>
        </w:numPr>
        <w:spacing w:before="240" w:after="0"/>
        <w:ind w:leftChars="0"/>
        <w:rPr>
          <w:ins w:id="4213" w:author="박윤수" w:date="2014-08-23T00:19:00Z"/>
          <w:sz w:val="24"/>
          <w:lang w:val="en-US" w:eastAsia="ko-KR"/>
        </w:rPr>
      </w:pPr>
      <w:ins w:id="4214" w:author="박윤수" w:date="2014-08-23T00:19:00Z">
        <w:r>
          <w:rPr>
            <w:rFonts w:hint="eastAsia"/>
            <w:sz w:val="24"/>
            <w:lang w:val="en-US" w:eastAsia="ko-KR"/>
          </w:rPr>
          <w:t>새로운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함수</w:t>
        </w:r>
        <w:r>
          <w:rPr>
            <w:rFonts w:hint="eastAsia"/>
            <w:sz w:val="24"/>
            <w:lang w:val="en-US" w:eastAsia="ko-KR"/>
          </w:rPr>
          <w:t xml:space="preserve"> </w:t>
        </w:r>
        <w:r w:rsidRPr="00521C04">
          <w:rPr>
            <w:sz w:val="24"/>
            <w:lang w:val="en-US" w:eastAsia="ko-KR"/>
          </w:rPr>
          <w:t>set_trace_style()</w:t>
        </w:r>
        <w:r>
          <w:rPr>
            <w:rFonts w:hint="eastAsia"/>
            <w:sz w:val="24"/>
            <w:lang w:val="en-US" w:eastAsia="ko-KR"/>
          </w:rPr>
          <w:t>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사용되었습니다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일반적인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프로그래밍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전문용어가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아니어서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리보그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월드에서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좀더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의미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있는</w:t>
        </w:r>
        <w:r>
          <w:rPr>
            <w:rFonts w:hint="eastAsia"/>
            <w:sz w:val="24"/>
            <w:lang w:val="en-US" w:eastAsia="ko-KR"/>
          </w:rPr>
          <w:t xml:space="preserve"> s</w:t>
        </w:r>
        <w:r w:rsidRPr="00521C04">
          <w:rPr>
            <w:sz w:val="24"/>
            <w:lang w:val="en-US" w:eastAsia="ko-KR"/>
          </w:rPr>
          <w:t>et_leaking_oil_colour_and_quantity()</w:t>
        </w:r>
        <w:r>
          <w:rPr>
            <w:rFonts w:hint="eastAsia"/>
            <w:sz w:val="24"/>
            <w:lang w:val="en-US" w:eastAsia="ko-KR"/>
          </w:rPr>
          <w:t>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작명을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하지는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못했습니다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크게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말씀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드려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프로그램</w:t>
        </w:r>
        <w:r>
          <w:rPr>
            <w:rFonts w:hint="eastAsia"/>
            <w:sz w:val="24"/>
            <w:lang w:val="en-US" w:eastAsia="ko-KR"/>
          </w:rPr>
          <w:t xml:space="preserve"> trace</w:t>
        </w:r>
        <w:r>
          <w:rPr>
            <w:rFonts w:hint="eastAsia"/>
            <w:sz w:val="24"/>
            <w:lang w:val="en-US" w:eastAsia="ko-KR"/>
          </w:rPr>
          <w:t>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프로그램이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수행될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일련의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따라갑니다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일반적으로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이런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특별한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쓸모는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없지만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버그를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추적하는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데나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지금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사례에서는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유용합니다</w:t>
        </w:r>
        <w:r>
          <w:rPr>
            <w:rFonts w:hint="eastAsia"/>
            <w:sz w:val="24"/>
            <w:lang w:val="en-US" w:eastAsia="ko-KR"/>
          </w:rPr>
          <w:t xml:space="preserve">. </w:t>
        </w:r>
      </w:ins>
    </w:p>
    <w:p w:rsidR="00AF2823" w:rsidRDefault="00AF2823" w:rsidP="00AF2823">
      <w:pPr>
        <w:pStyle w:val="affc"/>
        <w:numPr>
          <w:ilvl w:val="0"/>
          <w:numId w:val="37"/>
        </w:numPr>
        <w:spacing w:before="240" w:after="0"/>
        <w:ind w:leftChars="0"/>
        <w:rPr>
          <w:ins w:id="4215" w:author="박윤수" w:date="2014-08-23T00:19:00Z"/>
          <w:sz w:val="24"/>
          <w:lang w:val="en-US" w:eastAsia="ko-KR"/>
        </w:rPr>
      </w:pPr>
      <w:ins w:id="4216" w:author="박윤수" w:date="2014-08-23T00:19:00Z">
        <w:r>
          <w:rPr>
            <w:rFonts w:hint="eastAsia"/>
            <w:sz w:val="24"/>
            <w:lang w:val="en-US" w:eastAsia="ko-KR"/>
          </w:rPr>
          <w:t>from</w:t>
        </w:r>
        <w:r>
          <w:rPr>
            <w:rFonts w:hint="eastAsia"/>
            <w:sz w:val="24"/>
            <w:lang w:val="en-US" w:eastAsia="ko-KR"/>
          </w:rPr>
          <w:t>과</w:t>
        </w:r>
        <w:r>
          <w:rPr>
            <w:rFonts w:hint="eastAsia"/>
            <w:sz w:val="24"/>
            <w:lang w:val="en-US" w:eastAsia="ko-KR"/>
          </w:rPr>
          <w:t xml:space="preserve"> import</w:t>
        </w:r>
        <w:r>
          <w:rPr>
            <w:rFonts w:hint="eastAsia"/>
            <w:sz w:val="24"/>
            <w:lang w:val="en-US" w:eastAsia="ko-KR"/>
          </w:rPr>
          <w:t>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프로그램을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작성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부여되는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색깔로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있듯이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파이썬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키워드입니다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7"/>
        </w:numPr>
        <w:spacing w:before="240" w:after="0"/>
        <w:ind w:leftChars="0"/>
        <w:rPr>
          <w:ins w:id="4217" w:author="박윤수" w:date="2014-08-23T00:19:00Z"/>
          <w:sz w:val="24"/>
          <w:lang w:val="en-US" w:eastAsia="ko-KR"/>
        </w:rPr>
      </w:pPr>
      <w:ins w:id="4218" w:author="박윤수" w:date="2014-08-23T00:19:00Z">
        <w:r>
          <w:rPr>
            <w:sz w:val="24"/>
            <w:lang w:val="en-US" w:eastAsia="ko-KR"/>
          </w:rPr>
          <w:t>“</w:t>
        </w:r>
        <w:r>
          <w:rPr>
            <w:rFonts w:hint="eastAsia"/>
            <w:sz w:val="24"/>
            <w:lang w:val="en-US" w:eastAsia="ko-KR"/>
          </w:rPr>
          <w:t>useful</w:t>
        </w:r>
        <w:r>
          <w:rPr>
            <w:sz w:val="24"/>
            <w:lang w:val="en-US" w:eastAsia="ko-KR"/>
          </w:rPr>
          <w:t>”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팩키지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몇몇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함수들은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로봇이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시작하는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예상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방향으로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위치하지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않는다면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예기치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못한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결과를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가져올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실제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파이썬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가져올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비슷한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일이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종종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생길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모듈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적절하게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사용하기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위한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점검사항에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대해서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충분히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인지해야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합니다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sz w:val="24"/>
            <w:lang w:val="en-US" w:eastAsia="ko-KR"/>
          </w:rPr>
          <w:t>“</w:t>
        </w:r>
        <w:r>
          <w:rPr>
            <w:rFonts w:hint="eastAsia"/>
            <w:sz w:val="24"/>
            <w:lang w:val="en-US" w:eastAsia="ko-KR"/>
          </w:rPr>
          <w:t>useful</w:t>
        </w:r>
        <w:r>
          <w:rPr>
            <w:sz w:val="24"/>
            <w:lang w:val="en-US" w:eastAsia="ko-KR"/>
          </w:rPr>
          <w:t>”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대해서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이러한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점검사항에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대해서는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말하지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않을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것입니다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스스로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몇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개의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프로그램을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작성하다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보면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알게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것입니다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Pr="00CC465C" w:rsidRDefault="00AF2823" w:rsidP="00AF2823">
      <w:pPr>
        <w:rPr>
          <w:ins w:id="4219" w:author="박윤수" w:date="2014-08-23T00:19:00Z"/>
          <w:lang w:val="en-US" w:eastAsia="ko-KR"/>
        </w:rPr>
      </w:pPr>
    </w:p>
    <w:p w:rsidR="00AF2823" w:rsidRPr="0033195D" w:rsidRDefault="00AF2823" w:rsidP="00AF2823">
      <w:pPr>
        <w:pStyle w:val="affc"/>
        <w:numPr>
          <w:ilvl w:val="0"/>
          <w:numId w:val="36"/>
        </w:numPr>
        <w:spacing w:before="240" w:after="0"/>
        <w:ind w:leftChars="0"/>
        <w:rPr>
          <w:ins w:id="4220" w:author="박윤수" w:date="2014-08-23T00:19:00Z"/>
          <w:b/>
          <w:color w:val="0070C0"/>
          <w:sz w:val="24"/>
          <w:lang w:val="en-US" w:eastAsia="ko-KR"/>
        </w:rPr>
      </w:pPr>
      <w:ins w:id="4221" w:author="박윤수" w:date="2014-08-23T00:19:00Z">
        <w:r w:rsidRPr="00D21A89">
          <w:rPr>
            <w:rFonts w:hint="eastAsia"/>
            <w:b/>
            <w:color w:val="0070C0"/>
            <w:sz w:val="24"/>
            <w:lang w:val="en-US" w:eastAsia="ko-KR"/>
          </w:rPr>
          <w:t>동일한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이름을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사용하고자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한다면</w:t>
        </w:r>
      </w:ins>
    </w:p>
    <w:p w:rsidR="00AF2823" w:rsidRDefault="00AF2823" w:rsidP="00AF2823">
      <w:pPr>
        <w:spacing w:before="240" w:after="0"/>
        <w:rPr>
          <w:ins w:id="4222" w:author="박윤수" w:date="2014-08-23T00:19:00Z"/>
          <w:sz w:val="24"/>
          <w:lang w:val="en-US" w:eastAsia="ko-KR"/>
        </w:rPr>
      </w:pPr>
      <w:ins w:id="4223" w:author="박윤수" w:date="2014-08-23T00:19:00Z">
        <w:r>
          <w:rPr>
            <w:sz w:val="24"/>
            <w:lang w:val="en-US" w:eastAsia="ko-KR"/>
          </w:rPr>
          <w:t>“</w:t>
        </w:r>
        <w:r>
          <w:rPr>
            <w:rFonts w:hint="eastAsia"/>
            <w:sz w:val="24"/>
            <w:lang w:val="en-US" w:eastAsia="ko-KR"/>
          </w:rPr>
          <w:t>useful</w:t>
        </w:r>
        <w:r>
          <w:rPr>
            <w:sz w:val="24"/>
            <w:lang w:val="en-US" w:eastAsia="ko-KR"/>
          </w:rPr>
          <w:t>”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내부에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것과는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별개로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다른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의미를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sz w:val="24"/>
            <w:lang w:val="en-US" w:eastAsia="ko-KR"/>
          </w:rPr>
          <w:t>“</w:t>
        </w:r>
        <w:r>
          <w:rPr>
            <w:rFonts w:hint="eastAsia"/>
            <w:sz w:val="24"/>
            <w:lang w:val="en-US" w:eastAsia="ko-KR"/>
          </w:rPr>
          <w:t>turn_right</w:t>
        </w:r>
        <w:r>
          <w:rPr>
            <w:sz w:val="24"/>
            <w:lang w:val="en-US" w:eastAsia="ko-KR"/>
          </w:rPr>
          <w:t>”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이름을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함수를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정의하고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한다고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가정합시다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이를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위해서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몇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가지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방법이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8"/>
        </w:numPr>
        <w:spacing w:before="240" w:after="0"/>
        <w:ind w:leftChars="0"/>
        <w:rPr>
          <w:ins w:id="4224" w:author="박윤수" w:date="2014-08-23T00:19:00Z"/>
          <w:sz w:val="24"/>
          <w:lang w:val="en-US" w:eastAsia="ko-KR"/>
        </w:rPr>
      </w:pPr>
      <w:ins w:id="4225" w:author="박윤수" w:date="2014-08-23T00:19:00Z">
        <w:r>
          <w:rPr>
            <w:rFonts w:hint="eastAsia"/>
            <w:sz w:val="24"/>
            <w:lang w:val="en-US" w:eastAsia="ko-KR"/>
          </w:rPr>
          <w:t xml:space="preserve">import useful </w:t>
        </w:r>
        <w:r>
          <w:rPr>
            <w:rFonts w:hint="eastAsia"/>
            <w:sz w:val="24"/>
            <w:lang w:val="en-US" w:eastAsia="ko-KR"/>
          </w:rPr>
          <w:t>문을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이를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위해서</w:t>
        </w:r>
        <w:r>
          <w:rPr>
            <w:rFonts w:hint="eastAsia"/>
            <w:sz w:val="24"/>
            <w:lang w:val="en-US" w:eastAsia="ko-KR"/>
          </w:rPr>
          <w:t>, useful</w:t>
        </w:r>
        <w:r>
          <w:rPr>
            <w:rFonts w:hint="eastAsia"/>
            <w:sz w:val="24"/>
            <w:lang w:val="en-US" w:eastAsia="ko-KR"/>
          </w:rPr>
          <w:t>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각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앞에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추가할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필요가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예를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들어</w:t>
        </w:r>
        <w:r>
          <w:rPr>
            <w:rFonts w:hint="eastAsia"/>
            <w:sz w:val="24"/>
            <w:lang w:val="en-US" w:eastAsia="ko-KR"/>
          </w:rPr>
          <w:t>,</w:t>
        </w:r>
      </w:ins>
    </w:p>
    <w:p w:rsidR="00AF2823" w:rsidRPr="00944A52" w:rsidRDefault="00AF2823" w:rsidP="00AF2823">
      <w:pPr>
        <w:pStyle w:val="affc"/>
        <w:spacing w:before="240" w:after="0"/>
        <w:ind w:leftChars="0" w:left="1367"/>
        <w:rPr>
          <w:ins w:id="4226" w:author="박윤수" w:date="2014-08-23T00:19:00Z"/>
          <w:sz w:val="24"/>
          <w:lang w:val="en-US" w:eastAsia="ko-KR"/>
        </w:rPr>
      </w:pPr>
      <w:ins w:id="4227" w:author="박윤수" w:date="2014-08-23T00:19:00Z">
        <w:r>
          <w:rPr>
            <w:rFonts w:hint="eastAsia"/>
            <w:sz w:val="24"/>
            <w:lang w:val="en-US" w:eastAsia="ko-KR"/>
          </w:rPr>
          <w:t xml:space="preserve">useful.turn_right(), turn_right() </w:t>
        </w:r>
        <w:r>
          <w:rPr>
            <w:rFonts w:hint="eastAsia"/>
            <w:sz w:val="24"/>
            <w:lang w:val="en-US" w:eastAsia="ko-KR"/>
          </w:rPr>
          <w:t>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각각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다른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명령문입니다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첫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번째는</w:t>
        </w:r>
        <w:r>
          <w:rPr>
            <w:rFonts w:hint="eastAsia"/>
            <w:sz w:val="24"/>
            <w:lang w:val="en-US" w:eastAsia="ko-KR"/>
          </w:rPr>
          <w:t xml:space="preserve"> useful </w:t>
        </w:r>
        <w:r>
          <w:rPr>
            <w:rFonts w:hint="eastAsia"/>
            <w:sz w:val="24"/>
            <w:lang w:val="en-US" w:eastAsia="ko-KR"/>
          </w:rPr>
          <w:t>모듈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내부에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것이고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번째는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다른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곳에서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여러분이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함수입니다</w:t>
        </w:r>
        <w:r>
          <w:rPr>
            <w:rFonts w:hint="eastAsia"/>
            <w:sz w:val="24"/>
            <w:lang w:val="en-US" w:eastAsia="ko-KR"/>
          </w:rPr>
          <w:t>. useful.</w:t>
        </w:r>
        <w:r>
          <w:rPr>
            <w:rFonts w:hint="eastAsia"/>
            <w:sz w:val="24"/>
            <w:lang w:val="en-US" w:eastAsia="ko-KR"/>
          </w:rPr>
          <w:t>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각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앞에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붙여서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독자는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명령문이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정의된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바로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38"/>
        </w:numPr>
        <w:spacing w:before="240" w:after="0"/>
        <w:ind w:leftChars="0"/>
        <w:rPr>
          <w:ins w:id="4228" w:author="박윤수" w:date="2014-08-23T00:19:00Z"/>
          <w:sz w:val="24"/>
          <w:lang w:val="en-US" w:eastAsia="ko-KR"/>
        </w:rPr>
      </w:pPr>
      <w:ins w:id="4229" w:author="박윤수" w:date="2014-08-23T00:19:00Z">
        <w:r>
          <w:rPr>
            <w:rFonts w:hint="eastAsia"/>
            <w:sz w:val="24"/>
            <w:lang w:val="en-US" w:eastAsia="ko-KR"/>
          </w:rPr>
          <w:lastRenderedPageBreak/>
          <w:t>비슷한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수행하는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번째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방법은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다음과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같습니다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Pr="00944A52" w:rsidRDefault="00AF2823" w:rsidP="00AF2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Chars="600" w:left="1320"/>
        <w:rPr>
          <w:ins w:id="4230" w:author="박윤수" w:date="2014-08-23T00:19:00Z"/>
          <w:sz w:val="24"/>
          <w:lang w:val="en-US" w:eastAsia="ko-KR"/>
        </w:rPr>
      </w:pPr>
      <w:ins w:id="4231" w:author="박윤수" w:date="2014-08-23T00:19:00Z">
        <w:r w:rsidRPr="00944A52">
          <w:rPr>
            <w:sz w:val="24"/>
            <w:lang w:val="en-US" w:eastAsia="ko-KR"/>
          </w:rPr>
          <w:t xml:space="preserve"># </w:t>
        </w:r>
        <w:r>
          <w:rPr>
            <w:rFonts w:hint="eastAsia"/>
            <w:sz w:val="24"/>
            <w:lang w:val="en-US" w:eastAsia="ko-KR"/>
          </w:rPr>
          <w:t>다음은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불어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사용자에게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유용합니다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Pr="00944A52" w:rsidRDefault="00AF2823" w:rsidP="00AF2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Chars="600" w:left="1320"/>
        <w:rPr>
          <w:ins w:id="4232" w:author="박윤수" w:date="2014-08-23T00:19:00Z"/>
          <w:sz w:val="24"/>
          <w:lang w:val="en-US" w:eastAsia="ko-KR"/>
        </w:rPr>
      </w:pPr>
      <w:ins w:id="4233" w:author="박윤수" w:date="2014-08-23T00:19:00Z">
        <w:r w:rsidRPr="00944A52">
          <w:rPr>
            <w:sz w:val="24"/>
            <w:lang w:val="en-US" w:eastAsia="ko-KR"/>
          </w:rPr>
          <w:t>from useful import turn_right as vire_a_droite</w:t>
        </w:r>
      </w:ins>
    </w:p>
    <w:p w:rsidR="00AF2823" w:rsidRPr="00944A52" w:rsidRDefault="00AF2823" w:rsidP="00AF2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Chars="600" w:left="1320"/>
        <w:rPr>
          <w:ins w:id="4234" w:author="박윤수" w:date="2014-08-23T00:19:00Z"/>
          <w:sz w:val="24"/>
          <w:lang w:val="en-US" w:eastAsia="ko-KR"/>
        </w:rPr>
      </w:pPr>
    </w:p>
    <w:p w:rsidR="00AF2823" w:rsidRPr="00944A52" w:rsidRDefault="00AF2823" w:rsidP="00AF2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Chars="600" w:left="1320"/>
        <w:rPr>
          <w:ins w:id="4235" w:author="박윤수" w:date="2014-08-23T00:19:00Z"/>
          <w:sz w:val="24"/>
          <w:lang w:val="en-US" w:eastAsia="ko-KR"/>
        </w:rPr>
      </w:pPr>
      <w:ins w:id="4236" w:author="박윤수" w:date="2014-08-23T00:19:00Z">
        <w:r w:rsidRPr="00944A52">
          <w:rPr>
            <w:sz w:val="24"/>
            <w:lang w:val="en-US" w:eastAsia="ko-KR"/>
          </w:rPr>
          <w:t xml:space="preserve"># </w:t>
        </w:r>
        <w:r>
          <w:rPr>
            <w:rFonts w:hint="eastAsia"/>
            <w:sz w:val="24"/>
            <w:lang w:val="en-US" w:eastAsia="ko-KR"/>
          </w:rPr>
          <w:t>아래와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같이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사용하세요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Pr="00944A52" w:rsidRDefault="00AF2823" w:rsidP="00AF2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Chars="600" w:left="1320"/>
        <w:rPr>
          <w:ins w:id="4237" w:author="박윤수" w:date="2014-08-23T00:19:00Z"/>
          <w:sz w:val="24"/>
          <w:lang w:val="en-US" w:eastAsia="ko-KR"/>
        </w:rPr>
      </w:pPr>
      <w:ins w:id="4238" w:author="박윤수" w:date="2014-08-23T00:19:00Z">
        <w:r w:rsidRPr="00944A52">
          <w:rPr>
            <w:sz w:val="24"/>
            <w:lang w:val="en-US" w:eastAsia="ko-KR"/>
          </w:rPr>
          <w:t>vire_a_droite()</w:t>
        </w:r>
      </w:ins>
    </w:p>
    <w:p w:rsidR="00AF2823" w:rsidRPr="00944A52" w:rsidRDefault="00AF2823" w:rsidP="00AF2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Chars="600" w:left="1320"/>
        <w:rPr>
          <w:ins w:id="4239" w:author="박윤수" w:date="2014-08-23T00:19:00Z"/>
          <w:sz w:val="24"/>
          <w:lang w:val="en-US" w:eastAsia="ko-KR"/>
        </w:rPr>
      </w:pPr>
      <w:ins w:id="4240" w:author="박윤수" w:date="2014-08-23T00:19:00Z">
        <w:r w:rsidRPr="00944A52">
          <w:rPr>
            <w:sz w:val="24"/>
            <w:lang w:val="en-US" w:eastAsia="ko-KR"/>
          </w:rPr>
          <w:t>turn_off()</w:t>
        </w:r>
      </w:ins>
    </w:p>
    <w:p w:rsidR="00AF2823" w:rsidRPr="0051319D" w:rsidRDefault="00AF2823" w:rsidP="00AF2823">
      <w:pPr>
        <w:spacing w:before="240" w:after="0"/>
        <w:rPr>
          <w:ins w:id="4241" w:author="박윤수" w:date="2014-08-23T00:19:00Z"/>
          <w:lang w:val="en-US" w:eastAsia="ko-KR"/>
        </w:rPr>
      </w:pPr>
      <w:ins w:id="4242" w:author="박윤수" w:date="2014-08-23T00:19:00Z">
        <w:r>
          <w:rPr>
            <w:rFonts w:hint="eastAsia"/>
            <w:sz w:val="24"/>
            <w:lang w:val="en-US" w:eastAsia="ko-KR"/>
          </w:rPr>
          <w:t xml:space="preserve">as </w:t>
        </w:r>
        <w:r>
          <w:rPr>
            <w:rFonts w:hint="eastAsia"/>
            <w:sz w:val="24"/>
            <w:lang w:val="en-US" w:eastAsia="ko-KR"/>
          </w:rPr>
          <w:t>단어는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거의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파이썬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키워드입니다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파이썬의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다음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버전에서는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키워드가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것입니다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변수</w:t>
        </w:r>
        <w:r>
          <w:rPr>
            <w:rFonts w:hint="eastAsia"/>
            <w:sz w:val="24"/>
            <w:lang w:val="en-US" w:eastAsia="ko-KR"/>
          </w:rPr>
          <w:t>(variable)</w:t>
        </w:r>
        <w:r>
          <w:rPr>
            <w:rFonts w:hint="eastAsia"/>
            <w:sz w:val="24"/>
            <w:lang w:val="en-US" w:eastAsia="ko-KR"/>
          </w:rPr>
          <w:t>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논의할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스테이트먼트</w:t>
        </w:r>
        <w:r>
          <w:rPr>
            <w:rFonts w:hint="eastAsia"/>
            <w:sz w:val="24"/>
            <w:lang w:val="en-US" w:eastAsia="ko-KR"/>
          </w:rPr>
          <w:t>(statement)</w:t>
        </w:r>
        <w:r>
          <w:rPr>
            <w:rFonts w:hint="eastAsia"/>
            <w:sz w:val="24"/>
            <w:lang w:val="en-US" w:eastAsia="ko-KR"/>
          </w:rPr>
          <w:t>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의미하는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바를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설명할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것입니다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Pr="0033195D" w:rsidRDefault="00AF2823" w:rsidP="00AF2823">
      <w:pPr>
        <w:pStyle w:val="affc"/>
        <w:numPr>
          <w:ilvl w:val="0"/>
          <w:numId w:val="36"/>
        </w:numPr>
        <w:spacing w:before="240" w:after="0"/>
        <w:ind w:leftChars="0"/>
        <w:rPr>
          <w:ins w:id="4243" w:author="박윤수" w:date="2014-08-23T00:19:00Z"/>
          <w:b/>
          <w:color w:val="0070C0"/>
          <w:sz w:val="24"/>
          <w:lang w:val="en-US" w:eastAsia="ko-KR"/>
        </w:rPr>
      </w:pPr>
      <w:ins w:id="4244" w:author="박윤수" w:date="2014-08-23T00:19:00Z">
        <w:r w:rsidRPr="00D21A89">
          <w:rPr>
            <w:rFonts w:hint="eastAsia"/>
            <w:b/>
            <w:color w:val="0070C0"/>
            <w:sz w:val="24"/>
            <w:lang w:val="en-US" w:eastAsia="ko-KR"/>
          </w:rPr>
          <w:t>아마도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결국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그렇게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유용하지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않을</w:t>
        </w:r>
        <w:r w:rsidRPr="00D21A89">
          <w:rPr>
            <w:b/>
            <w:color w:val="0070C0"/>
            <w:sz w:val="24"/>
            <w:lang w:val="en-US"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듯</w:t>
        </w:r>
      </w:ins>
    </w:p>
    <w:p w:rsidR="00AF2823" w:rsidRDefault="00AF2823" w:rsidP="00AF2823">
      <w:pPr>
        <w:spacing w:before="240" w:after="0"/>
        <w:rPr>
          <w:ins w:id="4245" w:author="박윤수" w:date="2014-08-23T00:19:00Z"/>
          <w:lang w:val="en-US" w:eastAsia="ko-KR"/>
        </w:rPr>
      </w:pPr>
      <w:ins w:id="4246" w:author="박윤수" w:date="2014-08-23T00:19:00Z">
        <w:r>
          <w:rPr>
            <w:rFonts w:hint="eastAsia"/>
            <w:lang w:val="en-US" w:eastAsia="ko-KR"/>
          </w:rPr>
          <w:t>자신만의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프로그램을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작성할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때</w:t>
        </w:r>
        <w:r>
          <w:rPr>
            <w:rFonts w:hint="eastAsia"/>
            <w:lang w:val="en-US" w:eastAsia="ko-KR"/>
          </w:rPr>
          <w:t xml:space="preserve">, </w:t>
        </w:r>
        <w:r>
          <w:rPr>
            <w:lang w:val="en-US" w:eastAsia="ko-KR"/>
          </w:rPr>
          <w:t>“</w:t>
        </w:r>
        <w:r>
          <w:rPr>
            <w:rFonts w:hint="eastAsia"/>
            <w:lang w:val="en-US" w:eastAsia="ko-KR"/>
          </w:rPr>
          <w:t>useful</w:t>
        </w:r>
        <w:r>
          <w:rPr>
            <w:lang w:val="en-US" w:eastAsia="ko-KR"/>
          </w:rPr>
          <w:t>”</w:t>
        </w:r>
        <w:r>
          <w:rPr>
            <w:rFonts w:hint="eastAsia"/>
            <w:lang w:val="en-US" w:eastAsia="ko-KR"/>
          </w:rPr>
          <w:t>모듈의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진정한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유용성을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생각한다면</w:t>
        </w:r>
        <w:r>
          <w:rPr>
            <w:rFonts w:hint="eastAsia"/>
            <w:lang w:val="en-US" w:eastAsia="ko-KR"/>
          </w:rPr>
          <w:t xml:space="preserve">, </w:t>
        </w:r>
        <w:r>
          <w:rPr>
            <w:rFonts w:hint="eastAsia"/>
            <w:lang w:val="en-US" w:eastAsia="ko-KR"/>
          </w:rPr>
          <w:t>결국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너무나도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제한되어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있어서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유용하게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사용하지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못할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것이라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생각할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 xml:space="preserve">. </w:t>
        </w:r>
        <w:r w:rsidRPr="00D21A89">
          <w:rPr>
            <w:rFonts w:hint="eastAsia"/>
            <w:lang w:val="en-US" w:eastAsia="ko-KR"/>
          </w:rPr>
          <w:t>다음</w:t>
        </w:r>
        <w:r w:rsidRPr="00D21A89">
          <w:rPr>
            <w:lang w:val="en-US" w:eastAsia="ko-KR"/>
          </w:rPr>
          <w:t xml:space="preserve"> </w:t>
        </w:r>
        <w:r w:rsidRPr="00D21A89">
          <w:rPr>
            <w:rFonts w:hint="eastAsia"/>
            <w:lang w:val="en-US" w:eastAsia="ko-KR"/>
          </w:rPr>
          <w:t>프로그램을</w:t>
        </w:r>
        <w:r w:rsidRPr="00D21A89">
          <w:rPr>
            <w:lang w:val="en-US" w:eastAsia="ko-KR"/>
          </w:rPr>
          <w:t xml:space="preserve"> </w:t>
        </w:r>
        <w:r w:rsidRPr="00D21A89">
          <w:rPr>
            <w:rFonts w:hint="eastAsia"/>
            <w:lang w:val="en-US" w:eastAsia="ko-KR"/>
          </w:rPr>
          <w:t>작성하는</w:t>
        </w:r>
        <w:r w:rsidRPr="00D21A89">
          <w:rPr>
            <w:lang w:val="en-US" w:eastAsia="ko-KR"/>
          </w:rPr>
          <w:t xml:space="preserve"> </w:t>
        </w:r>
        <w:r w:rsidRPr="00D21A89">
          <w:rPr>
            <w:rFonts w:hint="eastAsia"/>
            <w:lang w:val="en-US" w:eastAsia="ko-KR"/>
          </w:rPr>
          <w:t>것이</w:t>
        </w:r>
        <w:r w:rsidRPr="00D21A89">
          <w:rPr>
            <w:lang w:val="en-US" w:eastAsia="ko-KR"/>
          </w:rPr>
          <w:t xml:space="preserve"> </w:t>
        </w:r>
        <w:r w:rsidRPr="00D21A89">
          <w:rPr>
            <w:rFonts w:hint="eastAsia"/>
            <w:lang w:val="en-US" w:eastAsia="ko-KR"/>
          </w:rPr>
          <w:t>이를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반영할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있습니다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33195D" w:rsidRDefault="00AF2823" w:rsidP="00AF2823">
      <w:pPr>
        <w:spacing w:after="0"/>
        <w:rPr>
          <w:ins w:id="4247" w:author="박윤수" w:date="2014-08-23T00:19:00Z"/>
          <w:color w:val="00B050"/>
          <w:lang w:val="en-US" w:eastAsia="ko-KR"/>
        </w:rPr>
      </w:pPr>
      <w:ins w:id="4248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모듈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가져오기</w:t>
        </w:r>
      </w:ins>
    </w:p>
    <w:p w:rsidR="00AF2823" w:rsidRPr="0051319D" w:rsidRDefault="00AF2823" w:rsidP="00AF2823">
      <w:pPr>
        <w:spacing w:after="0"/>
        <w:rPr>
          <w:ins w:id="4249" w:author="박윤수" w:date="2014-08-23T00:19:00Z"/>
          <w:lang w:val="en-US" w:eastAsia="ko-KR"/>
        </w:rPr>
      </w:pPr>
      <w:ins w:id="4250" w:author="박윤수" w:date="2014-08-23T00:19:00Z">
        <w:r w:rsidRPr="00CA645F">
          <w:rPr>
            <w:color w:val="0070C0"/>
            <w:lang w:val="en-US" w:eastAsia="ko-KR"/>
          </w:rPr>
          <w:t>import</w:t>
        </w:r>
        <w:r w:rsidRPr="0051319D">
          <w:rPr>
            <w:lang w:val="en-US" w:eastAsia="ko-KR"/>
          </w:rPr>
          <w:t xml:space="preserve"> useful </w:t>
        </w:r>
        <w:r w:rsidRPr="00D21A89">
          <w:rPr>
            <w:color w:val="0070C0"/>
            <w:lang w:val="en-US" w:eastAsia="ko-KR"/>
          </w:rPr>
          <w:t>as</w:t>
        </w:r>
        <w:r w:rsidRPr="0051319D">
          <w:rPr>
            <w:lang w:val="en-US" w:eastAsia="ko-KR"/>
          </w:rPr>
          <w:t xml:space="preserve"> not_so_useful_after_all</w:t>
        </w:r>
      </w:ins>
    </w:p>
    <w:p w:rsidR="00AF2823" w:rsidRPr="00CA645F" w:rsidRDefault="00AF2823" w:rsidP="00AF2823">
      <w:pPr>
        <w:spacing w:before="240" w:after="0"/>
        <w:rPr>
          <w:ins w:id="4251" w:author="박윤수" w:date="2014-08-23T00:19:00Z"/>
          <w:color w:val="00B050"/>
          <w:lang w:val="en-US" w:eastAsia="ko-KR"/>
        </w:rPr>
      </w:pPr>
      <w:ins w:id="4252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다양한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명령문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함수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사용하기</w:t>
        </w:r>
      </w:ins>
    </w:p>
    <w:p w:rsidR="00AF2823" w:rsidRPr="0051319D" w:rsidRDefault="00AF2823" w:rsidP="00AF2823">
      <w:pPr>
        <w:spacing w:after="0"/>
        <w:rPr>
          <w:ins w:id="4253" w:author="박윤수" w:date="2014-08-23T00:19:00Z"/>
          <w:lang w:val="en-US" w:eastAsia="ko-KR"/>
        </w:rPr>
      </w:pPr>
      <w:ins w:id="4254" w:author="박윤수" w:date="2014-08-23T00:19:00Z">
        <w:r w:rsidRPr="0051319D">
          <w:rPr>
            <w:lang w:val="en-US" w:eastAsia="ko-KR"/>
          </w:rPr>
          <w:t>not_so_useful_after_all.turn_right()</w:t>
        </w:r>
      </w:ins>
    </w:p>
    <w:p w:rsidR="00AF2823" w:rsidRPr="0051319D" w:rsidRDefault="00AF2823" w:rsidP="00AF2823">
      <w:pPr>
        <w:spacing w:after="0"/>
        <w:rPr>
          <w:ins w:id="4255" w:author="박윤수" w:date="2014-08-23T00:19:00Z"/>
          <w:lang w:val="en-US" w:eastAsia="ko-KR"/>
        </w:rPr>
      </w:pPr>
      <w:ins w:id="4256" w:author="박윤수" w:date="2014-08-23T00:19:00Z">
        <w:r w:rsidRPr="0051319D">
          <w:rPr>
            <w:lang w:val="en-US" w:eastAsia="ko-KR"/>
          </w:rPr>
          <w:t>not_so_useful_after_all.turn_around()</w:t>
        </w:r>
      </w:ins>
    </w:p>
    <w:p w:rsidR="00AF2823" w:rsidRDefault="00AF2823" w:rsidP="00AF2823">
      <w:pPr>
        <w:spacing w:after="0"/>
        <w:rPr>
          <w:ins w:id="4257" w:author="박윤수" w:date="2014-08-23T00:19:00Z"/>
          <w:lang w:val="en-US" w:eastAsia="ko-KR"/>
        </w:rPr>
      </w:pPr>
      <w:ins w:id="4258" w:author="박윤수" w:date="2014-08-23T00:19:00Z">
        <w:r w:rsidRPr="0051319D">
          <w:rPr>
            <w:lang w:val="en-US" w:eastAsia="ko-KR"/>
          </w:rPr>
          <w:t>turn_off()</w:t>
        </w:r>
      </w:ins>
    </w:p>
    <w:p w:rsidR="00AF2823" w:rsidRDefault="00AF2823" w:rsidP="00AF2823">
      <w:pPr>
        <w:spacing w:before="240" w:after="0"/>
        <w:rPr>
          <w:ins w:id="4259" w:author="박윤수" w:date="2014-08-23T00:19:00Z"/>
          <w:lang w:val="en-US" w:eastAsia="ko-KR"/>
        </w:rPr>
      </w:pPr>
      <w:ins w:id="4260" w:author="박윤수" w:date="2014-08-23T00:19:00Z">
        <w:r>
          <w:rPr>
            <w:rFonts w:hint="eastAsia"/>
            <w:lang w:val="en-US" w:eastAsia="ko-KR"/>
          </w:rPr>
          <w:t>실제에서</w:t>
        </w:r>
        <w:r>
          <w:rPr>
            <w:rFonts w:hint="eastAsia"/>
            <w:lang w:val="en-US" w:eastAsia="ko-KR"/>
          </w:rPr>
          <w:t xml:space="preserve">, import </w:t>
        </w:r>
        <w:r>
          <w:rPr>
            <w:rFonts w:hint="eastAsia"/>
            <w:lang w:val="en-US" w:eastAsia="ko-KR"/>
          </w:rPr>
          <w:t>스테이트먼트의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정상적인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사용의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모습은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다음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줄을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더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잘</w:t>
        </w:r>
        <w:r>
          <w:rPr>
            <w:rFonts w:hint="eastAsia"/>
            <w:lang w:val="en-US" w:eastAsia="ko-KR"/>
          </w:rPr>
          <w:t xml:space="preserve"> </w:t>
        </w:r>
        <w:r>
          <w:rPr>
            <w:rFonts w:hint="eastAsia"/>
            <w:lang w:val="en-US" w:eastAsia="ko-KR"/>
          </w:rPr>
          <w:t>보여줍니다</w:t>
        </w:r>
        <w:r>
          <w:rPr>
            <w:rFonts w:hint="eastAsia"/>
            <w:lang w:val="en-US" w:eastAsia="ko-KR"/>
          </w:rPr>
          <w:t>.</w:t>
        </w:r>
      </w:ins>
    </w:p>
    <w:p w:rsidR="00AF2823" w:rsidRPr="00CA645F" w:rsidRDefault="00AF2823" w:rsidP="00AF2823">
      <w:pPr>
        <w:spacing w:after="0"/>
        <w:rPr>
          <w:ins w:id="4261" w:author="박윤수" w:date="2014-08-23T00:19:00Z"/>
          <w:color w:val="00B050"/>
          <w:lang w:val="en-US" w:eastAsia="ko-KR"/>
        </w:rPr>
      </w:pPr>
      <w:ins w:id="4262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모듈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가져오기</w:t>
        </w:r>
      </w:ins>
    </w:p>
    <w:p w:rsidR="00AF2823" w:rsidRDefault="00AF2823" w:rsidP="00AF2823">
      <w:pPr>
        <w:spacing w:after="0"/>
        <w:rPr>
          <w:ins w:id="4263" w:author="박윤수" w:date="2014-08-23T00:19:00Z"/>
          <w:lang w:val="en-US" w:eastAsia="ko-KR"/>
        </w:rPr>
      </w:pPr>
      <w:ins w:id="4264" w:author="박윤수" w:date="2014-08-23T00:19:00Z">
        <w:r w:rsidRPr="00CA645F">
          <w:rPr>
            <w:color w:val="0070C0"/>
            <w:lang w:val="en-US" w:eastAsia="ko-KR"/>
          </w:rPr>
          <w:t>import</w:t>
        </w:r>
        <w:r w:rsidRPr="0051319D">
          <w:rPr>
            <w:lang w:val="en-US" w:eastAsia="ko-KR"/>
          </w:rPr>
          <w:t xml:space="preserve"> </w:t>
        </w:r>
        <w:r w:rsidRPr="00006515">
          <w:rPr>
            <w:lang w:val="en-US" w:eastAsia="ko-KR"/>
          </w:rPr>
          <w:t>module_with_very_very_very_long_name as short_name</w:t>
        </w:r>
      </w:ins>
    </w:p>
    <w:p w:rsidR="00AF2823" w:rsidRPr="00CA645F" w:rsidRDefault="00AF2823" w:rsidP="00AF2823">
      <w:pPr>
        <w:spacing w:before="240" w:after="0"/>
        <w:rPr>
          <w:ins w:id="4265" w:author="박윤수" w:date="2014-08-23T00:19:00Z"/>
          <w:color w:val="00B050"/>
          <w:lang w:val="en-US" w:eastAsia="ko-KR"/>
        </w:rPr>
      </w:pPr>
      <w:ins w:id="4266" w:author="박윤수" w:date="2014-08-23T00:19:00Z">
        <w:r w:rsidRPr="00D21A89">
          <w:rPr>
            <w:color w:val="00B050"/>
            <w:lang w:val="en-US" w:eastAsia="ko-KR"/>
          </w:rPr>
          <w:t xml:space="preserve"># </w:t>
        </w:r>
        <w:r w:rsidRPr="00D21A89">
          <w:rPr>
            <w:rFonts w:hint="eastAsia"/>
            <w:color w:val="00B050"/>
            <w:lang w:val="en-US" w:eastAsia="ko-KR"/>
          </w:rPr>
          <w:t>다양한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명령문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함수</w:t>
        </w:r>
        <w:r w:rsidRPr="00D21A89">
          <w:rPr>
            <w:color w:val="00B050"/>
            <w:lang w:val="en-US" w:eastAsia="ko-KR"/>
          </w:rPr>
          <w:t xml:space="preserve"> </w:t>
        </w:r>
        <w:r w:rsidRPr="00D21A89">
          <w:rPr>
            <w:rFonts w:hint="eastAsia"/>
            <w:color w:val="00B050"/>
            <w:lang w:val="en-US" w:eastAsia="ko-KR"/>
          </w:rPr>
          <w:t>사용하기</w:t>
        </w:r>
      </w:ins>
    </w:p>
    <w:p w:rsidR="00AF2823" w:rsidRPr="00006515" w:rsidRDefault="00AF2823" w:rsidP="00AF2823">
      <w:pPr>
        <w:spacing w:after="0"/>
        <w:rPr>
          <w:ins w:id="4267" w:author="박윤수" w:date="2014-08-23T00:19:00Z"/>
          <w:lang w:val="en-US" w:eastAsia="ko-KR"/>
        </w:rPr>
      </w:pPr>
      <w:ins w:id="4268" w:author="박윤수" w:date="2014-08-23T00:19:00Z">
        <w:r w:rsidRPr="00006515">
          <w:rPr>
            <w:lang w:val="en-US" w:eastAsia="ko-KR"/>
          </w:rPr>
          <w:t>short_name.instruction1()</w:t>
        </w:r>
      </w:ins>
    </w:p>
    <w:p w:rsidR="00AF2823" w:rsidRPr="0051319D" w:rsidRDefault="00AF2823" w:rsidP="00AF2823">
      <w:pPr>
        <w:spacing w:after="0"/>
        <w:rPr>
          <w:ins w:id="4269" w:author="박윤수" w:date="2014-08-23T00:19:00Z"/>
          <w:lang w:val="en-US" w:eastAsia="ko-KR"/>
        </w:rPr>
      </w:pPr>
      <w:ins w:id="4270" w:author="박윤수" w:date="2014-08-23T00:19:00Z">
        <w:r w:rsidRPr="00006515">
          <w:rPr>
            <w:lang w:val="en-US" w:eastAsia="ko-KR"/>
          </w:rPr>
          <w:t>short_name.instruction2()</w:t>
        </w:r>
      </w:ins>
    </w:p>
    <w:p w:rsidR="00AF2823" w:rsidRPr="0033195D" w:rsidRDefault="00AF2823" w:rsidP="00AF2823">
      <w:pPr>
        <w:pStyle w:val="affc"/>
        <w:numPr>
          <w:ilvl w:val="0"/>
          <w:numId w:val="36"/>
        </w:numPr>
        <w:spacing w:before="240" w:after="0"/>
        <w:ind w:leftChars="0"/>
        <w:rPr>
          <w:ins w:id="4271" w:author="박윤수" w:date="2014-08-23T00:19:00Z"/>
          <w:b/>
          <w:color w:val="0070C0"/>
          <w:sz w:val="24"/>
          <w:lang w:val="en-US" w:eastAsia="ko-KR"/>
        </w:rPr>
      </w:pPr>
      <w:ins w:id="4272" w:author="박윤수" w:date="2014-08-23T00:19:00Z">
        <w:r w:rsidRPr="00D21A89">
          <w:rPr>
            <w:rFonts w:hint="eastAsia"/>
            <w:b/>
            <w:color w:val="0070C0"/>
            <w:sz w:val="24"/>
            <w:lang w:val="en-US" w:eastAsia="ko-KR"/>
          </w:rPr>
          <w:t>왜</w:t>
        </w:r>
        <w:r w:rsidRPr="00D21A89">
          <w:rPr>
            <w:b/>
            <w:color w:val="0070C0"/>
            <w:sz w:val="24"/>
            <w:lang w:val="en-US" w:eastAsia="ko-KR"/>
          </w:rPr>
          <w:t xml:space="preserve"> Import</w:t>
        </w:r>
        <w:r w:rsidRPr="00D21A89">
          <w:rPr>
            <w:rFonts w:hint="eastAsia"/>
            <w:b/>
            <w:color w:val="0070C0"/>
            <w:sz w:val="24"/>
            <w:lang w:val="en-US" w:eastAsia="ko-KR"/>
          </w:rPr>
          <w:t>를</w:t>
        </w:r>
        <w:r w:rsidRPr="00D21A89">
          <w:rPr>
            <w:b/>
            <w:color w:val="0070C0"/>
            <w:sz w:val="24"/>
            <w:lang w:val="en-US" w:eastAsia="ko-KR"/>
          </w:rPr>
          <w:t>?</w:t>
        </w:r>
      </w:ins>
    </w:p>
    <w:p w:rsidR="00AF2823" w:rsidRDefault="00AF2823" w:rsidP="00AF2823">
      <w:pPr>
        <w:spacing w:before="240" w:after="0"/>
        <w:rPr>
          <w:ins w:id="4273" w:author="박윤수" w:date="2014-08-23T00:19:00Z"/>
          <w:sz w:val="24"/>
          <w:lang w:val="en-US" w:eastAsia="ko-KR"/>
        </w:rPr>
      </w:pPr>
      <w:ins w:id="4274" w:author="박윤수" w:date="2014-08-23T00:19:00Z">
        <w:r>
          <w:rPr>
            <w:rFonts w:hint="eastAsia"/>
            <w:sz w:val="24"/>
            <w:lang w:val="en-US" w:eastAsia="ko-KR"/>
          </w:rPr>
          <w:t>파이썬은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배터리가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포함돼서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온다고들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합니다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즉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파이썬은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매우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똑똑한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프로그래머들이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작성한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많은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유용한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포함하고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이들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버그가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없고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매우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효율적으로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작동하도록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철저하게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테스트가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되었습니다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파이썬에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대해서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많이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배우게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되고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자신만의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좀더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복잡한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lastRenderedPageBreak/>
          <w:t>프로그램을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작성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하다면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이미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관련된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존재하는지</w:t>
        </w:r>
        <w:r>
          <w:rPr>
            <w:rFonts w:hint="eastAsia"/>
            <w:sz w:val="24"/>
            <w:lang w:val="en-US" w:eastAsia="ko-KR"/>
          </w:rPr>
          <w:t xml:space="preserve">, </w:t>
        </w:r>
        <w:r>
          <w:rPr>
            <w:rFonts w:hint="eastAsia"/>
            <w:sz w:val="24"/>
            <w:lang w:val="en-US" w:eastAsia="ko-KR"/>
          </w:rPr>
          <w:t>도움이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수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있는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무엇인지를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먼저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확인할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필요가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정말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있습니다</w:t>
        </w:r>
        <w:r>
          <w:rPr>
            <w:rFonts w:hint="eastAsia"/>
            <w:sz w:val="24"/>
            <w:lang w:val="en-US" w:eastAsia="ko-KR"/>
          </w:rPr>
          <w:t xml:space="preserve">. </w:t>
        </w:r>
        <w:r>
          <w:rPr>
            <w:rFonts w:hint="eastAsia"/>
            <w:sz w:val="24"/>
            <w:lang w:val="en-US" w:eastAsia="ko-KR"/>
          </w:rPr>
          <w:t>다음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학습에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몇가지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유용한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모듈을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소개드릴</w:t>
        </w:r>
        <w:r>
          <w:rPr>
            <w:rFonts w:hint="eastAsia"/>
            <w:sz w:val="24"/>
            <w:lang w:val="en-US" w:eastAsia="ko-KR"/>
          </w:rPr>
          <w:t xml:space="preserve"> </w:t>
        </w:r>
        <w:r>
          <w:rPr>
            <w:rFonts w:hint="eastAsia"/>
            <w:sz w:val="24"/>
            <w:lang w:val="en-US" w:eastAsia="ko-KR"/>
          </w:rPr>
          <w:t>것입니다</w:t>
        </w:r>
        <w:r>
          <w:rPr>
            <w:rFonts w:hint="eastAsia"/>
            <w:sz w:val="24"/>
            <w:lang w:val="en-US" w:eastAsia="ko-KR"/>
          </w:rPr>
          <w:t>.</w:t>
        </w:r>
      </w:ins>
    </w:p>
    <w:p w:rsidR="00AF2823" w:rsidRPr="004B3E6A" w:rsidRDefault="00AF2823" w:rsidP="00AF2823">
      <w:pPr>
        <w:spacing w:before="240" w:after="0"/>
        <w:rPr>
          <w:ins w:id="4275" w:author="박윤수" w:date="2014-08-23T00:19:00Z"/>
          <w:color w:val="FF0000"/>
          <w:sz w:val="24"/>
          <w:lang w:val="en-US" w:eastAsia="ko-KR"/>
        </w:rPr>
      </w:pPr>
      <w:ins w:id="4276" w:author="박윤수" w:date="2014-08-23T00:19:00Z">
        <w:r w:rsidRPr="004B3E6A">
          <w:rPr>
            <w:rFonts w:hint="eastAsia"/>
            <w:color w:val="FF0000"/>
            <w:sz w:val="24"/>
            <w:lang w:val="en-US" w:eastAsia="ko-KR"/>
          </w:rPr>
          <w:t>선생님께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중요한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노트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: </w:t>
        </w:r>
        <w:r w:rsidRPr="004B3E6A">
          <w:rPr>
            <w:rFonts w:hint="eastAsia"/>
            <w:color w:val="FF0000"/>
            <w:sz w:val="24"/>
            <w:lang w:val="en-US" w:eastAsia="ko-KR"/>
          </w:rPr>
          <w:t>위에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언급되었듯이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, import </w:t>
        </w:r>
        <w:r w:rsidRPr="004B3E6A">
          <w:rPr>
            <w:rFonts w:hint="eastAsia"/>
            <w:color w:val="FF0000"/>
            <w:sz w:val="24"/>
            <w:lang w:val="en-US" w:eastAsia="ko-KR"/>
          </w:rPr>
          <w:t>스테이트먼트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사용을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제한하는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이유는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누군가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안전하지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못한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스크립트를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가지고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, </w:t>
        </w:r>
        <w:r w:rsidRPr="004B3E6A">
          <w:rPr>
            <w:rFonts w:hint="eastAsia"/>
            <w:color w:val="FF0000"/>
            <w:sz w:val="24"/>
            <w:lang w:val="en-US" w:eastAsia="ko-KR"/>
          </w:rPr>
          <w:t>이를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사용해서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희생자가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되는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것을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피하기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위함입니다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. </w:t>
        </w:r>
        <w:r w:rsidRPr="004B3E6A">
          <w:rPr>
            <w:rFonts w:hint="eastAsia"/>
            <w:color w:val="FF0000"/>
            <w:sz w:val="24"/>
            <w:lang w:val="en-US" w:eastAsia="ko-KR"/>
          </w:rPr>
          <w:t>파이썬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편집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>
          <w:rPr>
            <w:rFonts w:hint="eastAsia"/>
            <w:color w:val="FF0000"/>
            <w:sz w:val="24"/>
            <w:lang w:val="en-US" w:eastAsia="ko-KR"/>
          </w:rPr>
          <w:t>창</w:t>
        </w:r>
        <w:r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에서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가능하다는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사실을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주지하십시오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. </w:t>
        </w:r>
        <w:r w:rsidRPr="004B3E6A">
          <w:rPr>
            <w:rFonts w:hint="eastAsia"/>
            <w:color w:val="FF0000"/>
            <w:sz w:val="24"/>
            <w:lang w:val="en-US" w:eastAsia="ko-KR"/>
          </w:rPr>
          <w:t>학생들도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실제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실행하기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전에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친구에게서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받은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프로그램을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확인하도록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주지시키십시오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. </w:t>
        </w:r>
        <w:r w:rsidRPr="004B3E6A">
          <w:rPr>
            <w:rFonts w:hint="eastAsia"/>
            <w:color w:val="FF0000"/>
            <w:sz w:val="24"/>
            <w:lang w:val="en-US" w:eastAsia="ko-KR"/>
          </w:rPr>
          <w:t>임의의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import </w:t>
        </w:r>
        <w:r w:rsidRPr="004B3E6A">
          <w:rPr>
            <w:rFonts w:hint="eastAsia"/>
            <w:color w:val="FF0000"/>
            <w:sz w:val="24"/>
            <w:lang w:val="en-US" w:eastAsia="ko-KR"/>
          </w:rPr>
          <w:t>스테이트먼트를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가져오도록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>
          <w:rPr>
            <w:rFonts w:hint="eastAsia"/>
            <w:color w:val="FF0000"/>
            <w:sz w:val="24"/>
            <w:lang w:val="en-US" w:eastAsia="ko-KR"/>
          </w:rPr>
          <w:t>러플</w:t>
        </w:r>
        <w:r>
          <w:rPr>
            <w:rFonts w:hint="eastAsia"/>
            <w:color w:val="FF0000"/>
            <w:sz w:val="24"/>
            <w:lang w:val="en-US" w:eastAsia="ko-KR"/>
          </w:rPr>
          <w:t>(RUR-PLE)</w:t>
        </w:r>
        <w:r w:rsidRPr="004B3E6A">
          <w:rPr>
            <w:rFonts w:hint="eastAsia"/>
            <w:color w:val="FF0000"/>
            <w:sz w:val="24"/>
            <w:lang w:val="en-US" w:eastAsia="ko-KR"/>
          </w:rPr>
          <w:t>에서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작은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수정사항으로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매우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쉽게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할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수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있습니다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. </w:t>
        </w:r>
        <w:r w:rsidRPr="004B3E6A">
          <w:rPr>
            <w:rFonts w:hint="eastAsia"/>
            <w:color w:val="FF0000"/>
            <w:sz w:val="24"/>
            <w:lang w:val="en-US" w:eastAsia="ko-KR"/>
          </w:rPr>
          <w:t>수업시간에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유용할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수도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있습니다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. </w:t>
        </w:r>
        <w:r w:rsidRPr="004B3E6A">
          <w:rPr>
            <w:rFonts w:hint="eastAsia"/>
            <w:color w:val="FF0000"/>
            <w:sz w:val="24"/>
            <w:lang w:val="en-US" w:eastAsia="ko-KR"/>
          </w:rPr>
          <w:t>만약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필요하시다면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, </w:t>
        </w:r>
        <w:r w:rsidRPr="004B3E6A">
          <w:rPr>
            <w:rFonts w:hint="eastAsia"/>
            <w:color w:val="FF0000"/>
            <w:sz w:val="24"/>
            <w:lang w:val="en-US" w:eastAsia="ko-KR"/>
          </w:rPr>
          <w:t>스스로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방법을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찾지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못하시다면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, </w:t>
        </w:r>
        <w:r w:rsidRPr="004B3E6A">
          <w:rPr>
            <w:rFonts w:hint="eastAsia"/>
            <w:color w:val="FF0000"/>
            <w:sz w:val="24"/>
            <w:lang w:val="en-US" w:eastAsia="ko-KR"/>
          </w:rPr>
          <w:t>저자에게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연락을</w:t>
        </w:r>
        <w:r w:rsidRPr="004B3E6A">
          <w:rPr>
            <w:rFonts w:hint="eastAsia"/>
            <w:color w:val="FF0000"/>
            <w:sz w:val="24"/>
            <w:lang w:val="en-US" w:eastAsia="ko-KR"/>
          </w:rPr>
          <w:t xml:space="preserve"> </w:t>
        </w:r>
        <w:r w:rsidRPr="004B3E6A">
          <w:rPr>
            <w:rFonts w:hint="eastAsia"/>
            <w:color w:val="FF0000"/>
            <w:sz w:val="24"/>
            <w:lang w:val="en-US" w:eastAsia="ko-KR"/>
          </w:rPr>
          <w:t>주십시오</w:t>
        </w:r>
        <w:r w:rsidRPr="004B3E6A">
          <w:rPr>
            <w:rFonts w:hint="eastAsia"/>
            <w:color w:val="FF0000"/>
            <w:sz w:val="24"/>
            <w:lang w:val="en-US" w:eastAsia="ko-KR"/>
          </w:rPr>
          <w:t>.</w:t>
        </w:r>
      </w:ins>
    </w:p>
    <w:p w:rsidR="00AF2823" w:rsidRDefault="00AF7365" w:rsidP="00AF2823">
      <w:pPr>
        <w:jc w:val="center"/>
        <w:rPr>
          <w:ins w:id="4277" w:author="박윤수" w:date="2014-08-23T00:19:00Z"/>
          <w:lang w:eastAsia="ko-KR"/>
        </w:rPr>
      </w:pPr>
      <w:ins w:id="4278" w:author="박윤수" w:date="2014-08-23T00:19:00Z">
        <w:r>
          <w:rPr>
            <w:noProof/>
            <w:lang w:val="en-US" w:eastAsia="ko-KR"/>
            <w:rPrChange w:id="427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03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비가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와요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428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504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리보그에게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덧셈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가르치기</w:t>
        </w:r>
        <w:r w:rsidR="00AF2823" w:rsidRPr="003057F0">
          <w:rPr>
            <w:rFonts w:hint="eastAsia"/>
            <w:lang w:eastAsia="ko-KR"/>
          </w:rPr>
          <w:t xml:space="preserve"> </w:t>
        </w:r>
        <w:r>
          <w:rPr>
            <w:noProof/>
            <w:lang w:val="en-US" w:eastAsia="ko-KR"/>
            <w:rPrChange w:id="428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05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4B3E6A" w:rsidRDefault="00AF2823" w:rsidP="00AF2823">
      <w:pPr>
        <w:spacing w:before="240" w:after="0"/>
        <w:rPr>
          <w:ins w:id="4282" w:author="박윤수" w:date="2014-08-23T00:19:00Z"/>
          <w:sz w:val="24"/>
          <w:lang w:eastAsia="ko-KR"/>
        </w:rPr>
      </w:pPr>
    </w:p>
    <w:p w:rsidR="00AF2823" w:rsidRPr="00CC465C" w:rsidRDefault="00AF2823" w:rsidP="00AF2823">
      <w:pPr>
        <w:spacing w:before="240" w:after="0"/>
        <w:rPr>
          <w:ins w:id="4283" w:author="박윤수" w:date="2014-08-23T00:19:00Z"/>
          <w:sz w:val="24"/>
          <w:lang w:val="en-US" w:eastAsia="ko-KR"/>
        </w:rPr>
      </w:pPr>
    </w:p>
    <w:p w:rsidR="00AF2823" w:rsidRPr="00AF2823" w:rsidRDefault="00E80AEF" w:rsidP="00AF2823">
      <w:pPr>
        <w:pStyle w:val="HiddenfromContents"/>
        <w:pageBreakBefore/>
        <w:spacing w:after="0"/>
        <w:rPr>
          <w:ins w:id="4284" w:author="박윤수" w:date="2014-08-23T00:19:00Z"/>
          <w:lang w:eastAsia="ko-KR"/>
          <w:rPrChange w:id="4285" w:author="박윤수" w:date="2014-08-23T00:25:00Z">
            <w:rPr>
              <w:ins w:id="4286" w:author="박윤수" w:date="2014-08-23T00:19:00Z"/>
              <w:color w:val="0070C0"/>
              <w:lang w:eastAsia="ko-KR"/>
            </w:rPr>
          </w:rPrChange>
        </w:rPr>
      </w:pPr>
      <w:bookmarkStart w:id="4287" w:name="_Toc396517158"/>
      <w:ins w:id="4288" w:author="박윤수" w:date="2014-08-23T00:19:00Z">
        <w:r w:rsidRPr="00E80AEF">
          <w:rPr>
            <w:rFonts w:hint="eastAsia"/>
            <w:lang w:eastAsia="ko-KR"/>
            <w:rPrChange w:id="4289" w:author="박윤수" w:date="2014-08-23T00:25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lastRenderedPageBreak/>
          <w:t>리보그에게</w:t>
        </w:r>
        <w:r w:rsidRPr="00E80AEF">
          <w:rPr>
            <w:lang w:eastAsia="ko-KR"/>
            <w:rPrChange w:id="4290" w:author="박윤수" w:date="2014-08-23T00:25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4291" w:author="박윤수" w:date="2014-08-23T00:25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덧셈</w:t>
        </w:r>
        <w:r w:rsidRPr="00E80AEF">
          <w:rPr>
            <w:lang w:eastAsia="ko-KR"/>
            <w:rPrChange w:id="4292" w:author="박윤수" w:date="2014-08-23T00:25:00Z">
              <w:rPr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hint="eastAsia"/>
            <w:lang w:eastAsia="ko-KR"/>
            <w:rPrChange w:id="4293" w:author="박윤수" w:date="2014-08-23T00:25:00Z">
              <w:rPr>
                <w:rFonts w:hint="eastAsia"/>
                <w:color w:val="0070C0"/>
                <w:u w:val="single"/>
                <w:lang w:eastAsia="ko-KR"/>
              </w:rPr>
            </w:rPrChange>
          </w:rPr>
          <w:t>가르치기</w:t>
        </w:r>
        <w:bookmarkEnd w:id="4287"/>
      </w:ins>
    </w:p>
    <w:p w:rsidR="00AF2823" w:rsidRDefault="00AF2823" w:rsidP="00AF2823">
      <w:pPr>
        <w:rPr>
          <w:ins w:id="4294" w:author="박윤수" w:date="2014-08-23T00:19:00Z"/>
          <w:lang w:eastAsia="ko-KR"/>
        </w:rPr>
      </w:pPr>
      <w:ins w:id="4295" w:author="박윤수" w:date="2014-08-23T00:19:00Z"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인도하겠습니다</w:t>
        </w:r>
        <w:r>
          <w:rPr>
            <w:rFonts w:hint="eastAsia"/>
            <w:lang w:eastAsia="ko-KR"/>
          </w:rPr>
          <w:t>. 10</w:t>
        </w:r>
        <w:r>
          <w:rPr>
            <w:rFonts w:hint="eastAsia"/>
            <w:lang w:eastAsia="ko-KR"/>
          </w:rPr>
          <w:t>진수로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일반적인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덧셈을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Pr="0033195D" w:rsidRDefault="00AF2823" w:rsidP="00AF2823">
      <w:pPr>
        <w:pStyle w:val="affc"/>
        <w:numPr>
          <w:ilvl w:val="0"/>
          <w:numId w:val="39"/>
        </w:numPr>
        <w:ind w:leftChars="0"/>
        <w:rPr>
          <w:ins w:id="4296" w:author="박윤수" w:date="2014-08-23T00:19:00Z"/>
          <w:b/>
          <w:color w:val="0070C0"/>
          <w:sz w:val="24"/>
          <w:lang w:eastAsia="ko-KR"/>
        </w:rPr>
      </w:pPr>
      <w:ins w:id="4297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워밍업</w:t>
        </w:r>
      </w:ins>
    </w:p>
    <w:p w:rsidR="00AF2823" w:rsidRDefault="00AF2823" w:rsidP="00AF2823">
      <w:pPr>
        <w:pStyle w:val="affc"/>
        <w:numPr>
          <w:ilvl w:val="0"/>
          <w:numId w:val="40"/>
        </w:numPr>
        <w:ind w:leftChars="0"/>
        <w:rPr>
          <w:ins w:id="4298" w:author="박윤수" w:date="2014-08-23T00:19:00Z"/>
          <w:lang w:eastAsia="ko-KR"/>
        </w:rPr>
      </w:pPr>
      <w:ins w:id="4299" w:author="박윤수" w:date="2014-08-23T00:19:00Z"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3+2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pStyle w:val="affc"/>
        <w:ind w:leftChars="0" w:left="1367"/>
        <w:rPr>
          <w:ins w:id="4300" w:author="박윤수" w:date="2014-08-23T00:19:00Z"/>
          <w:lang w:eastAsia="ko-KR"/>
        </w:rPr>
      </w:pPr>
      <w:ins w:id="4301" w:author="박윤수" w:date="2014-08-23T00:19:00Z">
        <w:r>
          <w:rPr>
            <w:noProof/>
            <w:lang w:val="en-US" w:eastAsia="ko-KR"/>
            <w:rPrChange w:id="430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46225" cy="1246225"/>
              <wp:effectExtent l="19050" t="0" r="0" b="0"/>
              <wp:docPr id="506" name="그림 295" descr="add3_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3_2_start.png"/>
                      <pic:cNvPicPr/>
                    </pic:nvPicPr>
                    <pic:blipFill>
                      <a:blip r:embed="rId12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8458" cy="12484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30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507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30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99387" cy="1299387"/>
              <wp:effectExtent l="19050" t="0" r="0" b="0"/>
              <wp:docPr id="508" name="그림 297" descr="add3_2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3_2_end.png"/>
                      <pic:cNvPicPr/>
                    </pic:nvPicPr>
                    <pic:blipFill>
                      <a:blip r:embed="rId12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01716" cy="13017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numPr>
          <w:ilvl w:val="0"/>
          <w:numId w:val="40"/>
        </w:numPr>
        <w:ind w:leftChars="0"/>
        <w:rPr>
          <w:ins w:id="4305" w:author="박윤수" w:date="2014-08-23T00:19:00Z"/>
          <w:lang w:eastAsia="ko-KR"/>
        </w:rPr>
      </w:pPr>
      <w:ins w:id="4306" w:author="박윤수" w:date="2014-08-23T00:19:00Z"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비퍼들은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표현하는데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13+22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수정하세요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pStyle w:val="affc"/>
        <w:ind w:leftChars="0" w:left="1367"/>
        <w:rPr>
          <w:ins w:id="4307" w:author="박윤수" w:date="2014-08-23T00:19:00Z"/>
          <w:lang w:eastAsia="ko-KR"/>
        </w:rPr>
      </w:pPr>
      <w:ins w:id="4308" w:author="박윤수" w:date="2014-08-23T00:19:00Z">
        <w:r>
          <w:rPr>
            <w:noProof/>
            <w:lang w:val="en-US" w:eastAsia="ko-KR"/>
            <w:rPrChange w:id="430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509" name="그림 326" descr="add13_2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13_22_start.png"/>
                      <pic:cNvPicPr/>
                    </pic:nvPicPr>
                    <pic:blipFill>
                      <a:blip r:embed="rId12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3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510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3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511" name="그림 332" descr="add13_22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13_22_end.png"/>
                      <pic:cNvPicPr/>
                    </pic:nvPicPr>
                    <pic:blipFill>
                      <a:blip r:embed="rId12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ind w:leftChars="0" w:left="1367"/>
        <w:rPr>
          <w:ins w:id="4312" w:author="박윤수" w:date="2014-08-23T00:19:00Z"/>
          <w:lang w:eastAsia="ko-KR"/>
        </w:rPr>
      </w:pPr>
      <w:ins w:id="4313" w:author="박윤수" w:date="2014-08-23T00:19:00Z"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새로운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 3+2 </w:t>
        </w:r>
        <w:r>
          <w:rPr>
            <w:rFonts w:hint="eastAsia"/>
            <w:lang w:eastAsia="ko-KR"/>
          </w:rPr>
          <w:t>더하기를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확인하세요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0"/>
        </w:numPr>
        <w:ind w:leftChars="0"/>
        <w:rPr>
          <w:ins w:id="4314" w:author="박윤수" w:date="2014-08-23T00:19:00Z"/>
          <w:lang w:eastAsia="ko-KR"/>
        </w:rPr>
      </w:pPr>
      <w:ins w:id="4315" w:author="박윤수" w:date="2014-08-23T00:19:00Z"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8+4 </w:t>
        </w:r>
        <w:r>
          <w:rPr>
            <w:rFonts w:hint="eastAsia"/>
            <w:lang w:eastAsia="ko-KR"/>
          </w:rPr>
          <w:t>더하기를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있을까요</w:t>
        </w:r>
        <w:r>
          <w:rPr>
            <w:rFonts w:hint="eastAsia"/>
            <w:lang w:eastAsia="ko-KR"/>
          </w:rPr>
          <w:t>?</w:t>
        </w:r>
      </w:ins>
    </w:p>
    <w:p w:rsidR="00AF2823" w:rsidRDefault="00AF7365" w:rsidP="00AF2823">
      <w:pPr>
        <w:pStyle w:val="affc"/>
        <w:ind w:leftChars="0" w:left="1367"/>
        <w:rPr>
          <w:ins w:id="4316" w:author="박윤수" w:date="2014-08-23T00:19:00Z"/>
          <w:lang w:eastAsia="ko-KR"/>
        </w:rPr>
      </w:pPr>
      <w:ins w:id="4317" w:author="박윤수" w:date="2014-08-23T00:19:00Z">
        <w:r>
          <w:rPr>
            <w:noProof/>
            <w:lang w:val="en-US" w:eastAsia="ko-KR"/>
            <w:rPrChange w:id="431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512" name="그림 333" descr="add8_4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start.png"/>
                      <pic:cNvPicPr/>
                    </pic:nvPicPr>
                    <pic:blipFill>
                      <a:blip r:embed="rId12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3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513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43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81075"/>
              <wp:effectExtent l="19050" t="0" r="0" b="0"/>
              <wp:docPr id="514" name="그림 335" descr="add8_4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end.png"/>
                      <pic:cNvPicPr/>
                    </pic:nvPicPr>
                    <pic:blipFill>
                      <a:blip r:embed="rId1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81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ind w:leftChars="0" w:left="1367"/>
        <w:rPr>
          <w:ins w:id="4321" w:author="박윤수" w:date="2014-08-23T00:19:00Z"/>
          <w:lang w:eastAsia="ko-KR"/>
        </w:rPr>
      </w:pPr>
      <w:ins w:id="4322" w:author="박윤수" w:date="2014-08-23T00:19:00Z">
        <w:r>
          <w:rPr>
            <w:rFonts w:hint="eastAsia"/>
            <w:lang w:eastAsia="ko-KR"/>
          </w:rPr>
          <w:t>더하기를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수행하도록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생각해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있습니까</w:t>
        </w:r>
        <w:r>
          <w:rPr>
            <w:rFonts w:hint="eastAsia"/>
            <w:lang w:eastAsia="ko-KR"/>
          </w:rPr>
          <w:t xml:space="preserve">?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스스로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39"/>
        </w:numPr>
        <w:ind w:leftChars="0"/>
        <w:rPr>
          <w:ins w:id="4323" w:author="박윤수" w:date="2014-08-23T00:19:00Z"/>
          <w:b/>
          <w:color w:val="0070C0"/>
          <w:sz w:val="24"/>
          <w:lang w:eastAsia="ko-KR"/>
        </w:rPr>
      </w:pPr>
      <w:ins w:id="4324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덧셈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검토</w:t>
        </w:r>
      </w:ins>
    </w:p>
    <w:p w:rsidR="00AF2823" w:rsidRDefault="00AF2823" w:rsidP="00AF2823">
      <w:pPr>
        <w:pStyle w:val="affc"/>
        <w:ind w:leftChars="0" w:left="927"/>
        <w:rPr>
          <w:ins w:id="4325" w:author="박윤수" w:date="2014-08-23T00:19:00Z"/>
          <w:lang w:eastAsia="ko-KR"/>
        </w:rPr>
      </w:pPr>
      <w:ins w:id="4326" w:author="박윤수" w:date="2014-08-23T00:19:00Z">
        <w:r>
          <w:rPr>
            <w:rFonts w:hint="eastAsia"/>
            <w:lang w:eastAsia="ko-KR"/>
          </w:rPr>
          <w:t>전통적인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방식으로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오른쪽에서부터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왼쪽으로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더해봅시다</w:t>
        </w:r>
        <w:r>
          <w:rPr>
            <w:rFonts w:hint="eastAsia"/>
            <w:lang w:eastAsia="ko-KR"/>
          </w:rPr>
          <w:t>.</w:t>
        </w:r>
      </w:ins>
    </w:p>
    <w:p w:rsidR="00AF2823" w:rsidRPr="00996EEB" w:rsidRDefault="00AF2823" w:rsidP="00AF2823">
      <w:pPr>
        <w:pStyle w:val="affc"/>
        <w:spacing w:after="0"/>
        <w:ind w:left="880" w:firstLineChars="100" w:firstLine="220"/>
        <w:rPr>
          <w:ins w:id="4327" w:author="박윤수" w:date="2014-08-23T00:19:00Z"/>
          <w:rFonts w:ascii="Courier New" w:hAnsi="Courier New" w:cs="Courier New"/>
          <w:lang w:eastAsia="ko-KR"/>
        </w:rPr>
      </w:pPr>
      <w:ins w:id="4328" w:author="박윤수" w:date="2014-08-23T00:19:00Z">
        <w:r w:rsidRPr="00996EEB">
          <w:rPr>
            <w:rFonts w:ascii="Courier New" w:hAnsi="Courier New" w:cs="Courier New"/>
            <w:lang w:eastAsia="ko-KR"/>
          </w:rPr>
          <w:t>528</w:t>
        </w:r>
      </w:ins>
    </w:p>
    <w:p w:rsidR="00AF2823" w:rsidRPr="00996EEB" w:rsidRDefault="00AF2823" w:rsidP="00AF2823">
      <w:pPr>
        <w:pStyle w:val="affc"/>
        <w:spacing w:after="0"/>
        <w:ind w:left="880"/>
        <w:rPr>
          <w:ins w:id="4329" w:author="박윤수" w:date="2014-08-23T00:19:00Z"/>
          <w:rFonts w:ascii="Courier New" w:hAnsi="Courier New" w:cs="Courier New"/>
          <w:lang w:eastAsia="ko-KR"/>
        </w:rPr>
      </w:pPr>
      <w:ins w:id="4330" w:author="박윤수" w:date="2014-08-23T00:19:00Z">
        <w:r w:rsidRPr="00996EEB">
          <w:rPr>
            <w:rFonts w:ascii="Courier New" w:hAnsi="Courier New" w:cs="Courier New"/>
            <w:lang w:eastAsia="ko-KR"/>
          </w:rPr>
          <w:t>+ 634</w:t>
        </w:r>
      </w:ins>
    </w:p>
    <w:p w:rsidR="00AF2823" w:rsidRPr="00996EEB" w:rsidRDefault="00AF2823" w:rsidP="00AF2823">
      <w:pPr>
        <w:pStyle w:val="affc"/>
        <w:spacing w:after="0"/>
        <w:ind w:left="880"/>
        <w:rPr>
          <w:ins w:id="4331" w:author="박윤수" w:date="2014-08-23T00:19:00Z"/>
          <w:rFonts w:ascii="Courier New" w:hAnsi="Courier New" w:cs="Courier New"/>
          <w:lang w:eastAsia="ko-KR"/>
        </w:rPr>
      </w:pPr>
      <w:ins w:id="4332" w:author="박윤수" w:date="2014-08-23T00:19:00Z">
        <w:r w:rsidRPr="00996EEB">
          <w:rPr>
            <w:rFonts w:ascii="Courier New" w:hAnsi="Courier New" w:cs="Courier New"/>
            <w:lang w:eastAsia="ko-KR"/>
          </w:rPr>
          <w:t>------</w:t>
        </w:r>
      </w:ins>
    </w:p>
    <w:p w:rsidR="00AF2823" w:rsidRDefault="00AF2823" w:rsidP="00AF2823">
      <w:pPr>
        <w:pStyle w:val="affc"/>
        <w:ind w:leftChars="0" w:left="927"/>
        <w:rPr>
          <w:ins w:id="4333" w:author="박윤수" w:date="2014-08-23T00:19:00Z"/>
          <w:rFonts w:ascii="Courier New" w:hAnsi="Courier New" w:cs="Courier New"/>
          <w:lang w:eastAsia="ko-KR"/>
        </w:rPr>
      </w:pPr>
      <w:ins w:id="4334" w:author="박윤수" w:date="2014-08-23T00:19:00Z">
        <w:r w:rsidRPr="00996EEB">
          <w:rPr>
            <w:rFonts w:ascii="Courier New" w:hAnsi="Courier New" w:cs="Courier New"/>
            <w:lang w:eastAsia="ko-KR"/>
          </w:rPr>
          <w:t xml:space="preserve">   12  # </w:t>
        </w:r>
        <w:r>
          <w:rPr>
            <w:rFonts w:ascii="Courier New" w:hAnsi="Courier New" w:cs="Courier New" w:hint="eastAsia"/>
            <w:lang w:eastAsia="ko-KR"/>
          </w:rPr>
          <w:t>마지막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숫자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두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개를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더하기</w:t>
        </w:r>
        <w:r w:rsidRPr="00996EEB">
          <w:rPr>
            <w:rFonts w:ascii="Courier New" w:hAnsi="Courier New" w:cs="Courier New"/>
            <w:lang w:eastAsia="ko-KR"/>
          </w:rPr>
          <w:t xml:space="preserve"> (8+4)</w:t>
        </w:r>
      </w:ins>
    </w:p>
    <w:p w:rsidR="00AF2823" w:rsidRDefault="00AF2823" w:rsidP="00AF2823">
      <w:pPr>
        <w:pStyle w:val="affc"/>
        <w:ind w:leftChars="0" w:left="927"/>
        <w:rPr>
          <w:ins w:id="4335" w:author="박윤수" w:date="2014-08-23T00:19:00Z"/>
          <w:rFonts w:ascii="Courier New" w:hAnsi="Courier New" w:cs="Courier New"/>
          <w:lang w:eastAsia="ko-KR"/>
        </w:rPr>
      </w:pPr>
      <w:ins w:id="4336" w:author="박윤수" w:date="2014-08-23T00:19:00Z">
        <w:r>
          <w:rPr>
            <w:rFonts w:ascii="Courier New" w:hAnsi="Courier New" w:cs="Courier New" w:hint="eastAsia"/>
            <w:lang w:eastAsia="ko-KR"/>
          </w:rPr>
          <w:t>단자리에서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십자리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이월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시킬</w:t>
        </w:r>
        <w:r>
          <w:rPr>
            <w:rFonts w:ascii="Courier New" w:hAnsi="Courier New" w:cs="Courier New" w:hint="eastAsia"/>
            <w:lang w:eastAsia="ko-KR"/>
          </w:rPr>
          <w:t xml:space="preserve"> 1</w:t>
        </w:r>
        <w:r>
          <w:rPr>
            <w:rFonts w:ascii="Courier New" w:hAnsi="Courier New" w:cs="Courier New" w:hint="eastAsia"/>
            <w:lang w:eastAsia="ko-KR"/>
          </w:rPr>
          <w:t>을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가지고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있습니다</w:t>
        </w:r>
        <w:r>
          <w:rPr>
            <w:rFonts w:ascii="Courier New" w:hAnsi="Courier New" w:cs="Courier New" w:hint="eastAsia"/>
            <w:lang w:eastAsia="ko-KR"/>
          </w:rPr>
          <w:t xml:space="preserve">. </w:t>
        </w:r>
        <w:r>
          <w:rPr>
            <w:rFonts w:ascii="Courier New" w:hAnsi="Courier New" w:cs="Courier New" w:hint="eastAsia"/>
            <w:lang w:eastAsia="ko-KR"/>
          </w:rPr>
          <w:t>이월은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여러분이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작성한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프로그램이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문제를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가질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소지가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가장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큰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곳입니다</w:t>
        </w:r>
        <w:r>
          <w:rPr>
            <w:rFonts w:ascii="Courier New" w:hAnsi="Courier New" w:cs="Courier New" w:hint="eastAsia"/>
            <w:lang w:eastAsia="ko-KR"/>
          </w:rPr>
          <w:t xml:space="preserve">. </w:t>
        </w:r>
        <w:r>
          <w:rPr>
            <w:rFonts w:ascii="Courier New" w:hAnsi="Courier New" w:cs="Courier New" w:hint="eastAsia"/>
            <w:lang w:eastAsia="ko-KR"/>
          </w:rPr>
          <w:t>일반적인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방식으로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다시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프로그램을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다시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작성해서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계속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갑시다</w:t>
        </w:r>
        <w:r>
          <w:rPr>
            <w:rFonts w:ascii="Courier New" w:hAnsi="Courier New" w:cs="Courier New" w:hint="eastAsia"/>
            <w:lang w:eastAsia="ko-KR"/>
          </w:rPr>
          <w:t>.</w:t>
        </w:r>
      </w:ins>
    </w:p>
    <w:p w:rsidR="00AF2823" w:rsidRPr="00996EEB" w:rsidRDefault="00AF2823" w:rsidP="00AF2823">
      <w:pPr>
        <w:pStyle w:val="affc"/>
        <w:spacing w:after="0"/>
        <w:ind w:left="880" w:firstLineChars="200" w:firstLine="440"/>
        <w:rPr>
          <w:ins w:id="4337" w:author="박윤수" w:date="2014-08-23T00:19:00Z"/>
          <w:rFonts w:ascii="Courier New" w:hAnsi="Courier New" w:cs="Courier New"/>
          <w:lang w:eastAsia="ko-KR"/>
        </w:rPr>
      </w:pPr>
      <w:ins w:id="4338" w:author="박윤수" w:date="2014-08-23T00:19:00Z">
        <w:r w:rsidRPr="00996EEB">
          <w:rPr>
            <w:rFonts w:ascii="Courier New" w:hAnsi="Courier New" w:cs="Courier New"/>
            <w:lang w:eastAsia="ko-KR"/>
          </w:rPr>
          <w:t>1</w:t>
        </w:r>
      </w:ins>
    </w:p>
    <w:p w:rsidR="00AF2823" w:rsidRPr="00996EEB" w:rsidRDefault="00AF2823" w:rsidP="00AF2823">
      <w:pPr>
        <w:pStyle w:val="affc"/>
        <w:spacing w:after="0"/>
        <w:ind w:left="880"/>
        <w:rPr>
          <w:ins w:id="4339" w:author="박윤수" w:date="2014-08-23T00:19:00Z"/>
          <w:rFonts w:ascii="Courier New" w:hAnsi="Courier New" w:cs="Courier New"/>
          <w:lang w:eastAsia="ko-KR"/>
        </w:rPr>
      </w:pPr>
      <w:ins w:id="4340" w:author="박윤수" w:date="2014-08-23T00:19:00Z">
        <w:r w:rsidRPr="00996EEB">
          <w:rPr>
            <w:rFonts w:ascii="Courier New" w:hAnsi="Courier New" w:cs="Courier New"/>
            <w:lang w:eastAsia="ko-KR"/>
          </w:rPr>
          <w:t xml:space="preserve">  528</w:t>
        </w:r>
      </w:ins>
    </w:p>
    <w:p w:rsidR="00AF2823" w:rsidRPr="00996EEB" w:rsidRDefault="00AF2823" w:rsidP="00AF2823">
      <w:pPr>
        <w:pStyle w:val="affc"/>
        <w:spacing w:after="0"/>
        <w:ind w:left="880"/>
        <w:rPr>
          <w:ins w:id="4341" w:author="박윤수" w:date="2014-08-23T00:19:00Z"/>
          <w:rFonts w:ascii="Courier New" w:hAnsi="Courier New" w:cs="Courier New"/>
          <w:lang w:eastAsia="ko-KR"/>
        </w:rPr>
      </w:pPr>
      <w:ins w:id="4342" w:author="박윤수" w:date="2014-08-23T00:19:00Z">
        <w:r w:rsidRPr="00996EEB">
          <w:rPr>
            <w:rFonts w:ascii="Courier New" w:hAnsi="Courier New" w:cs="Courier New"/>
            <w:lang w:eastAsia="ko-KR"/>
          </w:rPr>
          <w:t>+ 634</w:t>
        </w:r>
      </w:ins>
    </w:p>
    <w:p w:rsidR="00AF2823" w:rsidRPr="00996EEB" w:rsidRDefault="00AF2823" w:rsidP="00AF2823">
      <w:pPr>
        <w:pStyle w:val="affc"/>
        <w:spacing w:after="0"/>
        <w:ind w:left="880"/>
        <w:rPr>
          <w:ins w:id="4343" w:author="박윤수" w:date="2014-08-23T00:19:00Z"/>
          <w:rFonts w:ascii="Courier New" w:hAnsi="Courier New" w:cs="Courier New"/>
          <w:lang w:eastAsia="ko-KR"/>
        </w:rPr>
      </w:pPr>
      <w:ins w:id="4344" w:author="박윤수" w:date="2014-08-23T00:19:00Z">
        <w:r w:rsidRPr="00996EEB">
          <w:rPr>
            <w:rFonts w:ascii="Courier New" w:hAnsi="Courier New" w:cs="Courier New"/>
            <w:lang w:eastAsia="ko-KR"/>
          </w:rPr>
          <w:t>------</w:t>
        </w:r>
      </w:ins>
    </w:p>
    <w:p w:rsidR="00AF2823" w:rsidRDefault="00AF2823" w:rsidP="00AF2823">
      <w:pPr>
        <w:pStyle w:val="affc"/>
        <w:ind w:leftChars="0" w:left="927"/>
        <w:rPr>
          <w:ins w:id="4345" w:author="박윤수" w:date="2014-08-23T00:19:00Z"/>
          <w:rFonts w:ascii="Courier New" w:hAnsi="Courier New" w:cs="Courier New"/>
          <w:lang w:eastAsia="ko-KR"/>
        </w:rPr>
      </w:pPr>
      <w:ins w:id="4346" w:author="박윤수" w:date="2014-08-23T00:19:00Z">
        <w:r w:rsidRPr="00996EEB">
          <w:rPr>
            <w:rFonts w:ascii="Courier New" w:hAnsi="Courier New" w:cs="Courier New"/>
            <w:lang w:eastAsia="ko-KR"/>
          </w:rPr>
          <w:t xml:space="preserve"> 1162</w:t>
        </w:r>
      </w:ins>
    </w:p>
    <w:p w:rsidR="00AF2823" w:rsidRDefault="00AF2823" w:rsidP="00AF2823">
      <w:pPr>
        <w:pStyle w:val="affc"/>
        <w:ind w:leftChars="0" w:left="927"/>
        <w:rPr>
          <w:ins w:id="4347" w:author="박윤수" w:date="2014-08-23T00:19:00Z"/>
          <w:rFonts w:ascii="Courier New" w:hAnsi="Courier New" w:cs="Courier New"/>
          <w:lang w:eastAsia="ko-KR"/>
        </w:rPr>
      </w:pPr>
      <w:ins w:id="4348" w:author="박윤수" w:date="2014-08-23T00:19:00Z">
        <w:r>
          <w:rPr>
            <w:rFonts w:ascii="Courier New" w:hAnsi="Courier New" w:cs="Courier New" w:hint="eastAsia"/>
            <w:lang w:eastAsia="ko-KR"/>
          </w:rPr>
          <w:t>그럼</w:t>
        </w:r>
        <w:r>
          <w:rPr>
            <w:rFonts w:ascii="Courier New" w:hAnsi="Courier New" w:cs="Courier New" w:hint="eastAsia"/>
            <w:lang w:eastAsia="ko-KR"/>
          </w:rPr>
          <w:t xml:space="preserve">, </w:t>
        </w:r>
        <w:r>
          <w:rPr>
            <w:rFonts w:ascii="Courier New" w:hAnsi="Courier New" w:cs="Courier New" w:hint="eastAsia"/>
            <w:lang w:eastAsia="ko-KR"/>
          </w:rPr>
          <w:t>조금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간략하지만</w:t>
        </w:r>
        <w:r>
          <w:rPr>
            <w:rFonts w:ascii="Courier New" w:hAnsi="Courier New" w:cs="Courier New" w:hint="eastAsia"/>
            <w:lang w:eastAsia="ko-KR"/>
          </w:rPr>
          <w:t xml:space="preserve">, </w:t>
        </w:r>
        <w:r>
          <w:rPr>
            <w:rFonts w:ascii="Courier New" w:hAnsi="Courier New" w:cs="Courier New" w:hint="eastAsia"/>
            <w:lang w:eastAsia="ko-KR"/>
          </w:rPr>
          <w:t>여러분이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충분히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따라올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수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있다고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확신합니다</w:t>
        </w:r>
        <w:r>
          <w:rPr>
            <w:rFonts w:ascii="Courier New" w:hAnsi="Courier New" w:cs="Courier New" w:hint="eastAsia"/>
            <w:lang w:eastAsia="ko-KR"/>
          </w:rPr>
          <w:t xml:space="preserve">. </w:t>
        </w:r>
        <w:r>
          <w:rPr>
            <w:rFonts w:ascii="Courier New" w:hAnsi="Courier New" w:cs="Courier New" w:hint="eastAsia"/>
            <w:lang w:eastAsia="ko-KR"/>
          </w:rPr>
          <w:t>리보그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월드에서</w:t>
        </w:r>
        <w:r>
          <w:rPr>
            <w:rFonts w:ascii="Courier New" w:hAnsi="Courier New" w:cs="Courier New" w:hint="eastAsia"/>
            <w:lang w:eastAsia="ko-KR"/>
          </w:rPr>
          <w:t xml:space="preserve">, </w:t>
        </w:r>
        <w:r>
          <w:rPr>
            <w:rFonts w:ascii="Courier New" w:hAnsi="Courier New" w:cs="Courier New" w:hint="eastAsia"/>
            <w:lang w:eastAsia="ko-KR"/>
          </w:rPr>
          <w:t>덧셈을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아래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보이는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것처럼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보입니다</w:t>
        </w:r>
        <w:r>
          <w:rPr>
            <w:rFonts w:ascii="Courier New" w:hAnsi="Courier New" w:cs="Courier New" w:hint="eastAsia"/>
            <w:lang w:eastAsia="ko-KR"/>
          </w:rPr>
          <w:t>.</w:t>
        </w:r>
      </w:ins>
    </w:p>
    <w:p w:rsidR="00AF2823" w:rsidRDefault="00AF7365" w:rsidP="00AF2823">
      <w:pPr>
        <w:pStyle w:val="affc"/>
        <w:ind w:leftChars="0" w:left="927"/>
        <w:rPr>
          <w:ins w:id="4349" w:author="박윤수" w:date="2014-08-23T00:19:00Z"/>
          <w:rFonts w:ascii="Courier New" w:hAnsi="Courier New" w:cs="Courier New"/>
          <w:lang w:eastAsia="ko-KR"/>
        </w:rPr>
      </w:pPr>
      <w:ins w:id="4350" w:author="박윤수" w:date="2014-08-23T00:19:00Z">
        <w:r>
          <w:rPr>
            <w:rFonts w:ascii="Courier New" w:hAnsi="Courier New" w:cs="Courier New"/>
            <w:noProof/>
            <w:lang w:val="en-US" w:eastAsia="ko-KR"/>
            <w:rPrChange w:id="435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86466" cy="896698"/>
              <wp:effectExtent l="19050" t="0" r="0" b="0"/>
              <wp:docPr id="515" name="그림 336" descr="add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_start.png"/>
                      <pic:cNvPicPr/>
                    </pic:nvPicPr>
                    <pic:blipFill>
                      <a:blip r:embed="rId12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9309" cy="898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Courier New" w:hAnsi="Courier New" w:cs="Courier New"/>
            <w:noProof/>
            <w:lang w:val="en-US" w:eastAsia="ko-KR"/>
            <w:rPrChange w:id="435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516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Courier New" w:hAnsi="Courier New" w:cs="Courier New"/>
            <w:noProof/>
            <w:lang w:val="en-US" w:eastAsia="ko-KR"/>
            <w:rPrChange w:id="435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96280" cy="741130"/>
              <wp:effectExtent l="19050" t="0" r="3920" b="0"/>
              <wp:docPr id="517" name="그림 339" descr="add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_end.png"/>
                      <pic:cNvPicPr/>
                    </pic:nvPicPr>
                    <pic:blipFill>
                      <a:blip r:embed="rId12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99935" cy="7428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996EEB" w:rsidRDefault="00AF2823" w:rsidP="00AF2823">
      <w:pPr>
        <w:pStyle w:val="affc"/>
        <w:ind w:leftChars="0" w:left="927"/>
        <w:rPr>
          <w:ins w:id="4354" w:author="박윤수" w:date="2014-08-23T00:19:00Z"/>
          <w:rFonts w:ascii="Courier New" w:hAnsi="Courier New" w:cs="Courier New"/>
          <w:lang w:eastAsia="ko-KR"/>
        </w:rPr>
      </w:pPr>
      <w:ins w:id="4355" w:author="박윤수" w:date="2014-08-23T00:19:00Z">
        <w:r>
          <w:rPr>
            <w:rFonts w:ascii="Courier New" w:hAnsi="Courier New" w:cs="Courier New" w:hint="eastAsia"/>
            <w:lang w:eastAsia="ko-KR"/>
          </w:rPr>
          <w:t xml:space="preserve">8+4 </w:t>
        </w:r>
        <w:r>
          <w:rPr>
            <w:rFonts w:ascii="Courier New" w:hAnsi="Courier New" w:cs="Courier New" w:hint="eastAsia"/>
            <w:lang w:eastAsia="ko-KR"/>
          </w:rPr>
          <w:t>더하는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좀더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간단한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문제를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먼저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다뤄</w:t>
        </w:r>
        <w:r>
          <w:rPr>
            <w:rFonts w:ascii="Courier New" w:hAnsi="Courier New" w:cs="Courier New" w:hint="eastAsia"/>
            <w:lang w:eastAsia="ko-KR"/>
          </w:rPr>
          <w:t xml:space="preserve"> </w:t>
        </w:r>
        <w:r>
          <w:rPr>
            <w:rFonts w:ascii="Courier New" w:hAnsi="Courier New" w:cs="Courier New" w:hint="eastAsia"/>
            <w:lang w:eastAsia="ko-KR"/>
          </w:rPr>
          <w:t>봅시다</w:t>
        </w:r>
        <w:r>
          <w:rPr>
            <w:rFonts w:ascii="Courier New" w:hAnsi="Courier New" w:cs="Courier New"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39"/>
        </w:numPr>
        <w:ind w:leftChars="0"/>
        <w:rPr>
          <w:ins w:id="4356" w:author="박윤수" w:date="2014-08-23T00:19:00Z"/>
          <w:b/>
          <w:color w:val="0070C0"/>
          <w:sz w:val="24"/>
          <w:lang w:eastAsia="ko-KR"/>
        </w:rPr>
      </w:pPr>
      <w:ins w:id="4357" w:author="박윤수" w:date="2014-08-23T00:19:00Z">
        <w:r w:rsidRPr="00D21A89">
          <w:rPr>
            <w:b/>
            <w:color w:val="0070C0"/>
            <w:sz w:val="24"/>
            <w:lang w:eastAsia="ko-KR"/>
          </w:rPr>
          <w:t>10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진수</w:t>
        </w:r>
        <w:r w:rsidRPr="00D21A89">
          <w:rPr>
            <w:b/>
            <w:color w:val="0070C0"/>
            <w:sz w:val="24"/>
            <w:lang w:eastAsia="ko-KR"/>
          </w:rPr>
          <w:t xml:space="preserve"> 8+4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더하기</w:t>
        </w:r>
      </w:ins>
    </w:p>
    <w:p w:rsidR="00AF2823" w:rsidRDefault="00AF2823" w:rsidP="00AF2823">
      <w:pPr>
        <w:rPr>
          <w:ins w:id="4358" w:author="박윤수" w:date="2014-08-23T00:19:00Z"/>
          <w:lang w:eastAsia="ko-KR"/>
        </w:rPr>
      </w:pPr>
      <w:ins w:id="4359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언급했듯이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비퍼들은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합이</w:t>
        </w:r>
        <w:r>
          <w:rPr>
            <w:rFonts w:hint="eastAsia"/>
            <w:lang w:eastAsia="ko-KR"/>
          </w:rPr>
          <w:t xml:space="preserve">  9</w:t>
        </w:r>
        <w:r>
          <w:rPr>
            <w:rFonts w:hint="eastAsia"/>
            <w:lang w:eastAsia="ko-KR"/>
          </w:rPr>
          <w:t>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(</w:t>
        </w:r>
        <w:r>
          <w:rPr>
            <w:rFonts w:hint="eastAsia"/>
            <w:lang w:eastAsia="ko-KR"/>
          </w:rPr>
          <w:t>십진수에서</w:t>
        </w:r>
        <w:r>
          <w:rPr>
            <w:rFonts w:hint="eastAsia"/>
            <w:lang w:eastAsia="ko-KR"/>
          </w:rPr>
          <w:t xml:space="preserve">)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더하기의</w:t>
        </w:r>
        <w:r>
          <w:rPr>
            <w:rFonts w:hint="eastAsia"/>
            <w:lang w:eastAsia="ko-KR"/>
          </w:rPr>
          <w:t xml:space="preserve">  </w:t>
        </w:r>
        <w:r>
          <w:rPr>
            <w:rFonts w:hint="eastAsia"/>
            <w:lang w:eastAsia="ko-KR"/>
          </w:rPr>
          <w:t>문제가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발생합니다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더하든지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상관없이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</w:t>
        </w:r>
        <w:r>
          <w:rPr>
            <w:rFonts w:hint="eastAsia"/>
            <w:lang w:eastAsia="ko-KR"/>
          </w:rPr>
          <w:t xml:space="preserve"> (10)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파일</w:t>
        </w:r>
        <w:r w:rsidRPr="00323A44">
          <w:rPr>
            <w:lang w:eastAsia="ko-KR"/>
          </w:rPr>
          <w:t>: adding_world.wld)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생성했는데</w:t>
        </w:r>
        <w:r>
          <w:rPr>
            <w:rFonts w:hint="eastAsia"/>
            <w:lang w:eastAsia="ko-KR"/>
          </w:rPr>
          <w:t xml:space="preserve"> 10</w:t>
        </w:r>
        <w:r>
          <w:rPr>
            <w:rFonts w:hint="eastAsia"/>
            <w:lang w:eastAsia="ko-KR"/>
          </w:rPr>
          <w:t>진수</w:t>
        </w:r>
        <w:r>
          <w:rPr>
            <w:rFonts w:hint="eastAsia"/>
            <w:lang w:eastAsia="ko-KR"/>
          </w:rPr>
          <w:t xml:space="preserve"> (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29</w:t>
        </w:r>
        <w:r>
          <w:rPr>
            <w:rFonts w:hint="eastAsia"/>
            <w:lang w:eastAsia="ko-KR"/>
          </w:rPr>
          <w:t>진수도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가능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7</w:t>
        </w:r>
        <w:r>
          <w:rPr>
            <w:rFonts w:hint="eastAsia"/>
            <w:lang w:eastAsia="ko-KR"/>
          </w:rPr>
          <w:t>자리까지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충분히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적절하게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덧셈을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인도하여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드리겠습니다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4360" w:author="박윤수" w:date="2014-08-23T00:19:00Z"/>
          <w:lang w:eastAsia="ko-KR"/>
        </w:rPr>
      </w:pPr>
      <w:ins w:id="4361" w:author="박윤수" w:date="2014-08-23T00:19:00Z"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메모리에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올린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화면의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살펴보면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8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보여지듯이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10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행에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작성하세요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362" w:author="박윤수" w:date="2014-08-23T00:19:00Z"/>
          <w:lang w:eastAsia="ko-KR"/>
        </w:rPr>
      </w:pPr>
      <w:ins w:id="4363" w:author="박윤수" w:date="2014-08-23T00:19:00Z">
        <w:r>
          <w:rPr>
            <w:noProof/>
            <w:lang w:val="en-US" w:eastAsia="ko-KR"/>
            <w:rPrChange w:id="4364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3390900" cy="942975"/>
              <wp:effectExtent l="19050" t="0" r="0" b="0"/>
              <wp:docPr id="518" name="그림 351" descr="accross1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ccross10.png"/>
                      <pic:cNvPicPr/>
                    </pic:nvPicPr>
                    <pic:blipFill>
                      <a:blip r:embed="rId13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90900" cy="942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365" w:author="박윤수" w:date="2014-08-23T00:19:00Z"/>
          <w:lang w:eastAsia="ko-KR"/>
        </w:rPr>
      </w:pPr>
      <w:ins w:id="4366" w:author="박윤수" w:date="2014-08-23T00:19:00Z"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진행하기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4367" w:author="박윤수" w:date="2014-08-23T00:19:00Z"/>
          <w:lang w:eastAsia="ko-KR"/>
        </w:rPr>
      </w:pPr>
      <w:ins w:id="4368" w:author="박윤수" w:date="2014-08-23T00:19:00Z">
        <w:r>
          <w:rPr>
            <w:rFonts w:hint="eastAsia"/>
            <w:lang w:eastAsia="ko-KR"/>
          </w:rPr>
          <w:t>월드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메모리에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올리고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모퉁이에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시작위치</w:t>
        </w:r>
        <w:r>
          <w:rPr>
            <w:rFonts w:hint="eastAsia"/>
            <w:lang w:eastAsia="ko-KR"/>
          </w:rPr>
          <w:t xml:space="preserve"> (</w:t>
        </w:r>
        <w:r>
          <w:rPr>
            <w:rFonts w:hint="eastAsia"/>
            <w:lang w:eastAsia="ko-KR"/>
          </w:rPr>
          <w:t>좌측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첫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위치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369" w:author="박윤수" w:date="2014-08-23T00:19:00Z"/>
          <w:lang w:eastAsia="ko-KR"/>
        </w:rPr>
      </w:pPr>
      <w:ins w:id="4370" w:author="박윤수" w:date="2014-08-23T00:19:00Z">
        <w:r>
          <w:rPr>
            <w:noProof/>
            <w:lang w:val="en-US" w:eastAsia="ko-KR"/>
            <w:rPrChange w:id="437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519" name="그림 352" descr="add8_4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start.png"/>
                      <pic:cNvPicPr/>
                    </pic:nvPicPr>
                    <pic:blipFill>
                      <a:blip r:embed="rId12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372" w:author="박윤수" w:date="2014-08-23T00:19:00Z"/>
          <w:lang w:eastAsia="ko-KR"/>
        </w:rPr>
      </w:pPr>
      <w:ins w:id="4373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2"/>
        </w:numPr>
        <w:ind w:leftChars="0"/>
        <w:rPr>
          <w:ins w:id="4374" w:author="박윤수" w:date="2014-08-23T00:19:00Z"/>
          <w:lang w:eastAsia="ko-KR"/>
        </w:rPr>
      </w:pPr>
      <w:ins w:id="4375" w:author="박윤수" w:date="2014-08-23T00:19:00Z">
        <w:r>
          <w:rPr>
            <w:rFonts w:hint="eastAsia"/>
            <w:lang w:eastAsia="ko-KR"/>
          </w:rPr>
          <w:t>앞에서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수행했듯이</w:t>
        </w:r>
        <w:r>
          <w:rPr>
            <w:rFonts w:hint="eastAsia"/>
            <w:lang w:eastAsia="ko-KR"/>
          </w:rPr>
          <w:t>, 10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행에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2"/>
        </w:numPr>
        <w:ind w:leftChars="0"/>
        <w:rPr>
          <w:ins w:id="4376" w:author="박윤수" w:date="2014-08-23T00:19:00Z"/>
          <w:lang w:eastAsia="ko-KR"/>
        </w:rPr>
      </w:pPr>
      <w:ins w:id="4377" w:author="박윤수" w:date="2014-08-23T00:19:00Z">
        <w:r>
          <w:rPr>
            <w:rFonts w:hint="eastAsia"/>
            <w:lang w:eastAsia="ko-KR"/>
          </w:rPr>
          <w:t>화면의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바닥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8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>, 4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들을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2"/>
        </w:numPr>
        <w:ind w:leftChars="0"/>
        <w:rPr>
          <w:ins w:id="4378" w:author="박윤수" w:date="2014-08-23T00:19:00Z"/>
          <w:lang w:eastAsia="ko-KR"/>
        </w:rPr>
      </w:pPr>
      <w:ins w:id="4379" w:author="박윤수" w:date="2014-08-23T00:19:00Z"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보여지듯이</w:t>
        </w:r>
        <w:r>
          <w:rPr>
            <w:rFonts w:hint="eastAsia"/>
            <w:lang w:eastAsia="ko-KR"/>
          </w:rPr>
          <w:t xml:space="preserve"> 12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뿌려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놓습니다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중요</w:t>
        </w:r>
        <w:r>
          <w:rPr>
            <w:rFonts w:hint="eastAsia"/>
            <w:lang w:eastAsia="ko-KR"/>
          </w:rPr>
          <w:t xml:space="preserve">: </w:t>
        </w:r>
        <w:r>
          <w:rPr>
            <w:rFonts w:hint="eastAsia"/>
            <w:lang w:eastAsia="ko-KR"/>
          </w:rPr>
          <w:t>설명을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드리지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않은</w:t>
        </w:r>
        <w:r>
          <w:rPr>
            <w:rFonts w:hint="eastAsia"/>
            <w:lang w:eastAsia="ko-KR"/>
          </w:rPr>
          <w:t xml:space="preserve"> </w:t>
        </w:r>
        <w:r w:rsidRPr="00323A44">
          <w:rPr>
            <w:lang w:eastAsia="ko-KR"/>
          </w:rPr>
          <w:t>carries_beepers()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명령문을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 w</w:t>
        </w:r>
        <w:r w:rsidRPr="00287FD7">
          <w:rPr>
            <w:lang w:eastAsia="ko-KR"/>
          </w:rPr>
          <w:t>hile carries_beepers():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)</w:t>
        </w:r>
      </w:ins>
    </w:p>
    <w:p w:rsidR="00AF2823" w:rsidRDefault="00AF7365" w:rsidP="00AF2823">
      <w:pPr>
        <w:rPr>
          <w:ins w:id="4380" w:author="박윤수" w:date="2014-08-23T00:19:00Z"/>
          <w:lang w:eastAsia="ko-KR"/>
        </w:rPr>
      </w:pPr>
      <w:ins w:id="4381" w:author="박윤수" w:date="2014-08-23T00:19:00Z">
        <w:r>
          <w:rPr>
            <w:noProof/>
            <w:lang w:val="en-US" w:eastAsia="ko-KR"/>
            <w:rPrChange w:id="4382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1219200" cy="4743450"/>
              <wp:effectExtent l="19050" t="0" r="0" b="0"/>
              <wp:docPr id="520" name="그림 353" descr="vertical1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vertical12.png"/>
                      <pic:cNvPicPr/>
                    </pic:nvPicPr>
                    <pic:blipFill>
                      <a:blip r:embed="rId13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9200" cy="4743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rPr>
          <w:ins w:id="4383" w:author="박윤수" w:date="2014-08-23T00:19:00Z"/>
          <w:lang w:eastAsia="ko-KR"/>
        </w:rPr>
      </w:pPr>
      <w:ins w:id="4384" w:author="박윤수" w:date="2014-08-23T00:19:00Z"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수평선에는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이월로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잉여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3"/>
        </w:numPr>
        <w:ind w:leftChars="0"/>
        <w:rPr>
          <w:ins w:id="4385" w:author="박윤수" w:date="2014-08-23T00:19:00Z"/>
          <w:lang w:eastAsia="ko-KR"/>
        </w:rPr>
      </w:pPr>
      <w:ins w:id="4386" w:author="박윤수" w:date="2014-08-23T00:19:00Z">
        <w:r>
          <w:rPr>
            <w:rFonts w:hint="eastAsia"/>
            <w:lang w:eastAsia="ko-KR"/>
          </w:rPr>
          <w:t>수평선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9</w:t>
        </w:r>
        <w:r>
          <w:rPr>
            <w:rFonts w:hint="eastAsia"/>
            <w:lang w:eastAsia="ko-KR"/>
          </w:rPr>
          <w:t>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 (</w:t>
        </w:r>
        <w:r>
          <w:rPr>
            <w:rFonts w:hint="eastAsia"/>
            <w:lang w:eastAsia="ko-KR"/>
          </w:rPr>
          <w:t>아마도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수평선의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주워서</w:t>
        </w:r>
        <w:r>
          <w:rPr>
            <w:rFonts w:hint="eastAsia"/>
            <w:lang w:eastAsia="ko-KR"/>
          </w:rPr>
          <w:t>)</w:t>
        </w:r>
      </w:ins>
    </w:p>
    <w:p w:rsidR="00AF2823" w:rsidRDefault="00AF2823" w:rsidP="00AF2823">
      <w:pPr>
        <w:pStyle w:val="affc"/>
        <w:numPr>
          <w:ilvl w:val="0"/>
          <w:numId w:val="43"/>
        </w:numPr>
        <w:ind w:leftChars="0"/>
        <w:rPr>
          <w:ins w:id="4387" w:author="박윤수" w:date="2014-08-23T00:19:00Z"/>
          <w:lang w:eastAsia="ko-KR"/>
        </w:rPr>
      </w:pPr>
      <w:ins w:id="4388" w:author="박윤수" w:date="2014-08-23T00:19:00Z"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보여지듯이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계속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북쪽으로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이동합니다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ind w:left="967"/>
        <w:rPr>
          <w:ins w:id="4389" w:author="박윤수" w:date="2014-08-23T00:19:00Z"/>
          <w:lang w:eastAsia="ko-KR"/>
        </w:rPr>
      </w:pPr>
      <w:ins w:id="4390" w:author="박윤수" w:date="2014-08-23T00:19:00Z">
        <w:r>
          <w:rPr>
            <w:noProof/>
            <w:lang w:val="en-US" w:eastAsia="ko-KR"/>
            <w:rPrChange w:id="4391">
              <w:rPr>
                <w:noProof/>
                <w:color w:val="0000FF"/>
                <w:u w:val="single"/>
                <w:lang w:val="en-US" w:eastAsia="ko-KR"/>
              </w:rPr>
            </w:rPrChange>
          </w:rPr>
          <w:lastRenderedPageBreak/>
          <w:drawing>
            <wp:inline distT="0" distB="0" distL="0" distR="0">
              <wp:extent cx="876300" cy="2105025"/>
              <wp:effectExtent l="19050" t="0" r="0" b="0"/>
              <wp:docPr id="521" name="그림 354" descr="add8_4_middl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middle.png"/>
                      <pic:cNvPicPr/>
                    </pic:nvPicPr>
                    <pic:blipFill>
                      <a:blip r:embed="rId13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6300" cy="2105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c"/>
        <w:numPr>
          <w:ilvl w:val="0"/>
          <w:numId w:val="43"/>
        </w:numPr>
        <w:ind w:leftChars="0"/>
        <w:rPr>
          <w:ins w:id="4392" w:author="박윤수" w:date="2014-08-23T00:19:00Z"/>
          <w:lang w:eastAsia="ko-KR"/>
        </w:rPr>
      </w:pPr>
      <w:ins w:id="4393" w:author="박윤수" w:date="2014-08-23T00:19:00Z">
        <w:r>
          <w:rPr>
            <w:rFonts w:hint="eastAsia"/>
            <w:lang w:eastAsia="ko-KR"/>
          </w:rPr>
          <w:t>돌아서서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모퉁이에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도달할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반복합니다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지점에서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3"/>
        </w:numPr>
        <w:ind w:leftChars="0"/>
        <w:rPr>
          <w:ins w:id="4394" w:author="박윤수" w:date="2014-08-23T00:19:00Z"/>
          <w:lang w:eastAsia="ko-KR"/>
        </w:rPr>
      </w:pPr>
      <w:ins w:id="4395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벽에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도착할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때까지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다닙니다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pStyle w:val="affc"/>
        <w:numPr>
          <w:ilvl w:val="0"/>
          <w:numId w:val="43"/>
        </w:numPr>
        <w:ind w:leftChars="0"/>
        <w:rPr>
          <w:ins w:id="4396" w:author="박윤수" w:date="2014-08-23T00:19:00Z"/>
          <w:lang w:eastAsia="ko-KR"/>
        </w:rPr>
      </w:pPr>
      <w:ins w:id="4397" w:author="박윤수" w:date="2014-08-23T00:19:00Z"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</w:t>
        </w:r>
        <w:r>
          <w:rPr>
            <w:rFonts w:hint="eastAsia"/>
            <w:lang w:eastAsia="ko-KR"/>
          </w:rPr>
          <w:t>(3)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하나</w:t>
        </w:r>
        <w:r>
          <w:rPr>
            <w:rFonts w:hint="eastAsia"/>
            <w:lang w:eastAsia="ko-KR"/>
          </w:rPr>
          <w:t>(</w:t>
        </w:r>
        <w:r>
          <w:rPr>
            <w:rFonts w:hint="eastAsia"/>
            <w:lang w:eastAsia="ko-KR"/>
          </w:rPr>
          <w:t>이월</w:t>
        </w:r>
        <w:r>
          <w:rPr>
            <w:rFonts w:hint="eastAsia"/>
            <w:lang w:eastAsia="ko-KR"/>
          </w:rPr>
          <w:t>)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집어서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서쪽으로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이동하고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이월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rPr>
          <w:ins w:id="4398" w:author="박윤수" w:date="2014-08-23T00:19:00Z"/>
          <w:lang w:eastAsia="ko-KR"/>
        </w:rPr>
      </w:pPr>
      <w:ins w:id="4399" w:author="박윤수" w:date="2014-08-23T00:19:00Z">
        <w:r>
          <w:rPr>
            <w:rFonts w:hint="eastAsia"/>
            <w:lang w:eastAsia="ko-KR"/>
          </w:rPr>
          <w:t>남은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보여드리기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밖으로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rPr>
          <w:ins w:id="4400" w:author="박윤수" w:date="2014-08-23T00:19:00Z"/>
          <w:lang w:eastAsia="ko-KR"/>
        </w:rPr>
      </w:pPr>
      <w:ins w:id="4401" w:author="박윤수" w:date="2014-08-23T00:19:00Z">
        <w:r>
          <w:rPr>
            <w:noProof/>
            <w:lang w:val="en-US" w:eastAsia="ko-KR"/>
            <w:rPrChange w:id="440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81075"/>
              <wp:effectExtent l="19050" t="0" r="0" b="0"/>
              <wp:docPr id="522" name="그림 355" descr="add8_4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end.png"/>
                      <pic:cNvPicPr/>
                    </pic:nvPicPr>
                    <pic:blipFill>
                      <a:blip r:embed="rId1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81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932901" w:rsidRDefault="00AF2823" w:rsidP="00AF2823">
      <w:pPr>
        <w:rPr>
          <w:ins w:id="4403" w:author="박윤수" w:date="2014-08-23T00:19:00Z"/>
          <w:lang w:eastAsia="ko-KR"/>
        </w:rPr>
      </w:pPr>
      <w:ins w:id="4404" w:author="박윤수" w:date="2014-08-23T00:19:00Z">
        <w:r>
          <w:rPr>
            <w:rFonts w:hint="eastAsia"/>
            <w:lang w:eastAsia="ko-KR"/>
          </w:rPr>
          <w:t>사실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5 </w:t>
        </w:r>
        <w:r>
          <w:rPr>
            <w:rFonts w:hint="eastAsia"/>
            <w:lang w:eastAsia="ko-KR"/>
          </w:rPr>
          <w:t>단계는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상당히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제대로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작동하게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만들기가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꽤나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어렵습니다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체계적으로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!</w:t>
        </w:r>
      </w:ins>
    </w:p>
    <w:p w:rsidR="00AF2823" w:rsidRPr="00CA645F" w:rsidRDefault="00AF2823" w:rsidP="00AF2823">
      <w:pPr>
        <w:pStyle w:val="affc"/>
        <w:numPr>
          <w:ilvl w:val="0"/>
          <w:numId w:val="39"/>
        </w:numPr>
        <w:ind w:leftChars="0"/>
        <w:rPr>
          <w:ins w:id="4405" w:author="박윤수" w:date="2014-08-23T00:19:00Z"/>
          <w:b/>
          <w:color w:val="0070C0"/>
          <w:sz w:val="24"/>
          <w:lang w:eastAsia="ko-KR"/>
        </w:rPr>
      </w:pPr>
      <w:ins w:id="4406" w:author="박윤수" w:date="2014-08-23T00:19:00Z">
        <w:r w:rsidRPr="00D21A89">
          <w:rPr>
            <w:b/>
            <w:color w:val="0070C0"/>
            <w:sz w:val="24"/>
            <w:lang w:eastAsia="ko-KR"/>
          </w:rPr>
          <w:t xml:space="preserve">3+5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더하기</w:t>
        </w:r>
      </w:ins>
    </w:p>
    <w:p w:rsidR="00AF2823" w:rsidRPr="00932901" w:rsidRDefault="00AF2823" w:rsidP="00AF2823">
      <w:pPr>
        <w:rPr>
          <w:ins w:id="4407" w:author="박윤수" w:date="2014-08-23T00:19:00Z"/>
          <w:lang w:eastAsia="ko-KR"/>
        </w:rPr>
      </w:pPr>
      <w:ins w:id="4408" w:author="박윤수" w:date="2014-08-23T00:19:00Z">
        <w:r>
          <w:rPr>
            <w:rFonts w:hint="eastAsia"/>
            <w:lang w:eastAsia="ko-KR"/>
          </w:rPr>
          <w:t>그래서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종국에</w:t>
        </w:r>
        <w:r>
          <w:rPr>
            <w:rFonts w:hint="eastAsia"/>
            <w:lang w:eastAsia="ko-KR"/>
          </w:rPr>
          <w:t xml:space="preserve"> 8+4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계산하는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만들었습니다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훌륭합니다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3+5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봅시다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작동하나요</w:t>
        </w:r>
        <w:r>
          <w:rPr>
            <w:rFonts w:hint="eastAsia"/>
            <w:lang w:eastAsia="ko-KR"/>
          </w:rPr>
          <w:t xml:space="preserve">? </w:t>
        </w:r>
        <w:r>
          <w:rPr>
            <w:rFonts w:hint="eastAsia"/>
            <w:lang w:eastAsia="ko-KR"/>
          </w:rPr>
          <w:t>작동이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않죠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이월을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돌아가서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수정해서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</w:t>
        </w:r>
        <w:r>
          <w:rPr>
            <w:rFonts w:hint="eastAsia"/>
            <w:lang w:eastAsia="ko-KR"/>
          </w:rPr>
          <w:t xml:space="preserve"> 0+0</w:t>
        </w:r>
        <w:r>
          <w:rPr>
            <w:rFonts w:hint="eastAsia"/>
            <w:lang w:eastAsia="ko-KR"/>
          </w:rPr>
          <w:t>에서</w:t>
        </w:r>
        <w:r>
          <w:rPr>
            <w:rFonts w:hint="eastAsia"/>
            <w:lang w:eastAsia="ko-KR"/>
          </w:rPr>
          <w:t xml:space="preserve"> 9+9</w:t>
        </w:r>
        <w:r>
          <w:rPr>
            <w:rFonts w:hint="eastAsia"/>
            <w:lang w:eastAsia="ko-KR"/>
          </w:rPr>
          <w:t>까지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돌아가도록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하세요</w:t>
        </w:r>
        <w:r>
          <w:rPr>
            <w:rFonts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39"/>
        </w:numPr>
        <w:ind w:leftChars="0"/>
        <w:rPr>
          <w:ins w:id="4409" w:author="박윤수" w:date="2014-08-23T00:19:00Z"/>
          <w:b/>
          <w:color w:val="0070C0"/>
          <w:sz w:val="24"/>
          <w:lang w:eastAsia="ko-KR"/>
        </w:rPr>
      </w:pPr>
      <w:ins w:id="4410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복수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자리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숫자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더하기</w:t>
        </w:r>
      </w:ins>
    </w:p>
    <w:p w:rsidR="00AF2823" w:rsidRPr="006369F8" w:rsidRDefault="00AF2823" w:rsidP="00AF2823">
      <w:pPr>
        <w:rPr>
          <w:ins w:id="4411" w:author="박윤수" w:date="2014-08-23T00:19:00Z"/>
          <w:lang w:eastAsia="ko-KR"/>
        </w:rPr>
      </w:pPr>
      <w:ins w:id="4412" w:author="박윤수" w:date="2014-08-23T00:19:00Z">
        <w:r>
          <w:rPr>
            <w:rFonts w:hint="eastAsia"/>
            <w:lang w:eastAsia="ko-KR"/>
          </w:rPr>
          <w:lastRenderedPageBreak/>
          <w:t>다음은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단자리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덧셈을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복수자리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덧셈으로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일반화하는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while </w:t>
        </w:r>
        <w:r>
          <w:rPr>
            <w:rFonts w:hint="eastAsia"/>
            <w:lang w:eastAsia="ko-KR"/>
          </w:rPr>
          <w:t>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코드의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핵심부분을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제안입니다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남겨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놓습니다</w:t>
        </w:r>
        <w:r>
          <w:rPr>
            <w:rFonts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39"/>
        </w:numPr>
        <w:ind w:leftChars="0"/>
        <w:rPr>
          <w:ins w:id="4413" w:author="박윤수" w:date="2014-08-23T00:19:00Z"/>
          <w:b/>
          <w:color w:val="0070C0"/>
          <w:sz w:val="24"/>
          <w:lang w:eastAsia="ko-KR"/>
        </w:rPr>
      </w:pPr>
      <w:ins w:id="4414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최종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도전</w:t>
        </w:r>
      </w:ins>
    </w:p>
    <w:p w:rsidR="00AF2823" w:rsidRPr="003468DD" w:rsidRDefault="00AF2823" w:rsidP="00AF2823">
      <w:pPr>
        <w:rPr>
          <w:ins w:id="4415" w:author="박윤수" w:date="2014-08-23T00:19:00Z"/>
          <w:lang w:eastAsia="ko-KR"/>
        </w:rPr>
      </w:pPr>
      <w:ins w:id="4416" w:author="박윤수" w:date="2014-08-23T00:19:00Z">
        <w:r>
          <w:rPr>
            <w:rFonts w:hint="eastAsia"/>
            <w:lang w:eastAsia="ko-KR"/>
          </w:rPr>
          <w:t>10</w:t>
        </w:r>
        <w:r>
          <w:rPr>
            <w:rFonts w:hint="eastAsia"/>
            <w:lang w:eastAsia="ko-KR"/>
          </w:rPr>
          <w:t>진수에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더한다는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변경해서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진법의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39"/>
        </w:numPr>
        <w:ind w:leftChars="0"/>
        <w:rPr>
          <w:ins w:id="4417" w:author="박윤수" w:date="2014-08-23T00:19:00Z"/>
          <w:b/>
          <w:color w:val="0070C0"/>
          <w:sz w:val="24"/>
          <w:lang w:eastAsia="ko-KR"/>
        </w:rPr>
      </w:pPr>
      <w:ins w:id="4418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다음은</w:t>
        </w:r>
        <w:r w:rsidRPr="00D21A89">
          <w:rPr>
            <w:b/>
            <w:color w:val="0070C0"/>
            <w:sz w:val="24"/>
            <w:lang w:eastAsia="ko-KR"/>
          </w:rPr>
          <w:t>?</w:t>
        </w:r>
      </w:ins>
    </w:p>
    <w:p w:rsidR="00AF2823" w:rsidRDefault="00AF2823" w:rsidP="00AF2823">
      <w:pPr>
        <w:rPr>
          <w:ins w:id="4419" w:author="박윤수" w:date="2014-08-23T00:19:00Z"/>
          <w:lang w:eastAsia="ko-KR"/>
        </w:rPr>
      </w:pPr>
      <w:ins w:id="4420" w:author="박윤수" w:date="2014-08-23T00:19:00Z">
        <w:r>
          <w:rPr>
            <w:rFonts w:hint="eastAsia"/>
            <w:lang w:eastAsia="ko-KR"/>
          </w:rPr>
          <w:t>지금까지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월드안에서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키워드</w:t>
        </w:r>
        <w:r>
          <w:rPr>
            <w:rFonts w:hint="eastAsia"/>
            <w:lang w:eastAsia="ko-KR"/>
          </w:rPr>
          <w:t xml:space="preserve"> </w:t>
        </w:r>
        <w:r w:rsidRPr="0098156B">
          <w:rPr>
            <w:lang w:eastAsia="ko-KR"/>
          </w:rPr>
          <w:t>def, elif, else, if, not, pass, while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살펴봤습니다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프로그램을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작성해서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마무리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벗어나서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살펴봅시다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리보그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월드</w:t>
        </w:r>
        <w:r>
          <w:rPr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돌아가기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4B3E6A" w:rsidRDefault="00AF2823" w:rsidP="00AF2823">
      <w:pPr>
        <w:rPr>
          <w:ins w:id="4421" w:author="박윤수" w:date="2014-08-23T00:19:00Z"/>
          <w:lang w:eastAsia="ko-KR"/>
        </w:rPr>
      </w:pPr>
    </w:p>
    <w:p w:rsidR="00AF2823" w:rsidRPr="009C61C4" w:rsidRDefault="00AF7365" w:rsidP="00AF2823">
      <w:pPr>
        <w:jc w:val="center"/>
        <w:rPr>
          <w:ins w:id="4422" w:author="박윤수" w:date="2014-08-23T00:19:00Z"/>
          <w:lang w:eastAsia="ko-KR"/>
        </w:rPr>
      </w:pPr>
      <w:ins w:id="4423" w:author="박윤수" w:date="2014-08-23T00:19:00Z">
        <w:r>
          <w:rPr>
            <w:noProof/>
            <w:lang w:val="en-US" w:eastAsia="ko-KR"/>
            <w:rPrChange w:id="442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23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lang w:eastAsia="ko-KR"/>
          </w:rPr>
          <w:t>–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가져오는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것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442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524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파이썬은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이미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더하기를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알고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있어요</w:t>
        </w:r>
        <w:r>
          <w:rPr>
            <w:noProof/>
            <w:lang w:val="en-US" w:eastAsia="ko-KR"/>
            <w:rPrChange w:id="44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25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9C61C4" w:rsidRDefault="00AF2823" w:rsidP="00AF2823">
      <w:pPr>
        <w:rPr>
          <w:ins w:id="4427" w:author="박윤수" w:date="2014-08-23T00:19:00Z"/>
          <w:lang w:eastAsia="ko-KR"/>
        </w:rPr>
      </w:pPr>
    </w:p>
    <w:p w:rsidR="00AF2823" w:rsidRPr="00B36576" w:rsidRDefault="00E80AEF" w:rsidP="00AF2823">
      <w:pPr>
        <w:pStyle w:val="HiddenfromContents"/>
        <w:pageBreakBefore/>
        <w:rPr>
          <w:ins w:id="4428" w:author="박윤수" w:date="2014-08-23T00:19:00Z"/>
          <w:rFonts w:asciiTheme="minorEastAsia" w:hAnsiTheme="minorEastAsia"/>
          <w:lang w:eastAsia="ko-KR"/>
          <w:rPrChange w:id="4429" w:author="박윤수" w:date="2014-08-23T00:29:00Z">
            <w:rPr>
              <w:ins w:id="4430" w:author="박윤수" w:date="2014-08-23T00:19:00Z"/>
              <w:rFonts w:asciiTheme="minorEastAsia" w:hAnsiTheme="minorEastAsia"/>
              <w:color w:val="0070C0"/>
              <w:lang w:eastAsia="ko-KR"/>
            </w:rPr>
          </w:rPrChange>
        </w:rPr>
      </w:pPr>
      <w:bookmarkStart w:id="4431" w:name="_Toc396517159"/>
      <w:ins w:id="4432" w:author="박윤수" w:date="2014-08-23T00:19:00Z">
        <w:r w:rsidRPr="00E80AEF">
          <w:rPr>
            <w:rFonts w:asciiTheme="minorEastAsia" w:hAnsiTheme="minorEastAsia" w:hint="eastAsia"/>
            <w:lang w:eastAsia="ko-KR"/>
            <w:rPrChange w:id="4433" w:author="박윤수" w:date="2014-08-23T00:29:00Z">
              <w:rPr>
                <w:rFonts w:asciiTheme="minorEastAsia" w:hAnsiTheme="minorEastAsia" w:hint="eastAsia"/>
                <w:color w:val="0070C0"/>
                <w:u w:val="single"/>
                <w:lang w:eastAsia="ko-KR"/>
              </w:rPr>
            </w:rPrChange>
          </w:rPr>
          <w:lastRenderedPageBreak/>
          <w:t>파이썬은</w:t>
        </w:r>
        <w:r w:rsidRPr="00E80AEF">
          <w:rPr>
            <w:rFonts w:asciiTheme="minorEastAsia" w:hAnsiTheme="minorEastAsia"/>
            <w:lang w:eastAsia="ko-KR"/>
            <w:rPrChange w:id="4434" w:author="박윤수" w:date="2014-08-23T00:29:00Z">
              <w:rPr>
                <w:rFonts w:asciiTheme="minorEastAsia" w:hAnsiTheme="minorEastAsia"/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asciiTheme="minorEastAsia" w:hAnsiTheme="minorEastAsia" w:hint="eastAsia"/>
            <w:lang w:eastAsia="ko-KR"/>
            <w:rPrChange w:id="4435" w:author="박윤수" w:date="2014-08-23T00:29:00Z">
              <w:rPr>
                <w:rFonts w:asciiTheme="minorEastAsia" w:hAnsiTheme="minorEastAsia" w:hint="eastAsia"/>
                <w:color w:val="0070C0"/>
                <w:u w:val="single"/>
                <w:lang w:eastAsia="ko-KR"/>
              </w:rPr>
            </w:rPrChange>
          </w:rPr>
          <w:t>이미</w:t>
        </w:r>
        <w:r w:rsidRPr="00E80AEF">
          <w:rPr>
            <w:rFonts w:asciiTheme="minorEastAsia" w:hAnsiTheme="minorEastAsia"/>
            <w:lang w:eastAsia="ko-KR"/>
            <w:rPrChange w:id="4436" w:author="박윤수" w:date="2014-08-23T00:29:00Z">
              <w:rPr>
                <w:rFonts w:asciiTheme="minorEastAsia" w:hAnsiTheme="minorEastAsia"/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asciiTheme="minorEastAsia" w:hAnsiTheme="minorEastAsia" w:hint="eastAsia"/>
            <w:lang w:eastAsia="ko-KR"/>
            <w:rPrChange w:id="4437" w:author="박윤수" w:date="2014-08-23T00:29:00Z">
              <w:rPr>
                <w:rFonts w:asciiTheme="minorEastAsia" w:hAnsiTheme="minorEastAsia" w:hint="eastAsia"/>
                <w:color w:val="0070C0"/>
                <w:u w:val="single"/>
                <w:lang w:eastAsia="ko-KR"/>
              </w:rPr>
            </w:rPrChange>
          </w:rPr>
          <w:t>더하기를</w:t>
        </w:r>
        <w:r w:rsidRPr="00E80AEF">
          <w:rPr>
            <w:rFonts w:asciiTheme="minorEastAsia" w:hAnsiTheme="minorEastAsia"/>
            <w:lang w:eastAsia="ko-KR"/>
            <w:rPrChange w:id="4438" w:author="박윤수" w:date="2014-08-23T00:29:00Z">
              <w:rPr>
                <w:rFonts w:asciiTheme="minorEastAsia" w:hAnsiTheme="minorEastAsia"/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asciiTheme="minorEastAsia" w:hAnsiTheme="minorEastAsia" w:hint="eastAsia"/>
            <w:lang w:eastAsia="ko-KR"/>
            <w:rPrChange w:id="4439" w:author="박윤수" w:date="2014-08-23T00:29:00Z">
              <w:rPr>
                <w:rFonts w:asciiTheme="minorEastAsia" w:hAnsiTheme="minorEastAsia" w:hint="eastAsia"/>
                <w:color w:val="0070C0"/>
                <w:u w:val="single"/>
                <w:lang w:eastAsia="ko-KR"/>
              </w:rPr>
            </w:rPrChange>
          </w:rPr>
          <w:t>알고</w:t>
        </w:r>
        <w:r w:rsidRPr="00E80AEF">
          <w:rPr>
            <w:rFonts w:asciiTheme="minorEastAsia" w:hAnsiTheme="minorEastAsia"/>
            <w:lang w:eastAsia="ko-KR"/>
            <w:rPrChange w:id="4440" w:author="박윤수" w:date="2014-08-23T00:29:00Z">
              <w:rPr>
                <w:rFonts w:asciiTheme="minorEastAsia" w:hAnsiTheme="minorEastAsia"/>
                <w:color w:val="0070C0"/>
                <w:u w:val="single"/>
                <w:lang w:eastAsia="ko-KR"/>
              </w:rPr>
            </w:rPrChange>
          </w:rPr>
          <w:t xml:space="preserve"> </w:t>
        </w:r>
        <w:r w:rsidRPr="00E80AEF">
          <w:rPr>
            <w:rFonts w:asciiTheme="minorEastAsia" w:hAnsiTheme="minorEastAsia" w:hint="eastAsia"/>
            <w:lang w:eastAsia="ko-KR"/>
            <w:rPrChange w:id="4441" w:author="박윤수" w:date="2014-08-23T00:29:00Z">
              <w:rPr>
                <w:rFonts w:asciiTheme="minorEastAsia" w:hAnsiTheme="minorEastAsia" w:hint="eastAsia"/>
                <w:color w:val="0070C0"/>
                <w:u w:val="single"/>
                <w:lang w:eastAsia="ko-KR"/>
              </w:rPr>
            </w:rPrChange>
          </w:rPr>
          <w:t>있어요</w:t>
        </w:r>
        <w:bookmarkEnd w:id="4431"/>
      </w:ins>
    </w:p>
    <w:p w:rsidR="00AF2823" w:rsidRDefault="00AF2823" w:rsidP="00AF2823">
      <w:pPr>
        <w:rPr>
          <w:ins w:id="4442" w:author="박윤수" w:date="2014-08-23T00:19:00Z"/>
          <w:lang w:eastAsia="ko-KR"/>
        </w:rPr>
      </w:pPr>
      <w:ins w:id="4443" w:author="박윤수" w:date="2014-08-23T00:19:00Z"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지도하여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배웠습니다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학습에서는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이상을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41"/>
        </w:numPr>
        <w:ind w:leftChars="0"/>
        <w:rPr>
          <w:ins w:id="4444" w:author="박윤수" w:date="2014-08-23T00:19:00Z"/>
          <w:b/>
          <w:color w:val="0070C0"/>
          <w:sz w:val="24"/>
          <w:lang w:eastAsia="ko-KR"/>
        </w:rPr>
      </w:pPr>
      <w:ins w:id="4445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중요한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것부터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먼저</w:t>
        </w:r>
      </w:ins>
    </w:p>
    <w:p w:rsidR="00AF2823" w:rsidRDefault="00AF2823" w:rsidP="00AF2823">
      <w:pPr>
        <w:ind w:left="967"/>
        <w:rPr>
          <w:ins w:id="4446" w:author="박윤수" w:date="2014-08-23T00:19:00Z"/>
          <w:lang w:eastAsia="ko-KR"/>
        </w:rPr>
      </w:pPr>
      <w:ins w:id="4447" w:author="박윤수" w:date="2014-08-23T00:19:00Z">
        <w:r>
          <w:rPr>
            <w:rFonts w:hint="eastAsia"/>
            <w:lang w:eastAsia="ko-KR"/>
          </w:rPr>
          <w:t>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탭을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클릭하여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인터프리터</w:t>
        </w:r>
        <w:r>
          <w:rPr>
            <w:rFonts w:hint="eastAsia"/>
            <w:lang w:eastAsia="ko-KR"/>
          </w:rPr>
          <w:t>(Python Interpreter, Python: Code and Learn)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화면이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7365" w:rsidP="00AF2823">
      <w:pPr>
        <w:ind w:left="967"/>
        <w:rPr>
          <w:ins w:id="4448" w:author="박윤수" w:date="2014-08-23T00:19:00Z"/>
          <w:lang w:eastAsia="ko-KR"/>
        </w:rPr>
      </w:pPr>
      <w:ins w:id="4449" w:author="박윤수" w:date="2014-08-23T00:19:00Z">
        <w:r>
          <w:rPr>
            <w:noProof/>
            <w:lang w:val="en-US" w:eastAsia="ko-KR"/>
            <w:rPrChange w:id="445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765601" cy="1001987"/>
              <wp:effectExtent l="19050" t="0" r="0" b="0"/>
              <wp:docPr id="526" name="그림 346" descr="interpret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nterpreter.png"/>
                      <pic:cNvPicPr/>
                    </pic:nvPicPr>
                    <pic:blipFill>
                      <a:blip r:embed="rId13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2" cy="1001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ind w:left="967"/>
        <w:rPr>
          <w:ins w:id="4451" w:author="박윤수" w:date="2014-08-23T00:19:00Z"/>
          <w:lang w:eastAsia="ko-KR"/>
        </w:rPr>
      </w:pPr>
      <w:ins w:id="4452" w:author="박윤수" w:date="2014-08-23T00:19:00Z">
        <w:r>
          <w:rPr>
            <w:rFonts w:hint="eastAsia"/>
            <w:lang w:eastAsia="ko-KR"/>
          </w:rPr>
          <w:t>지금은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4</w:t>
        </w:r>
        <w:r>
          <w:rPr>
            <w:rFonts w:hint="eastAsia"/>
            <w:lang w:eastAsia="ko-KR"/>
          </w:rPr>
          <w:t>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무시하세요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다섯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프롬프트입니다</w:t>
        </w:r>
        <w:r>
          <w:rPr>
            <w:rFonts w:hint="eastAsia"/>
            <w:lang w:eastAsia="ko-KR"/>
          </w:rPr>
          <w:t xml:space="preserve">. </w:t>
        </w:r>
      </w:ins>
    </w:p>
    <w:p w:rsidR="00AF2823" w:rsidRDefault="00AF2823" w:rsidP="00AF2823">
      <w:pPr>
        <w:ind w:left="967"/>
        <w:rPr>
          <w:ins w:id="4453" w:author="박윤수" w:date="2014-08-23T00:19:00Z"/>
          <w:lang w:eastAsia="ko-KR"/>
        </w:rPr>
      </w:pPr>
      <w:ins w:id="4454" w:author="박윤수" w:date="2014-08-23T00:19:00Z">
        <w:r>
          <w:rPr>
            <w:rFonts w:hint="eastAsia"/>
            <w:lang w:eastAsia="ko-KR"/>
          </w:rPr>
          <w:t>&gt;&gt;&gt;</w:t>
        </w:r>
      </w:ins>
    </w:p>
    <w:p w:rsidR="00AF2823" w:rsidRDefault="00AF2823" w:rsidP="00AF2823">
      <w:pPr>
        <w:ind w:left="967"/>
        <w:rPr>
          <w:ins w:id="4455" w:author="박윤수" w:date="2014-08-23T00:19:00Z"/>
          <w:lang w:eastAsia="ko-KR"/>
        </w:rPr>
      </w:pPr>
      <w:ins w:id="4456" w:author="박윤수" w:date="2014-08-23T00:19:00Z">
        <w:r>
          <w:rPr>
            <w:rFonts w:hint="eastAsia"/>
            <w:lang w:eastAsia="ko-KR"/>
          </w:rPr>
          <w:t xml:space="preserve">5 </w:t>
        </w:r>
        <w:r>
          <w:rPr>
            <w:rFonts w:hint="eastAsia"/>
            <w:lang w:eastAsia="ko-KR"/>
          </w:rPr>
          <w:t>행에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커서를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놓고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8+4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타이핑하고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enter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키를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누릅니다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화면에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ind w:left="967"/>
        <w:rPr>
          <w:ins w:id="4457" w:author="박윤수" w:date="2014-08-23T00:19:00Z"/>
          <w:lang w:eastAsia="ko-KR"/>
        </w:rPr>
      </w:pPr>
      <w:ins w:id="4458" w:author="박윤수" w:date="2014-08-23T00:19:00Z">
        <w:r>
          <w:rPr>
            <w:lang w:eastAsia="ko-KR"/>
          </w:rPr>
          <w:t>&gt;&gt;&gt; 8+4</w:t>
        </w:r>
      </w:ins>
    </w:p>
    <w:p w:rsidR="00AF2823" w:rsidRDefault="00AF2823" w:rsidP="00AF2823">
      <w:pPr>
        <w:spacing w:after="0"/>
        <w:ind w:left="967"/>
        <w:rPr>
          <w:ins w:id="4459" w:author="박윤수" w:date="2014-08-23T00:19:00Z"/>
          <w:lang w:eastAsia="ko-KR"/>
        </w:rPr>
      </w:pPr>
      <w:ins w:id="4460" w:author="박윤수" w:date="2014-08-23T00:19:00Z">
        <w:r>
          <w:rPr>
            <w:lang w:eastAsia="ko-KR"/>
          </w:rPr>
          <w:t>12</w:t>
        </w:r>
      </w:ins>
    </w:p>
    <w:p w:rsidR="00AF2823" w:rsidRDefault="00AF2823" w:rsidP="00AF2823">
      <w:pPr>
        <w:ind w:left="967"/>
        <w:rPr>
          <w:ins w:id="4461" w:author="박윤수" w:date="2014-08-23T00:19:00Z"/>
          <w:lang w:eastAsia="ko-KR"/>
        </w:rPr>
      </w:pPr>
      <w:ins w:id="4462" w:author="박윤수" w:date="2014-08-23T00:19:00Z">
        <w:r>
          <w:rPr>
            <w:lang w:eastAsia="ko-KR"/>
          </w:rPr>
          <w:t>&gt;&gt;&gt;</w:t>
        </w:r>
      </w:ins>
    </w:p>
    <w:p w:rsidR="00AF2823" w:rsidRDefault="00AF2823" w:rsidP="00AF2823">
      <w:pPr>
        <w:ind w:left="967"/>
        <w:rPr>
          <w:ins w:id="4463" w:author="박윤수" w:date="2014-08-23T00:19:00Z"/>
          <w:lang w:eastAsia="ko-KR"/>
        </w:rPr>
      </w:pPr>
      <w:ins w:id="4464" w:author="박윤수" w:date="2014-08-23T00:19:00Z">
        <w:r>
          <w:rPr>
            <w:rFonts w:hint="eastAsia"/>
            <w:lang w:eastAsia="ko-KR"/>
          </w:rPr>
          <w:t>놀랍죠</w:t>
        </w:r>
        <w:r>
          <w:rPr>
            <w:rFonts w:hint="eastAsia"/>
            <w:lang w:eastAsia="ko-KR"/>
          </w:rPr>
          <w:t xml:space="preserve">! </w:t>
        </w:r>
        <w:r>
          <w:rPr>
            <w:rFonts w:hint="eastAsia"/>
            <w:lang w:eastAsia="ko-KR"/>
          </w:rPr>
          <w:t>파이썬이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방금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리보그</w:t>
        </w:r>
        <w:r>
          <w:rPr>
            <w:lang w:eastAsia="ko-KR"/>
          </w:rPr>
          <w:t>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하기에는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너무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어려웠습니다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여러분에게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프롬프트</w:t>
        </w:r>
        <w:r>
          <w:rPr>
            <w:rFonts w:hint="eastAsia"/>
            <w:lang w:eastAsia="ko-KR"/>
          </w:rPr>
          <w:t>(Prompt, &gt;&gt;&gt;)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주기를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재촉합니다</w:t>
        </w:r>
        <w:r>
          <w:rPr>
            <w:rFonts w:hint="eastAsia"/>
            <w:lang w:eastAsia="ko-KR"/>
          </w:rPr>
          <w:t xml:space="preserve">.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오려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붙이기</w:t>
        </w:r>
        <w:r>
          <w:rPr>
            <w:rFonts w:hint="eastAsia"/>
            <w:lang w:eastAsia="ko-KR"/>
          </w:rPr>
          <w:t>(cut and paste)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인터프리터에서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여기로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옮긴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ind w:left="967"/>
        <w:rPr>
          <w:ins w:id="4465" w:author="박윤수" w:date="2014-08-23T00:19:00Z"/>
          <w:lang w:eastAsia="ko-KR"/>
        </w:rPr>
      </w:pPr>
      <w:ins w:id="4466" w:author="박윤수" w:date="2014-08-23T00:19:00Z">
        <w:r>
          <w:rPr>
            <w:lang w:eastAsia="ko-KR"/>
          </w:rPr>
          <w:t>&gt;&gt;&gt; 8+4</w:t>
        </w:r>
      </w:ins>
    </w:p>
    <w:p w:rsidR="00AF2823" w:rsidRDefault="00AF2823" w:rsidP="00AF2823">
      <w:pPr>
        <w:spacing w:after="0"/>
        <w:ind w:left="967"/>
        <w:rPr>
          <w:ins w:id="4467" w:author="박윤수" w:date="2014-08-23T00:19:00Z"/>
          <w:lang w:eastAsia="ko-KR"/>
        </w:rPr>
      </w:pPr>
      <w:ins w:id="4468" w:author="박윤수" w:date="2014-08-23T00:19:00Z">
        <w:r>
          <w:rPr>
            <w:lang w:eastAsia="ko-KR"/>
          </w:rPr>
          <w:t>12</w:t>
        </w:r>
      </w:ins>
    </w:p>
    <w:p w:rsidR="00AF2823" w:rsidRDefault="00AF2823" w:rsidP="00AF2823">
      <w:pPr>
        <w:spacing w:after="0"/>
        <w:ind w:left="967"/>
        <w:rPr>
          <w:ins w:id="4469" w:author="박윤수" w:date="2014-08-23T00:19:00Z"/>
          <w:lang w:eastAsia="ko-KR"/>
        </w:rPr>
      </w:pPr>
      <w:ins w:id="4470" w:author="박윤수" w:date="2014-08-23T00:19:00Z">
        <w:r>
          <w:rPr>
            <w:lang w:eastAsia="ko-KR"/>
          </w:rPr>
          <w:t>&gt;&gt;&gt; 8-4</w:t>
        </w:r>
      </w:ins>
    </w:p>
    <w:p w:rsidR="00AF2823" w:rsidRDefault="00AF2823" w:rsidP="00AF2823">
      <w:pPr>
        <w:spacing w:after="0"/>
        <w:ind w:left="967"/>
        <w:rPr>
          <w:ins w:id="4471" w:author="박윤수" w:date="2014-08-23T00:19:00Z"/>
          <w:lang w:eastAsia="ko-KR"/>
        </w:rPr>
      </w:pPr>
      <w:ins w:id="4472" w:author="박윤수" w:date="2014-08-23T00:19:00Z">
        <w:r>
          <w:rPr>
            <w:lang w:eastAsia="ko-KR"/>
          </w:rPr>
          <w:t>4</w:t>
        </w:r>
      </w:ins>
    </w:p>
    <w:p w:rsidR="00AF2823" w:rsidRDefault="00AF2823" w:rsidP="00AF2823">
      <w:pPr>
        <w:spacing w:after="0"/>
        <w:ind w:left="967"/>
        <w:rPr>
          <w:ins w:id="4473" w:author="박윤수" w:date="2014-08-23T00:19:00Z"/>
          <w:lang w:eastAsia="ko-KR"/>
        </w:rPr>
      </w:pPr>
      <w:ins w:id="4474" w:author="박윤수" w:date="2014-08-23T00:19:00Z">
        <w:r>
          <w:rPr>
            <w:lang w:eastAsia="ko-KR"/>
          </w:rPr>
          <w:t>&gt;&gt;&gt; 8*4</w:t>
        </w:r>
      </w:ins>
    </w:p>
    <w:p w:rsidR="00AF2823" w:rsidRDefault="00AF2823" w:rsidP="00AF2823">
      <w:pPr>
        <w:spacing w:after="0"/>
        <w:ind w:left="967"/>
        <w:rPr>
          <w:ins w:id="4475" w:author="박윤수" w:date="2014-08-23T00:19:00Z"/>
          <w:lang w:eastAsia="ko-KR"/>
        </w:rPr>
      </w:pPr>
      <w:ins w:id="4476" w:author="박윤수" w:date="2014-08-23T00:19:00Z">
        <w:r>
          <w:rPr>
            <w:lang w:eastAsia="ko-KR"/>
          </w:rPr>
          <w:t>32</w:t>
        </w:r>
      </w:ins>
    </w:p>
    <w:p w:rsidR="00AF2823" w:rsidRDefault="00AF2823" w:rsidP="00AF2823">
      <w:pPr>
        <w:spacing w:after="0"/>
        <w:ind w:left="967"/>
        <w:rPr>
          <w:ins w:id="4477" w:author="박윤수" w:date="2014-08-23T00:19:00Z"/>
          <w:lang w:eastAsia="ko-KR"/>
        </w:rPr>
      </w:pPr>
      <w:ins w:id="4478" w:author="박윤수" w:date="2014-08-23T00:19:00Z">
        <w:r>
          <w:rPr>
            <w:lang w:eastAsia="ko-KR"/>
          </w:rPr>
          <w:t>&gt;&gt;&gt; 8/4</w:t>
        </w:r>
      </w:ins>
    </w:p>
    <w:p w:rsidR="00AF2823" w:rsidRDefault="00AF2823" w:rsidP="00AF2823">
      <w:pPr>
        <w:spacing w:after="0"/>
        <w:ind w:left="967"/>
        <w:rPr>
          <w:ins w:id="4479" w:author="박윤수" w:date="2014-08-23T00:19:00Z"/>
          <w:lang w:eastAsia="ko-KR"/>
        </w:rPr>
      </w:pPr>
      <w:ins w:id="4480" w:author="박윤수" w:date="2014-08-23T00:19:00Z">
        <w:r>
          <w:rPr>
            <w:lang w:eastAsia="ko-KR"/>
          </w:rPr>
          <w:t>2.0</w:t>
        </w:r>
      </w:ins>
    </w:p>
    <w:p w:rsidR="00AF2823" w:rsidRDefault="00AF2823" w:rsidP="00AF2823">
      <w:pPr>
        <w:spacing w:before="240"/>
        <w:ind w:left="967"/>
        <w:rPr>
          <w:ins w:id="4481" w:author="박윤수" w:date="2014-08-23T00:19:00Z"/>
          <w:lang w:eastAsia="ko-KR"/>
        </w:rPr>
      </w:pPr>
      <w:ins w:id="4482" w:author="박윤수" w:date="2014-08-23T00:19:00Z">
        <w:r>
          <w:rPr>
            <w:rFonts w:hint="eastAsia"/>
            <w:lang w:eastAsia="ko-KR"/>
          </w:rPr>
          <w:lastRenderedPageBreak/>
          <w:t>파이썬은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빼고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곱하고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나누기를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시간을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읽어보세요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그다지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복잡하지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>.</w:t>
        </w:r>
      </w:ins>
    </w:p>
    <w:p w:rsidR="00AF2823" w:rsidRPr="00CA645F" w:rsidRDefault="00AF2823" w:rsidP="00AF2823">
      <w:pPr>
        <w:pStyle w:val="affc"/>
        <w:numPr>
          <w:ilvl w:val="0"/>
          <w:numId w:val="41"/>
        </w:numPr>
        <w:spacing w:before="240" w:after="0"/>
        <w:ind w:leftChars="0"/>
        <w:rPr>
          <w:ins w:id="4483" w:author="박윤수" w:date="2014-08-23T00:19:00Z"/>
          <w:b/>
          <w:color w:val="0070C0"/>
          <w:sz w:val="24"/>
          <w:lang w:eastAsia="ko-KR"/>
        </w:rPr>
      </w:pPr>
      <w:ins w:id="4484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나누기</w:t>
        </w:r>
      </w:ins>
    </w:p>
    <w:p w:rsidR="00AF2823" w:rsidRDefault="00AF2823" w:rsidP="00AF2823">
      <w:pPr>
        <w:spacing w:before="240" w:after="0"/>
        <w:ind w:left="967"/>
        <w:rPr>
          <w:ins w:id="4485" w:author="박윤수" w:date="2014-08-23T00:19:00Z"/>
          <w:lang w:eastAsia="ko-KR"/>
        </w:rPr>
      </w:pPr>
      <w:ins w:id="4486" w:author="박윤수" w:date="2014-08-23T00:19:00Z"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8/4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2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대신에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파이썬은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2.0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출력합니다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정상적인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결과값은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아닙니다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통상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나누기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결과값으로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파이썬은</w:t>
        </w:r>
        <w:r>
          <w:rPr>
            <w:rFonts w:hint="eastAsia"/>
            <w:lang w:eastAsia="ko-KR"/>
          </w:rPr>
          <w:t xml:space="preserve"> 8/4=2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의미입니다</w:t>
        </w:r>
        <w:r>
          <w:rPr>
            <w:lang w:eastAsia="ko-KR"/>
          </w:rPr>
          <w:t>…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>, 8/3=2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8 </w:t>
        </w:r>
        <w:r>
          <w:rPr>
            <w:rFonts w:hint="eastAsia"/>
            <w:lang w:eastAsia="ko-KR"/>
          </w:rPr>
          <w:t>나누기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몫이</w:t>
        </w:r>
        <w:r>
          <w:rPr>
            <w:rFonts w:hint="eastAsia"/>
            <w:lang w:eastAsia="ko-KR"/>
          </w:rPr>
          <w:t xml:space="preserve"> 2</w:t>
        </w:r>
        <w:r>
          <w:rPr>
            <w:rFonts w:hint="eastAsia"/>
            <w:lang w:eastAsia="ko-KR"/>
          </w:rPr>
          <w:t>이고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나머지가</w:t>
        </w:r>
        <w:r>
          <w:rPr>
            <w:rFonts w:hint="eastAsia"/>
            <w:lang w:eastAsia="ko-KR"/>
          </w:rPr>
          <w:t xml:space="preserve"> 2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배웁니다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말로</w:t>
        </w:r>
        <w:r>
          <w:rPr>
            <w:rFonts w:hint="eastAsia"/>
            <w:lang w:eastAsia="ko-KR"/>
          </w:rPr>
          <w:t xml:space="preserve"> 8/3 = 2+2/3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사실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>, 8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3</w:t>
        </w:r>
        <w:r>
          <w:rPr>
            <w:rFonts w:hint="eastAsia"/>
            <w:lang w:eastAsia="ko-KR"/>
          </w:rPr>
          <w:t>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배웁니다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나머지를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배우고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다음에는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배웁니다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ind w:left="967"/>
        <w:rPr>
          <w:ins w:id="4487" w:author="박윤수" w:date="2014-08-23T00:19:00Z"/>
          <w:lang w:eastAsia="ko-KR"/>
        </w:rPr>
      </w:pPr>
      <w:ins w:id="4488" w:author="박윤수" w:date="2014-08-23T00:19:00Z">
        <w:r>
          <w:rPr>
            <w:rFonts w:hint="eastAsia"/>
            <w:lang w:eastAsia="ko-KR"/>
          </w:rPr>
          <w:t>통상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처음으로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배운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다룹니다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1/2=0 </w:t>
        </w:r>
        <w:r>
          <w:rPr>
            <w:rFonts w:hint="eastAsia"/>
            <w:lang w:eastAsia="ko-KR"/>
          </w:rPr>
          <w:t>이라는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우스운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상황이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되기도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하지만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답</w:t>
        </w:r>
        <w:r>
          <w:rPr>
            <w:rFonts w:hint="eastAsia"/>
            <w:lang w:eastAsia="ko-KR"/>
          </w:rPr>
          <w:t>(1./2=0.5)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얻을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ind w:left="967"/>
        <w:rPr>
          <w:ins w:id="4489" w:author="박윤수" w:date="2014-08-23T00:19:00Z"/>
          <w:lang w:eastAsia="ko-KR"/>
        </w:rPr>
      </w:pPr>
      <w:ins w:id="4490" w:author="박윤수" w:date="2014-08-23T00:19:00Z">
        <w:r>
          <w:rPr>
            <w:rFonts w:hint="eastAsia"/>
            <w:lang w:eastAsia="ko-KR"/>
          </w:rPr>
          <w:t>파이썬의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향후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버전에서는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다르게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동작합니다</w:t>
        </w:r>
        <w:r>
          <w:rPr>
            <w:rFonts w:hint="eastAsia"/>
            <w:lang w:eastAsia="ko-KR"/>
          </w:rPr>
          <w:t>. 4</w:t>
        </w:r>
        <w:r>
          <w:rPr>
            <w:rFonts w:hint="eastAsia"/>
            <w:lang w:eastAsia="ko-KR"/>
          </w:rPr>
          <w:t>번째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줄에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보여지는</w:t>
        </w:r>
        <w:r>
          <w:rPr>
            <w:rFonts w:hint="eastAsia"/>
            <w:lang w:eastAsia="ko-KR"/>
          </w:rPr>
          <w:t xml:space="preserve"> division </w:t>
        </w:r>
        <w:r>
          <w:rPr>
            <w:rFonts w:hint="eastAsia"/>
            <w:lang w:eastAsia="ko-KR"/>
          </w:rPr>
          <w:t>모듈의</w:t>
        </w:r>
        <w:r>
          <w:rPr>
            <w:rFonts w:hint="eastAsia"/>
            <w:lang w:eastAsia="ko-KR"/>
          </w:rPr>
          <w:t xml:space="preserve"> future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가져오기로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수행하고자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한다면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아래처럼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ind w:left="967"/>
        <w:rPr>
          <w:ins w:id="4491" w:author="박윤수" w:date="2014-08-23T00:19:00Z"/>
          <w:lang w:eastAsia="ko-KR"/>
        </w:rPr>
      </w:pPr>
      <w:ins w:id="4492" w:author="박윤수" w:date="2014-08-23T00:19:00Z">
        <w:r>
          <w:rPr>
            <w:lang w:eastAsia="ko-KR"/>
          </w:rPr>
          <w:t>&gt;&gt;&gt;8//3</w:t>
        </w:r>
      </w:ins>
    </w:p>
    <w:p w:rsidR="00AF2823" w:rsidRDefault="00AF2823" w:rsidP="00AF2823">
      <w:pPr>
        <w:spacing w:after="0"/>
        <w:ind w:left="967"/>
        <w:rPr>
          <w:ins w:id="4493" w:author="박윤수" w:date="2014-08-23T00:19:00Z"/>
          <w:lang w:eastAsia="ko-KR"/>
        </w:rPr>
      </w:pPr>
      <w:ins w:id="4494" w:author="박윤수" w:date="2014-08-23T00:19:00Z">
        <w:r>
          <w:rPr>
            <w:lang w:eastAsia="ko-KR"/>
          </w:rPr>
          <w:t>2</w:t>
        </w:r>
      </w:ins>
    </w:p>
    <w:p w:rsidR="00AF2823" w:rsidRDefault="00AF2823" w:rsidP="00AF2823">
      <w:pPr>
        <w:spacing w:after="0"/>
        <w:ind w:left="967"/>
        <w:rPr>
          <w:ins w:id="4495" w:author="박윤수" w:date="2014-08-23T00:19:00Z"/>
          <w:lang w:eastAsia="ko-KR"/>
        </w:rPr>
      </w:pPr>
      <w:ins w:id="4496" w:author="박윤수" w:date="2014-08-23T00:19:00Z">
        <w:r>
          <w:rPr>
            <w:lang w:eastAsia="ko-KR"/>
          </w:rPr>
          <w:t>&gt;&gt;&gt; 8.0//3.</w:t>
        </w:r>
      </w:ins>
    </w:p>
    <w:p w:rsidR="00AF2823" w:rsidRDefault="00AF2823" w:rsidP="00AF2823">
      <w:pPr>
        <w:spacing w:after="0"/>
        <w:ind w:left="967"/>
        <w:rPr>
          <w:ins w:id="4497" w:author="박윤수" w:date="2014-08-23T00:19:00Z"/>
          <w:lang w:eastAsia="ko-KR"/>
        </w:rPr>
      </w:pPr>
      <w:ins w:id="4498" w:author="박윤수" w:date="2014-08-23T00:19:00Z">
        <w:r>
          <w:rPr>
            <w:lang w:eastAsia="ko-KR"/>
          </w:rPr>
          <w:t>2.0</w:t>
        </w:r>
      </w:ins>
    </w:p>
    <w:p w:rsidR="00AF2823" w:rsidRDefault="00AF2823" w:rsidP="00AF2823">
      <w:pPr>
        <w:spacing w:before="240"/>
        <w:ind w:left="967"/>
        <w:rPr>
          <w:ins w:id="4499" w:author="박윤수" w:date="2014-08-23T00:19:00Z"/>
          <w:lang w:eastAsia="ko-KR"/>
        </w:rPr>
      </w:pPr>
      <w:ins w:id="4500" w:author="박윤수" w:date="2014-08-23T00:19:00Z">
        <w:r>
          <w:rPr>
            <w:rFonts w:hint="eastAsia"/>
            <w:lang w:eastAsia="ko-KR"/>
          </w:rPr>
          <w:t>단지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말씀을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받아들이지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직접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타이핑하여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Pr="00D557CB" w:rsidRDefault="00AF2823" w:rsidP="00AF2823">
      <w:pPr>
        <w:spacing w:before="240"/>
        <w:ind w:left="967"/>
        <w:rPr>
          <w:ins w:id="4501" w:author="박윤수" w:date="2014-08-23T00:19:00Z"/>
          <w:lang w:eastAsia="ko-KR"/>
        </w:rPr>
      </w:pPr>
      <w:ins w:id="4502" w:author="박윤수" w:date="2014-08-23T00:19:00Z">
        <w:r>
          <w:rPr>
            <w:rFonts w:hint="eastAsia"/>
            <w:lang w:eastAsia="ko-KR"/>
          </w:rPr>
          <w:t>이중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부호는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알려져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나눗셈의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몫을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취하고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가까운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나눈다면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결과는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숫자라면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결과도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가까운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내림한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됩니다</w:t>
        </w:r>
        <w:r>
          <w:rPr>
            <w:rFonts w:hint="eastAsia"/>
            <w:lang w:eastAsia="ko-KR"/>
          </w:rPr>
          <w:t>.</w:t>
        </w:r>
      </w:ins>
    </w:p>
    <w:p w:rsidR="00AF2823" w:rsidRPr="0033195D" w:rsidRDefault="00AF2823" w:rsidP="00AF2823">
      <w:pPr>
        <w:pStyle w:val="affc"/>
        <w:numPr>
          <w:ilvl w:val="0"/>
          <w:numId w:val="41"/>
        </w:numPr>
        <w:spacing w:before="240" w:after="0"/>
        <w:ind w:leftChars="0"/>
        <w:rPr>
          <w:ins w:id="4503" w:author="박윤수" w:date="2014-08-23T00:19:00Z"/>
          <w:b/>
          <w:color w:val="0070C0"/>
          <w:sz w:val="24"/>
          <w:lang w:eastAsia="ko-KR"/>
        </w:rPr>
      </w:pPr>
      <w:ins w:id="4504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더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많은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숫자</w:t>
        </w:r>
      </w:ins>
    </w:p>
    <w:p w:rsidR="00AF2823" w:rsidRDefault="00AF2823" w:rsidP="00AF2823">
      <w:pPr>
        <w:spacing w:before="240"/>
        <w:ind w:left="967"/>
        <w:rPr>
          <w:ins w:id="4505" w:author="박윤수" w:date="2014-08-23T00:19:00Z"/>
          <w:lang w:eastAsia="ko-KR"/>
        </w:rPr>
      </w:pPr>
      <w:ins w:id="4506" w:author="박윤수" w:date="2014-08-23T00:19:00Z">
        <w:r>
          <w:rPr>
            <w:rFonts w:hint="eastAsia"/>
            <w:lang w:eastAsia="ko-KR"/>
          </w:rPr>
          <w:t>파이썬은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우선순위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규칙을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연산자가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왼쪽에서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오른쪽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순서로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곱셈과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나눗셈을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먼저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lastRenderedPageBreak/>
          <w:t>덧셈과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뺄셈을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순서로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글로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의미를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전달하는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ind w:left="967"/>
        <w:rPr>
          <w:ins w:id="4507" w:author="박윤수" w:date="2014-08-23T00:19:00Z"/>
          <w:lang w:eastAsia="ko-KR"/>
        </w:rPr>
      </w:pPr>
      <w:ins w:id="4508" w:author="박윤수" w:date="2014-08-23T00:19:00Z">
        <w:r>
          <w:rPr>
            <w:lang w:eastAsia="ko-KR"/>
          </w:rPr>
          <w:t>&gt;&gt;&gt; 2+3*5</w:t>
        </w:r>
      </w:ins>
    </w:p>
    <w:p w:rsidR="00AF2823" w:rsidRDefault="00AF2823" w:rsidP="00AF2823">
      <w:pPr>
        <w:spacing w:after="0"/>
        <w:ind w:left="967"/>
        <w:rPr>
          <w:ins w:id="4509" w:author="박윤수" w:date="2014-08-23T00:19:00Z"/>
          <w:lang w:eastAsia="ko-KR"/>
        </w:rPr>
      </w:pPr>
      <w:ins w:id="4510" w:author="박윤수" w:date="2014-08-23T00:19:00Z">
        <w:r>
          <w:rPr>
            <w:lang w:eastAsia="ko-KR"/>
          </w:rPr>
          <w:t>17</w:t>
        </w:r>
      </w:ins>
    </w:p>
    <w:p w:rsidR="00AF2823" w:rsidRPr="00DA0997" w:rsidRDefault="00AF2823" w:rsidP="00AF2823">
      <w:pPr>
        <w:spacing w:after="0"/>
        <w:ind w:left="967"/>
        <w:rPr>
          <w:ins w:id="4511" w:author="박윤수" w:date="2014-08-23T00:19:00Z"/>
          <w:color w:val="00B050"/>
          <w:lang w:eastAsia="ko-KR"/>
        </w:rPr>
      </w:pPr>
      <w:ins w:id="4512" w:author="박윤수" w:date="2014-08-23T00:19:00Z">
        <w:r>
          <w:rPr>
            <w:lang w:eastAsia="ko-KR"/>
          </w:rPr>
          <w:t xml:space="preserve">&gt;&gt;&gt; 2+ (3*5)   </w:t>
        </w:r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여기서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공백에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대해서는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파이썬은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무시합니다</w:t>
        </w:r>
        <w:r w:rsidRPr="00D21A89">
          <w:rPr>
            <w:color w:val="00B050"/>
            <w:lang w:eastAsia="ko-KR"/>
          </w:rPr>
          <w:t>.</w:t>
        </w:r>
      </w:ins>
    </w:p>
    <w:p w:rsidR="00AF2823" w:rsidRDefault="00AF2823" w:rsidP="00AF2823">
      <w:pPr>
        <w:spacing w:after="0"/>
        <w:ind w:left="967"/>
        <w:rPr>
          <w:ins w:id="4513" w:author="박윤수" w:date="2014-08-23T00:19:00Z"/>
          <w:lang w:eastAsia="ko-KR"/>
        </w:rPr>
      </w:pPr>
      <w:ins w:id="4514" w:author="박윤수" w:date="2014-08-23T00:19:00Z">
        <w:r>
          <w:rPr>
            <w:lang w:eastAsia="ko-KR"/>
          </w:rPr>
          <w:t>17</w:t>
        </w:r>
      </w:ins>
    </w:p>
    <w:p w:rsidR="00AF2823" w:rsidRDefault="00AF2823" w:rsidP="00AF2823">
      <w:pPr>
        <w:spacing w:after="0"/>
        <w:ind w:left="967"/>
        <w:rPr>
          <w:ins w:id="4515" w:author="박윤수" w:date="2014-08-23T00:19:00Z"/>
          <w:lang w:eastAsia="ko-KR"/>
        </w:rPr>
      </w:pPr>
      <w:ins w:id="4516" w:author="박윤수" w:date="2014-08-23T00:19:00Z">
        <w:r>
          <w:rPr>
            <w:lang w:eastAsia="ko-KR"/>
          </w:rPr>
          <w:t>&gt;&gt;&gt; (2+3)*5</w:t>
        </w:r>
      </w:ins>
    </w:p>
    <w:p w:rsidR="00AF2823" w:rsidRDefault="00AF2823" w:rsidP="00AF2823">
      <w:pPr>
        <w:spacing w:after="0"/>
        <w:ind w:left="967"/>
        <w:rPr>
          <w:ins w:id="4517" w:author="박윤수" w:date="2014-08-23T00:19:00Z"/>
          <w:lang w:eastAsia="ko-KR"/>
        </w:rPr>
      </w:pPr>
      <w:ins w:id="4518" w:author="박윤수" w:date="2014-08-23T00:19:00Z">
        <w:r>
          <w:rPr>
            <w:lang w:eastAsia="ko-KR"/>
          </w:rPr>
          <w:t>25</w:t>
        </w:r>
      </w:ins>
    </w:p>
    <w:p w:rsidR="00AF2823" w:rsidRDefault="00AF2823" w:rsidP="00AF2823">
      <w:pPr>
        <w:spacing w:after="0"/>
        <w:ind w:left="967"/>
        <w:rPr>
          <w:ins w:id="4519" w:author="박윤수" w:date="2014-08-23T00:19:00Z"/>
          <w:lang w:eastAsia="ko-KR"/>
        </w:rPr>
      </w:pPr>
      <w:ins w:id="4520" w:author="박윤수" w:date="2014-08-23T00:19:00Z">
        <w:r>
          <w:rPr>
            <w:lang w:eastAsia="ko-KR"/>
          </w:rPr>
          <w:t>&gt;&gt;&gt; 2*4/8</w:t>
        </w:r>
      </w:ins>
    </w:p>
    <w:p w:rsidR="00AF2823" w:rsidRDefault="00AF2823" w:rsidP="00AF2823">
      <w:pPr>
        <w:spacing w:after="0"/>
        <w:ind w:left="967"/>
        <w:rPr>
          <w:ins w:id="4521" w:author="박윤수" w:date="2014-08-23T00:19:00Z"/>
          <w:lang w:eastAsia="ko-KR"/>
        </w:rPr>
      </w:pPr>
      <w:ins w:id="4522" w:author="박윤수" w:date="2014-08-23T00:19:00Z">
        <w:r>
          <w:rPr>
            <w:lang w:eastAsia="ko-KR"/>
          </w:rPr>
          <w:t>1.0</w:t>
        </w:r>
      </w:ins>
    </w:p>
    <w:p w:rsidR="00AF2823" w:rsidRDefault="00AF2823" w:rsidP="00AF2823">
      <w:pPr>
        <w:spacing w:after="0"/>
        <w:ind w:left="967"/>
        <w:rPr>
          <w:ins w:id="4523" w:author="박윤수" w:date="2014-08-23T00:19:00Z"/>
          <w:lang w:eastAsia="ko-KR"/>
        </w:rPr>
      </w:pPr>
      <w:ins w:id="4524" w:author="박윤수" w:date="2014-08-23T00:19:00Z">
        <w:r>
          <w:rPr>
            <w:lang w:eastAsia="ko-KR"/>
          </w:rPr>
          <w:t>&gt;&gt;&gt; 2*4//8</w:t>
        </w:r>
      </w:ins>
    </w:p>
    <w:p w:rsidR="00AF2823" w:rsidRDefault="00AF2823" w:rsidP="00AF2823">
      <w:pPr>
        <w:spacing w:after="0"/>
        <w:ind w:left="967"/>
        <w:rPr>
          <w:ins w:id="4525" w:author="박윤수" w:date="2014-08-23T00:19:00Z"/>
          <w:lang w:eastAsia="ko-KR"/>
        </w:rPr>
      </w:pPr>
      <w:ins w:id="4526" w:author="박윤수" w:date="2014-08-23T00:19:00Z">
        <w:r>
          <w:rPr>
            <w:lang w:eastAsia="ko-KR"/>
          </w:rPr>
          <w:t>1</w:t>
        </w:r>
      </w:ins>
    </w:p>
    <w:p w:rsidR="00AF2823" w:rsidRDefault="00AF2823" w:rsidP="00AF2823">
      <w:pPr>
        <w:spacing w:after="0"/>
        <w:ind w:left="967"/>
        <w:rPr>
          <w:ins w:id="4527" w:author="박윤수" w:date="2014-08-23T00:19:00Z"/>
          <w:lang w:eastAsia="ko-KR"/>
        </w:rPr>
      </w:pPr>
      <w:ins w:id="4528" w:author="박윤수" w:date="2014-08-23T00:19:00Z">
        <w:r>
          <w:rPr>
            <w:lang w:eastAsia="ko-KR"/>
          </w:rPr>
          <w:t>&gt;&gt;&gt; 2+1-4</w:t>
        </w:r>
      </w:ins>
    </w:p>
    <w:p w:rsidR="00AF2823" w:rsidRDefault="00AF2823" w:rsidP="00AF2823">
      <w:pPr>
        <w:ind w:left="967"/>
        <w:rPr>
          <w:ins w:id="4529" w:author="박윤수" w:date="2014-08-23T00:19:00Z"/>
          <w:lang w:eastAsia="ko-KR"/>
        </w:rPr>
      </w:pPr>
      <w:ins w:id="4530" w:author="박윤수" w:date="2014-08-23T00:19:00Z">
        <w:r>
          <w:rPr>
            <w:lang w:eastAsia="ko-KR"/>
          </w:rPr>
          <w:t>-1</w:t>
        </w:r>
      </w:ins>
    </w:p>
    <w:p w:rsidR="00AF2823" w:rsidRDefault="00AF2823" w:rsidP="00AF2823">
      <w:pPr>
        <w:ind w:left="967"/>
        <w:rPr>
          <w:ins w:id="4531" w:author="박윤수" w:date="2014-08-23T00:19:00Z"/>
          <w:lang w:eastAsia="ko-KR"/>
        </w:rPr>
      </w:pPr>
      <w:ins w:id="4532" w:author="박윤수" w:date="2014-08-23T00:19:00Z">
        <w:r>
          <w:rPr>
            <w:rFonts w:hint="eastAsia"/>
            <w:lang w:eastAsia="ko-KR"/>
          </w:rPr>
          <w:t>스스로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연습문제를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좀더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ind w:left="0"/>
        <w:rPr>
          <w:ins w:id="4533" w:author="박윤수" w:date="2014-08-23T00:19:00Z"/>
          <w:b/>
          <w:sz w:val="24"/>
          <w:lang w:eastAsia="ko-KR"/>
        </w:rPr>
      </w:pPr>
      <w:ins w:id="4534" w:author="박윤수" w:date="2014-08-23T00:19:00Z">
        <w:r>
          <w:rPr>
            <w:b/>
            <w:sz w:val="24"/>
            <w:lang w:eastAsia="ko-KR"/>
          </w:rPr>
          <w:br w:type="page"/>
        </w:r>
      </w:ins>
    </w:p>
    <w:p w:rsidR="00AF2823" w:rsidRPr="00DA0997" w:rsidRDefault="00AF2823" w:rsidP="00AF2823">
      <w:pPr>
        <w:pStyle w:val="affc"/>
        <w:numPr>
          <w:ilvl w:val="0"/>
          <w:numId w:val="41"/>
        </w:numPr>
        <w:spacing w:before="240" w:after="0"/>
        <w:ind w:leftChars="0"/>
        <w:rPr>
          <w:ins w:id="4535" w:author="박윤수" w:date="2014-08-23T00:19:00Z"/>
          <w:b/>
          <w:color w:val="0070C0"/>
          <w:sz w:val="24"/>
          <w:lang w:eastAsia="ko-KR"/>
        </w:rPr>
      </w:pPr>
      <w:ins w:id="4536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lastRenderedPageBreak/>
          <w:t>더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많은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수학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연산자</w:t>
        </w:r>
      </w:ins>
    </w:p>
    <w:p w:rsidR="00AF2823" w:rsidRDefault="00AF2823" w:rsidP="00AF2823">
      <w:pPr>
        <w:spacing w:before="240"/>
        <w:ind w:left="967"/>
        <w:rPr>
          <w:ins w:id="4537" w:author="박윤수" w:date="2014-08-23T00:19:00Z"/>
          <w:lang w:eastAsia="ko-KR"/>
        </w:rPr>
      </w:pPr>
      <w:ins w:id="4538" w:author="박윤수" w:date="2014-08-23T00:19:00Z"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연산자보다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많은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여기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시작해서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가능한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after="0"/>
        <w:ind w:left="967"/>
        <w:rPr>
          <w:ins w:id="4539" w:author="박윤수" w:date="2014-08-23T00:19:00Z"/>
          <w:lang w:eastAsia="ko-KR"/>
        </w:rPr>
      </w:pPr>
      <w:ins w:id="4540" w:author="박윤수" w:date="2014-08-23T00:19:00Z">
        <w:r>
          <w:rPr>
            <w:lang w:eastAsia="ko-KR"/>
          </w:rPr>
          <w:t>&gt;&gt;&gt; 3*3*3*3</w:t>
        </w:r>
      </w:ins>
    </w:p>
    <w:p w:rsidR="00AF2823" w:rsidRDefault="00AF2823" w:rsidP="00AF2823">
      <w:pPr>
        <w:spacing w:after="0"/>
        <w:ind w:left="967"/>
        <w:rPr>
          <w:ins w:id="4541" w:author="박윤수" w:date="2014-08-23T00:19:00Z"/>
          <w:lang w:eastAsia="ko-KR"/>
        </w:rPr>
      </w:pPr>
      <w:ins w:id="4542" w:author="박윤수" w:date="2014-08-23T00:19:00Z">
        <w:r>
          <w:rPr>
            <w:lang w:eastAsia="ko-KR"/>
          </w:rPr>
          <w:t>81</w:t>
        </w:r>
      </w:ins>
    </w:p>
    <w:p w:rsidR="00AF2823" w:rsidRPr="00DA0997" w:rsidRDefault="00AF2823" w:rsidP="00AF2823">
      <w:pPr>
        <w:spacing w:after="0"/>
        <w:ind w:left="967"/>
        <w:rPr>
          <w:ins w:id="4543" w:author="박윤수" w:date="2014-08-23T00:19:00Z"/>
          <w:color w:val="00B050"/>
          <w:lang w:eastAsia="ko-KR"/>
        </w:rPr>
      </w:pPr>
      <w:ins w:id="4544" w:author="박윤수" w:date="2014-08-23T00:19:00Z">
        <w:r>
          <w:rPr>
            <w:lang w:eastAsia="ko-KR"/>
          </w:rPr>
          <w:t xml:space="preserve">&gt;&gt;&gt; 3**4  </w:t>
        </w:r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제곱</w:t>
        </w:r>
      </w:ins>
    </w:p>
    <w:p w:rsidR="00AF2823" w:rsidRDefault="00AF2823" w:rsidP="00AF2823">
      <w:pPr>
        <w:spacing w:after="0"/>
        <w:ind w:left="967"/>
        <w:rPr>
          <w:ins w:id="4545" w:author="박윤수" w:date="2014-08-23T00:19:00Z"/>
          <w:lang w:eastAsia="ko-KR"/>
        </w:rPr>
      </w:pPr>
      <w:ins w:id="4546" w:author="박윤수" w:date="2014-08-23T00:19:00Z">
        <w:r>
          <w:rPr>
            <w:lang w:eastAsia="ko-KR"/>
          </w:rPr>
          <w:t>81</w:t>
        </w:r>
      </w:ins>
    </w:p>
    <w:p w:rsidR="00AF2823" w:rsidRPr="00DA0997" w:rsidRDefault="00AF2823" w:rsidP="00AF2823">
      <w:pPr>
        <w:spacing w:after="0"/>
        <w:ind w:left="967"/>
        <w:rPr>
          <w:ins w:id="4547" w:author="박윤수" w:date="2014-08-23T00:19:00Z"/>
          <w:color w:val="00B050"/>
          <w:lang w:eastAsia="ko-KR"/>
        </w:rPr>
      </w:pPr>
      <w:ins w:id="4548" w:author="박윤수" w:date="2014-08-23T00:19:00Z">
        <w:r>
          <w:rPr>
            <w:lang w:eastAsia="ko-KR"/>
          </w:rPr>
          <w:t xml:space="preserve">&gt;&gt;&gt; 7%3   </w:t>
        </w:r>
        <w:r w:rsidRPr="00D21A89">
          <w:rPr>
            <w:color w:val="00B050"/>
            <w:lang w:eastAsia="ko-KR"/>
          </w:rPr>
          <w:t xml:space="preserve"># </w:t>
        </w:r>
        <w:r w:rsidRPr="00D21A89">
          <w:rPr>
            <w:rFonts w:hint="eastAsia"/>
            <w:color w:val="00B050"/>
            <w:lang w:eastAsia="ko-KR"/>
          </w:rPr>
          <w:t>나머지</w:t>
        </w:r>
        <w:r w:rsidRPr="00D21A89">
          <w:rPr>
            <w:color w:val="00B050"/>
            <w:lang w:eastAsia="ko-KR"/>
          </w:rPr>
          <w:t xml:space="preserve"> </w:t>
        </w:r>
        <w:r w:rsidRPr="00D21A89">
          <w:rPr>
            <w:rFonts w:hint="eastAsia"/>
            <w:color w:val="00B050"/>
            <w:lang w:eastAsia="ko-KR"/>
          </w:rPr>
          <w:t>연산</w:t>
        </w:r>
        <w:r w:rsidRPr="00D21A89">
          <w:rPr>
            <w:color w:val="00B050"/>
            <w:lang w:eastAsia="ko-KR"/>
          </w:rPr>
          <w:t xml:space="preserve">: 7/3 = 2, </w:t>
        </w:r>
        <w:r w:rsidRPr="00D21A89">
          <w:rPr>
            <w:rFonts w:hint="eastAsia"/>
            <w:color w:val="00B050"/>
            <w:lang w:eastAsia="ko-KR"/>
          </w:rPr>
          <w:t>나머지</w:t>
        </w:r>
        <w:r w:rsidRPr="00D21A89">
          <w:rPr>
            <w:color w:val="00B050"/>
            <w:lang w:eastAsia="ko-KR"/>
          </w:rPr>
          <w:t xml:space="preserve"> 1</w:t>
        </w:r>
      </w:ins>
    </w:p>
    <w:p w:rsidR="00AF2823" w:rsidRDefault="00AF2823" w:rsidP="00AF2823">
      <w:pPr>
        <w:spacing w:after="0"/>
        <w:ind w:left="967"/>
        <w:rPr>
          <w:ins w:id="4549" w:author="박윤수" w:date="2014-08-23T00:19:00Z"/>
          <w:lang w:eastAsia="ko-KR"/>
        </w:rPr>
      </w:pPr>
      <w:ins w:id="4550" w:author="박윤수" w:date="2014-08-23T00:19:00Z">
        <w:r>
          <w:rPr>
            <w:lang w:eastAsia="ko-KR"/>
          </w:rPr>
          <w:t>1</w:t>
        </w:r>
      </w:ins>
    </w:p>
    <w:p w:rsidR="00AF2823" w:rsidRDefault="00AF2823" w:rsidP="00AF2823">
      <w:pPr>
        <w:spacing w:after="0"/>
        <w:ind w:left="967"/>
        <w:rPr>
          <w:ins w:id="4551" w:author="박윤수" w:date="2014-08-23T00:19:00Z"/>
          <w:lang w:eastAsia="ko-KR"/>
        </w:rPr>
      </w:pPr>
      <w:ins w:id="4552" w:author="박윤수" w:date="2014-08-23T00:19:00Z">
        <w:r>
          <w:rPr>
            <w:lang w:eastAsia="ko-KR"/>
          </w:rPr>
          <w:t>&gt;&gt;&gt;  7.0 % 3</w:t>
        </w:r>
      </w:ins>
    </w:p>
    <w:p w:rsidR="00AF2823" w:rsidRDefault="00AF2823" w:rsidP="00AF2823">
      <w:pPr>
        <w:spacing w:after="0"/>
        <w:ind w:left="967"/>
        <w:rPr>
          <w:ins w:id="4553" w:author="박윤수" w:date="2014-08-23T00:19:00Z"/>
          <w:lang w:eastAsia="ko-KR"/>
        </w:rPr>
      </w:pPr>
      <w:ins w:id="4554" w:author="박윤수" w:date="2014-08-23T00:19:00Z">
        <w:r>
          <w:rPr>
            <w:lang w:eastAsia="ko-KR"/>
          </w:rPr>
          <w:t>1.0</w:t>
        </w:r>
      </w:ins>
    </w:p>
    <w:p w:rsidR="00AF2823" w:rsidRDefault="00AF2823" w:rsidP="00AF2823">
      <w:pPr>
        <w:spacing w:after="0"/>
        <w:ind w:left="967"/>
        <w:rPr>
          <w:ins w:id="4555" w:author="박윤수" w:date="2014-08-23T00:19:00Z"/>
          <w:lang w:eastAsia="ko-KR"/>
        </w:rPr>
      </w:pPr>
      <w:ins w:id="4556" w:author="박윤수" w:date="2014-08-23T00:19:00Z">
        <w:r>
          <w:rPr>
            <w:lang w:eastAsia="ko-KR"/>
          </w:rPr>
          <w:t>&gt;&gt;&gt; 7.25 % 3</w:t>
        </w:r>
      </w:ins>
    </w:p>
    <w:p w:rsidR="00AF2823" w:rsidRDefault="00AF2823" w:rsidP="00AF2823">
      <w:pPr>
        <w:spacing w:after="0"/>
        <w:ind w:left="967"/>
        <w:rPr>
          <w:ins w:id="4557" w:author="박윤수" w:date="2014-08-23T00:19:00Z"/>
          <w:lang w:eastAsia="ko-KR"/>
        </w:rPr>
      </w:pPr>
      <w:ins w:id="4558" w:author="박윤수" w:date="2014-08-23T00:19:00Z">
        <w:r>
          <w:rPr>
            <w:lang w:eastAsia="ko-KR"/>
          </w:rPr>
          <w:t>1.25</w:t>
        </w:r>
      </w:ins>
    </w:p>
    <w:p w:rsidR="00AF2823" w:rsidRDefault="00AF2823" w:rsidP="00AF2823">
      <w:pPr>
        <w:spacing w:after="0"/>
        <w:ind w:left="967"/>
        <w:rPr>
          <w:ins w:id="4559" w:author="박윤수" w:date="2014-08-23T00:19:00Z"/>
          <w:lang w:eastAsia="ko-KR"/>
        </w:rPr>
      </w:pPr>
      <w:ins w:id="4560" w:author="박윤수" w:date="2014-08-23T00:19:00Z">
        <w:r>
          <w:rPr>
            <w:lang w:eastAsia="ko-KR"/>
          </w:rPr>
          <w:t>&gt;&gt;&gt; 7.3 % 3</w:t>
        </w:r>
      </w:ins>
    </w:p>
    <w:p w:rsidR="00AF2823" w:rsidRDefault="00AF2823" w:rsidP="00AF2823">
      <w:pPr>
        <w:spacing w:after="0"/>
        <w:ind w:left="967"/>
        <w:rPr>
          <w:ins w:id="4561" w:author="박윤수" w:date="2014-08-23T00:19:00Z"/>
          <w:lang w:eastAsia="ko-KR"/>
        </w:rPr>
      </w:pPr>
      <w:ins w:id="4562" w:author="박윤수" w:date="2014-08-23T00:19:00Z">
        <w:r>
          <w:rPr>
            <w:lang w:eastAsia="ko-KR"/>
          </w:rPr>
          <w:t>1.2999999999999998</w:t>
        </w:r>
      </w:ins>
    </w:p>
    <w:p w:rsidR="00AF2823" w:rsidRDefault="00AF2823" w:rsidP="00AF2823">
      <w:pPr>
        <w:spacing w:before="240"/>
        <w:ind w:left="967"/>
        <w:rPr>
          <w:ins w:id="4563" w:author="박윤수" w:date="2014-08-23T00:19:00Z"/>
          <w:lang w:eastAsia="ko-KR"/>
        </w:rPr>
      </w:pPr>
      <w:ins w:id="4564" w:author="박윤수" w:date="2014-08-23T00:19:00Z">
        <w:r>
          <w:rPr>
            <w:rFonts w:hint="eastAsia"/>
            <w:lang w:eastAsia="ko-KR"/>
          </w:rPr>
          <w:t>마지막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거의</w:t>
        </w:r>
        <w:r>
          <w:rPr>
            <w:rFonts w:hint="eastAsia"/>
            <w:lang w:eastAsia="ko-KR"/>
          </w:rPr>
          <w:t xml:space="preserve"> 1.3</w:t>
        </w:r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같습니다</w:t>
        </w:r>
        <w:r>
          <w:rPr>
            <w:rFonts w:hint="eastAsia"/>
            <w:lang w:eastAsia="ko-KR"/>
          </w:rPr>
          <w:t>. 1.3</w:t>
        </w:r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</w:t>
        </w:r>
        <w:r w:rsidRPr="007E4B25">
          <w:rPr>
            <w:lang w:eastAsia="ko-KR"/>
          </w:rPr>
          <w:t>1.2999999999999998</w:t>
        </w:r>
        <w:r>
          <w:rPr>
            <w:rFonts w:hint="eastAsia"/>
            <w:lang w:eastAsia="ko-KR"/>
          </w:rPr>
          <w:t>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차이는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미미하며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소수점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기인합니다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프로그래밍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전반에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공부하게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추후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학습에서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어떻게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나왔는지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실무에서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정확한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결과값과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계산된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값의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차이는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되지는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않습니다</w:t>
        </w:r>
        <w:r>
          <w:rPr>
            <w:rFonts w:hint="eastAsia"/>
            <w:lang w:eastAsia="ko-KR"/>
          </w:rPr>
          <w:t>.</w:t>
        </w:r>
      </w:ins>
    </w:p>
    <w:p w:rsidR="00AF2823" w:rsidRPr="00DA0997" w:rsidRDefault="00AF2823" w:rsidP="00AF2823">
      <w:pPr>
        <w:pStyle w:val="affc"/>
        <w:numPr>
          <w:ilvl w:val="0"/>
          <w:numId w:val="41"/>
        </w:numPr>
        <w:spacing w:before="240" w:after="0"/>
        <w:ind w:leftChars="0"/>
        <w:rPr>
          <w:ins w:id="4565" w:author="박윤수" w:date="2014-08-23T00:19:00Z"/>
          <w:b/>
          <w:color w:val="0070C0"/>
          <w:sz w:val="24"/>
          <w:lang w:eastAsia="ko-KR"/>
        </w:rPr>
      </w:pPr>
      <w:ins w:id="4566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매우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큰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수</w:t>
        </w:r>
      </w:ins>
    </w:p>
    <w:p w:rsidR="00AF2823" w:rsidRDefault="00AF2823" w:rsidP="00AF2823">
      <w:pPr>
        <w:spacing w:before="240"/>
        <w:ind w:left="967"/>
        <w:rPr>
          <w:ins w:id="4567" w:author="박윤수" w:date="2014-08-23T00:19:00Z"/>
          <w:lang w:eastAsia="ko-KR"/>
        </w:rPr>
      </w:pPr>
      <w:ins w:id="4568" w:author="박윤수" w:date="2014-08-23T00:19:00Z">
        <w:r>
          <w:rPr>
            <w:rFonts w:hint="eastAsia"/>
            <w:lang w:eastAsia="ko-KR"/>
          </w:rPr>
          <w:t>다음을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시도해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보세요</w:t>
        </w:r>
        <w:r>
          <w:rPr>
            <w:rFonts w:hint="eastAsia"/>
            <w:lang w:eastAsia="ko-KR"/>
          </w:rPr>
          <w:t>.</w:t>
        </w:r>
      </w:ins>
    </w:p>
    <w:p w:rsidR="00AF2823" w:rsidRDefault="00AF2823" w:rsidP="00AF2823">
      <w:pPr>
        <w:spacing w:before="240" w:after="0"/>
        <w:ind w:left="967"/>
        <w:rPr>
          <w:ins w:id="4569" w:author="박윤수" w:date="2014-08-23T00:19:00Z"/>
          <w:lang w:eastAsia="ko-KR"/>
        </w:rPr>
      </w:pPr>
      <w:ins w:id="4570" w:author="박윤수" w:date="2014-08-23T00:19:00Z">
        <w:r>
          <w:rPr>
            <w:lang w:eastAsia="ko-KR"/>
          </w:rPr>
          <w:t>&gt;&gt;&gt; n = 2147483646</w:t>
        </w:r>
      </w:ins>
    </w:p>
    <w:p w:rsidR="00AF2823" w:rsidRDefault="00AF2823" w:rsidP="00AF2823">
      <w:pPr>
        <w:spacing w:after="0"/>
        <w:ind w:left="967"/>
        <w:rPr>
          <w:ins w:id="4571" w:author="박윤수" w:date="2014-08-23T00:19:00Z"/>
          <w:lang w:eastAsia="ko-KR"/>
        </w:rPr>
      </w:pPr>
      <w:ins w:id="4572" w:author="박윤수" w:date="2014-08-23T00:19:00Z">
        <w:r>
          <w:rPr>
            <w:lang w:eastAsia="ko-KR"/>
          </w:rPr>
          <w:t>&gt;&gt;&gt; n+1</w:t>
        </w:r>
      </w:ins>
    </w:p>
    <w:p w:rsidR="00AF2823" w:rsidRDefault="00AF2823" w:rsidP="00AF2823">
      <w:pPr>
        <w:spacing w:after="0"/>
        <w:ind w:left="967"/>
        <w:rPr>
          <w:ins w:id="4573" w:author="박윤수" w:date="2014-08-23T00:19:00Z"/>
          <w:lang w:eastAsia="ko-KR"/>
        </w:rPr>
      </w:pPr>
      <w:ins w:id="4574" w:author="박윤수" w:date="2014-08-23T00:19:00Z">
        <w:r>
          <w:rPr>
            <w:lang w:eastAsia="ko-KR"/>
          </w:rPr>
          <w:t>2147483647</w:t>
        </w:r>
      </w:ins>
    </w:p>
    <w:p w:rsidR="00AF2823" w:rsidRDefault="00AF2823" w:rsidP="00AF2823">
      <w:pPr>
        <w:spacing w:after="0"/>
        <w:ind w:left="967"/>
        <w:rPr>
          <w:ins w:id="4575" w:author="박윤수" w:date="2014-08-23T00:19:00Z"/>
          <w:lang w:eastAsia="ko-KR"/>
        </w:rPr>
      </w:pPr>
      <w:ins w:id="4576" w:author="박윤수" w:date="2014-08-23T00:19:00Z">
        <w:r>
          <w:rPr>
            <w:lang w:eastAsia="ko-KR"/>
          </w:rPr>
          <w:t>&gt;&gt;&gt; n+2</w:t>
        </w:r>
      </w:ins>
    </w:p>
    <w:p w:rsidR="00AF2823" w:rsidRDefault="00AF2823" w:rsidP="00AF2823">
      <w:pPr>
        <w:ind w:left="967"/>
        <w:rPr>
          <w:ins w:id="4577" w:author="박윤수" w:date="2014-08-23T00:19:00Z"/>
          <w:lang w:eastAsia="ko-KR"/>
        </w:rPr>
      </w:pPr>
      <w:ins w:id="4578" w:author="박윤수" w:date="2014-08-23T00:19:00Z">
        <w:r>
          <w:rPr>
            <w:lang w:eastAsia="ko-KR"/>
          </w:rPr>
          <w:t>2147483648L</w:t>
        </w:r>
      </w:ins>
    </w:p>
    <w:p w:rsidR="00AF2823" w:rsidRDefault="00AF2823" w:rsidP="00AF2823">
      <w:pPr>
        <w:spacing w:before="240"/>
        <w:ind w:left="967"/>
        <w:rPr>
          <w:ins w:id="4579" w:author="박윤수" w:date="2014-08-23T00:19:00Z"/>
          <w:lang w:eastAsia="ko-KR"/>
        </w:rPr>
      </w:pPr>
      <w:ins w:id="4580" w:author="박윤수" w:date="2014-08-23T00:19:00Z">
        <w:r>
          <w:rPr>
            <w:rFonts w:hint="eastAsia"/>
            <w:lang w:eastAsia="ko-KR"/>
          </w:rPr>
          <w:t>숫자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2147483646</w:t>
        </w:r>
        <w:r>
          <w:rPr>
            <w:rFonts w:hint="eastAsia"/>
            <w:lang w:eastAsia="ko-KR"/>
          </w:rPr>
          <w:t>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동의어로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“</w:t>
        </w:r>
        <w:r>
          <w:rPr>
            <w:rFonts w:hint="eastAsia"/>
            <w:lang w:eastAsia="ko-KR"/>
          </w:rPr>
          <w:t>n</w:t>
        </w:r>
        <w:r>
          <w:rPr>
            <w:lang w:eastAsia="ko-KR"/>
          </w:rPr>
          <w:t>”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프랑스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독자를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위한</w:t>
        </w:r>
        <w:r>
          <w:rPr>
            <w:rFonts w:hint="eastAsia"/>
            <w:lang w:eastAsia="ko-KR"/>
          </w:rPr>
          <w:t xml:space="preserve"> avance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move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번역할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동의어에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논의한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기억하십시오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로봇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명령어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말고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동의어도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지원합니다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전문용어로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동의어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대신에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변수</w:t>
        </w:r>
        <w:r>
          <w:rPr>
            <w:rFonts w:hint="eastAsia"/>
            <w:lang w:eastAsia="ko-KR"/>
          </w:rPr>
          <w:t>(variable)</w:t>
        </w:r>
        <w:r>
          <w:rPr>
            <w:rFonts w:hint="eastAsia"/>
            <w:lang w:eastAsia="ko-KR"/>
          </w:rPr>
          <w:t>이라고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그래서</w:t>
        </w:r>
        <w:r>
          <w:rPr>
            <w:rFonts w:hint="eastAsia"/>
            <w:lang w:eastAsia="ko-KR"/>
          </w:rPr>
          <w:t>, n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변수이고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변수값은</w:t>
        </w:r>
        <w:r>
          <w:rPr>
            <w:rFonts w:hint="eastAsia"/>
            <w:lang w:eastAsia="ko-KR"/>
          </w:rPr>
          <w:t xml:space="preserve"> </w:t>
        </w:r>
        <w:r w:rsidRPr="007E4B25">
          <w:rPr>
            <w:lang w:eastAsia="ko-KR"/>
          </w:rPr>
          <w:t>2147483646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>.</w:t>
        </w:r>
      </w:ins>
    </w:p>
    <w:p w:rsidR="00AF2823" w:rsidRPr="00F82041" w:rsidRDefault="00AF2823" w:rsidP="00AF2823">
      <w:pPr>
        <w:spacing w:before="240"/>
        <w:ind w:left="967"/>
        <w:rPr>
          <w:ins w:id="4581" w:author="박윤수" w:date="2014-08-23T00:19:00Z"/>
          <w:lang w:eastAsia="ko-KR"/>
        </w:rPr>
      </w:pPr>
      <w:ins w:id="4582" w:author="박윤수" w:date="2014-08-23T00:19:00Z">
        <w:r>
          <w:rPr>
            <w:rFonts w:hint="eastAsia"/>
            <w:lang w:eastAsia="ko-KR"/>
          </w:rPr>
          <w:t>n+1</w:t>
        </w:r>
        <w:r>
          <w:rPr>
            <w:rFonts w:hint="eastAsia"/>
            <w:lang w:eastAsia="ko-KR"/>
          </w:rPr>
          <w:t>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기대한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것이지만</w:t>
        </w:r>
        <w:r>
          <w:rPr>
            <w:rFonts w:hint="eastAsia"/>
            <w:lang w:eastAsia="ko-KR"/>
          </w:rPr>
          <w:t>, n+2</w:t>
        </w:r>
        <w:r>
          <w:rPr>
            <w:rFonts w:hint="eastAsia"/>
            <w:lang w:eastAsia="ko-KR"/>
          </w:rPr>
          <w:t>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끝에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흥미로운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문자</w:t>
        </w:r>
        <w:r>
          <w:rPr>
            <w:rFonts w:hint="eastAsia"/>
            <w:lang w:eastAsia="ko-KR"/>
          </w:rPr>
          <w:t xml:space="preserve"> L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붙어있습니다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이것은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메모리에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쉽게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표기될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</w:t>
        </w:r>
        <w:r>
          <w:rPr>
            <w:rFonts w:hint="eastAsia"/>
            <w:lang w:eastAsia="ko-KR"/>
          </w:rPr>
          <w:t>(Long Integer )</w:t>
        </w:r>
        <w:r>
          <w:rPr>
            <w:rFonts w:hint="eastAsia"/>
            <w:lang w:eastAsia="ko-KR"/>
          </w:rPr>
          <w:t>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알려진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나타냅니다</w:t>
        </w:r>
        <w:r>
          <w:rPr>
            <w:rFonts w:hint="eastAsia"/>
            <w:lang w:eastAsia="ko-KR"/>
          </w:rPr>
          <w:t>. 32</w:t>
        </w:r>
        <w:r>
          <w:rPr>
            <w:rFonts w:hint="eastAsia"/>
            <w:lang w:eastAsia="ko-KR"/>
          </w:rPr>
          <w:t>비트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중앙처리장치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칩을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컴퓨터에서는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양수가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lastRenderedPageBreak/>
          <w:t>31</w:t>
        </w:r>
        <w:r>
          <w:rPr>
            <w:rFonts w:hint="eastAsia"/>
            <w:lang w:eastAsia="ko-KR"/>
          </w:rPr>
          <w:t>비트의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다양한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조합으로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표현이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되고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표현할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가장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정수는</w:t>
        </w:r>
        <w:r>
          <w:rPr>
            <w:rFonts w:hint="eastAsia"/>
            <w:lang w:eastAsia="ko-KR"/>
          </w:rPr>
          <w:t xml:space="preserve"> 2^31-1=</w:t>
        </w:r>
        <w:r w:rsidRPr="00F82041">
          <w:rPr>
            <w:lang w:eastAsia="ko-KR"/>
          </w:rPr>
          <w:t>2147483647</w:t>
        </w:r>
        <w:r>
          <w:rPr>
            <w:rFonts w:hint="eastAsia"/>
            <w:lang w:eastAsia="ko-KR"/>
          </w:rPr>
          <w:t>입니다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보다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수학적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파이썬에서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수행하려고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고등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연산은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속도가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느리며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파이썬이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숫자의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마지막에</w:t>
        </w:r>
        <w:r>
          <w:rPr>
            <w:rFonts w:hint="eastAsia"/>
            <w:lang w:eastAsia="ko-KR"/>
          </w:rPr>
          <w:t xml:space="preserve"> L</w:t>
        </w:r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붙여서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여러분에게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상기시켜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줍니다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꼭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않는다면</w:t>
        </w:r>
        <w:r>
          <w:rPr>
            <w:rFonts w:hint="eastAsia"/>
            <w:lang w:eastAsia="ko-KR"/>
          </w:rPr>
          <w:t xml:space="preserve">, </w:t>
        </w:r>
        <w:r>
          <w:rPr>
            <w:rFonts w:hint="eastAsia"/>
            <w:lang w:eastAsia="ko-KR"/>
          </w:rPr>
          <w:t>매우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삼가세요</w:t>
        </w:r>
        <w:r>
          <w:rPr>
            <w:rFonts w:hint="eastAsia"/>
            <w:lang w:eastAsia="ko-KR"/>
          </w:rPr>
          <w:t>.</w:t>
        </w:r>
      </w:ins>
    </w:p>
    <w:p w:rsidR="00AF2823" w:rsidRPr="00DA0997" w:rsidRDefault="00AF2823" w:rsidP="00AF2823">
      <w:pPr>
        <w:pStyle w:val="affc"/>
        <w:numPr>
          <w:ilvl w:val="0"/>
          <w:numId w:val="41"/>
        </w:numPr>
        <w:spacing w:before="240" w:after="0"/>
        <w:ind w:leftChars="0"/>
        <w:rPr>
          <w:ins w:id="4583" w:author="박윤수" w:date="2014-08-23T00:19:00Z"/>
          <w:b/>
          <w:color w:val="0070C0"/>
          <w:sz w:val="24"/>
          <w:lang w:eastAsia="ko-KR"/>
        </w:rPr>
      </w:pPr>
      <w:ins w:id="4584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과학적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표기법</w:t>
        </w:r>
      </w:ins>
    </w:p>
    <w:p w:rsidR="00AF2823" w:rsidRDefault="00AF2823" w:rsidP="00AF2823">
      <w:pPr>
        <w:spacing w:before="240"/>
        <w:ind w:left="967"/>
        <w:rPr>
          <w:ins w:id="4585" w:author="박윤수" w:date="2014-08-23T00:19:00Z"/>
          <w:lang w:eastAsia="ko-KR"/>
        </w:rPr>
      </w:pPr>
      <w:ins w:id="4586" w:author="박윤수" w:date="2014-08-23T00:19:00Z">
        <w:r>
          <w:rPr>
            <w:rFonts w:hint="eastAsia"/>
            <w:lang w:eastAsia="ko-KR"/>
          </w:rPr>
          <w:t>여러분은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거의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과학적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표기법에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친숙할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것입니다</w:t>
        </w:r>
        <w:r>
          <w:rPr>
            <w:rFonts w:hint="eastAsia"/>
            <w:lang w:eastAsia="ko-KR"/>
          </w:rPr>
          <w:t>.</w:t>
        </w:r>
      </w:ins>
    </w:p>
    <w:p w:rsidR="00AF2823" w:rsidRPr="00146022" w:rsidRDefault="00AF2823" w:rsidP="00AF2823">
      <w:pPr>
        <w:spacing w:before="240"/>
        <w:ind w:left="967"/>
        <w:rPr>
          <w:ins w:id="4587" w:author="박윤수" w:date="2014-08-23T00:19:00Z"/>
          <w:lang w:eastAsia="ko-KR"/>
        </w:rPr>
      </w:pPr>
      <m:oMathPara>
        <m:oMath>
          <w:ins w:id="4588" w:author="박윤수" w:date="2014-08-23T00:19:00Z"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2000=2×</m:t>
            </m:r>
          </w:ins>
          <m:sSup>
            <m:sSupPr>
              <m:ctrlPr>
                <w:ins w:id="4589" w:author="박윤수" w:date="2014-08-23T00:19:00Z">
                  <w:rPr>
                    <w:rFonts w:ascii="Cambria Math" w:hAnsi="Cambria Math"/>
                    <w:lang w:eastAsia="ko-KR"/>
                  </w:rPr>
                </w:ins>
              </m:ctrlPr>
            </m:sSupPr>
            <m:e>
              <w:ins w:id="4590" w:author="박윤수" w:date="2014-08-23T00:19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10</m:t>
                </m:r>
              </w:ins>
            </m:e>
            <m:sup>
              <w:ins w:id="4591" w:author="박윤수" w:date="2014-08-23T00:19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3</m:t>
                </m:r>
              </w:ins>
            </m:sup>
          </m:sSup>
          <w:ins w:id="4592" w:author="박윤수" w:date="2014-08-23T00:19:00Z">
            <m:r>
              <m:rPr>
                <m:sty m:val="p"/>
              </m:rPr>
              <w:rPr>
                <w:rFonts w:ascii="Cambria Math" w:hAnsi="Cambria Math"/>
                <w:lang w:eastAsia="ko-KR"/>
              </w:rPr>
              <w:br/>
            </m:r>
          </w:ins>
        </m:oMath>
        <m:oMath>
          <w:ins w:id="4593" w:author="박윤수" w:date="2014-08-23T00:19:00Z"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0.25=2.5×</m:t>
            </m:r>
          </w:ins>
          <m:sSup>
            <m:sSupPr>
              <m:ctrlPr>
                <w:ins w:id="4594" w:author="박윤수" w:date="2014-08-23T00:19:00Z">
                  <w:rPr>
                    <w:rFonts w:ascii="Cambria Math" w:hAnsi="Cambria Math"/>
                    <w:lang w:eastAsia="ko-KR"/>
                  </w:rPr>
                </w:ins>
              </m:ctrlPr>
            </m:sSupPr>
            <m:e>
              <w:ins w:id="4595" w:author="박윤수" w:date="2014-08-23T00:19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10</m:t>
                </m:r>
              </w:ins>
            </m:e>
            <m:sup>
              <w:ins w:id="4596" w:author="박윤수" w:date="2014-08-23T00:19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-1</m:t>
                </m:r>
              </w:ins>
            </m:sup>
          </m:sSup>
        </m:oMath>
      </m:oMathPara>
    </w:p>
    <w:p w:rsidR="00AF2823" w:rsidRPr="00146022" w:rsidRDefault="00AF2823" w:rsidP="00AF2823">
      <w:pPr>
        <w:spacing w:before="240"/>
        <w:ind w:left="967"/>
        <w:rPr>
          <w:ins w:id="4597" w:author="박윤수" w:date="2014-08-23T00:19:00Z"/>
          <w:lang w:eastAsia="ko-KR"/>
        </w:rPr>
      </w:pPr>
      <w:ins w:id="4598" w:author="박윤수" w:date="2014-08-23T00:19:00Z">
        <w:r>
          <w:rPr>
            <w:rFonts w:hint="eastAsia"/>
            <w:lang w:eastAsia="ko-KR"/>
          </w:rPr>
          <w:t>과학적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표기법은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편리하게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매우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작거나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표기하는데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유용합니다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파이썬으로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과학적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표기법을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있지만</w:t>
        </w:r>
        <w:r>
          <w:rPr>
            <w:rFonts w:hint="eastAsia"/>
            <w:lang w:eastAsia="ko-KR"/>
          </w:rPr>
          <w:t xml:space="preserve">, </w:t>
        </w:r>
        <m:oMath>
          <m:r>
            <m:rPr>
              <m:sty m:val="p"/>
            </m:rPr>
            <w:rPr>
              <w:rFonts w:ascii="Cambria Math" w:hAnsi="Cambria Math"/>
              <w:lang w:eastAsia="ko-KR"/>
            </w:rPr>
            <m:t>×10</m:t>
          </m:r>
        </m:oMath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나타내기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위해서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문자</w:t>
        </w:r>
        <w:r>
          <w:rPr>
            <w:rFonts w:hint="eastAsia"/>
            <w:lang w:eastAsia="ko-KR"/>
          </w:rPr>
          <w:t xml:space="preserve"> E </w:t>
        </w:r>
        <w:r>
          <w:rPr>
            <w:rFonts w:hint="eastAsia"/>
            <w:lang w:eastAsia="ko-KR"/>
          </w:rPr>
          <w:t>혹은</w:t>
        </w:r>
        <w:r>
          <w:rPr>
            <w:rFonts w:hint="eastAsia"/>
            <w:lang w:eastAsia="ko-KR"/>
          </w:rPr>
          <w:t xml:space="preserve"> e 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사용합니다</w:t>
        </w:r>
        <w:r>
          <w:rPr>
            <w:rFonts w:hint="eastAsia"/>
            <w:lang w:eastAsia="ko-KR"/>
          </w:rPr>
          <w:t>.</w:t>
        </w:r>
      </w:ins>
    </w:p>
    <w:p w:rsidR="00AF2823" w:rsidRPr="00DA0997" w:rsidRDefault="00AF2823" w:rsidP="00AF2823">
      <w:pPr>
        <w:pStyle w:val="affc"/>
        <w:numPr>
          <w:ilvl w:val="0"/>
          <w:numId w:val="41"/>
        </w:numPr>
        <w:spacing w:before="240" w:after="0"/>
        <w:ind w:leftChars="0"/>
        <w:rPr>
          <w:ins w:id="4599" w:author="박윤수" w:date="2014-08-23T00:19:00Z"/>
          <w:b/>
          <w:color w:val="0070C0"/>
          <w:sz w:val="24"/>
          <w:lang w:eastAsia="ko-KR"/>
        </w:rPr>
      </w:pPr>
      <w:ins w:id="4600" w:author="박윤수" w:date="2014-08-23T00:19:00Z">
        <w:r w:rsidRPr="00D21A89">
          <w:rPr>
            <w:rFonts w:hint="eastAsia"/>
            <w:b/>
            <w:color w:val="0070C0"/>
            <w:sz w:val="24"/>
            <w:lang w:eastAsia="ko-KR"/>
          </w:rPr>
          <w:t>다른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형식의</w:t>
        </w:r>
        <w:r w:rsidRPr="00D21A89">
          <w:rPr>
            <w:b/>
            <w:color w:val="0070C0"/>
            <w:sz w:val="24"/>
            <w:lang w:eastAsia="ko-KR"/>
          </w:rPr>
          <w:t xml:space="preserve"> </w:t>
        </w:r>
        <w:r w:rsidRPr="00D21A89">
          <w:rPr>
            <w:rFonts w:hint="eastAsia"/>
            <w:b/>
            <w:color w:val="0070C0"/>
            <w:sz w:val="24"/>
            <w:lang w:eastAsia="ko-KR"/>
          </w:rPr>
          <w:t>숫자</w:t>
        </w:r>
      </w:ins>
    </w:p>
    <w:p w:rsidR="00AF2823" w:rsidRDefault="00AF2823" w:rsidP="00AF2823">
      <w:pPr>
        <w:pStyle w:val="affc"/>
        <w:spacing w:before="240"/>
        <w:ind w:left="880"/>
        <w:rPr>
          <w:ins w:id="4601" w:author="박윤수" w:date="2014-08-23T00:19:00Z"/>
          <w:lang w:eastAsia="ko-KR"/>
        </w:rPr>
      </w:pPr>
      <w:ins w:id="4602" w:author="박윤수" w:date="2014-08-23T00:19:00Z">
        <w:r>
          <w:rPr>
            <w:rFonts w:hint="eastAsia"/>
            <w:lang w:eastAsia="ko-KR"/>
          </w:rPr>
          <w:t>파이썬을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복소수</w:t>
        </w:r>
        <w:r>
          <w:rPr>
            <w:rFonts w:hint="eastAsia"/>
            <w:lang w:eastAsia="ko-KR"/>
          </w:rPr>
          <w:t>, 8</w:t>
        </w:r>
        <w:r>
          <w:rPr>
            <w:rFonts w:hint="eastAsia"/>
            <w:lang w:eastAsia="ko-KR"/>
          </w:rPr>
          <w:t>진수</w:t>
        </w:r>
        <w:r>
          <w:rPr>
            <w:rFonts w:hint="eastAsia"/>
            <w:lang w:eastAsia="ko-KR"/>
          </w:rPr>
          <w:t>, 16</w:t>
        </w:r>
        <w:r>
          <w:rPr>
            <w:rFonts w:hint="eastAsia"/>
            <w:lang w:eastAsia="ko-KR"/>
          </w:rPr>
          <w:t>진수를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있습니다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이것들이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모른다고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걱정하지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마세요</w:t>
        </w:r>
        <w:r>
          <w:rPr>
            <w:rFonts w:hint="eastAsia"/>
            <w:lang w:eastAsia="ko-KR"/>
          </w:rPr>
          <w:t xml:space="preserve">. </w:t>
        </w:r>
        <w:r>
          <w:rPr>
            <w:rFonts w:hint="eastAsia"/>
            <w:lang w:eastAsia="ko-KR"/>
          </w:rPr>
          <w:t>나중에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무엇인지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드리겠습니다</w:t>
        </w:r>
        <w:r>
          <w:rPr>
            <w:rFonts w:hint="eastAsia"/>
            <w:lang w:eastAsia="ko-KR"/>
          </w:rPr>
          <w:t>.</w:t>
        </w:r>
      </w:ins>
    </w:p>
    <w:p w:rsidR="00AF2823" w:rsidRPr="009C61C4" w:rsidRDefault="00AF7365" w:rsidP="00AF2823">
      <w:pPr>
        <w:jc w:val="center"/>
        <w:rPr>
          <w:ins w:id="4603" w:author="박윤수" w:date="2014-08-23T00:19:00Z"/>
          <w:lang w:eastAsia="ko-KR"/>
        </w:rPr>
      </w:pPr>
      <w:ins w:id="4604" w:author="박윤수" w:date="2014-08-23T00:19:00Z">
        <w:r>
          <w:rPr>
            <w:noProof/>
            <w:lang w:val="en-US" w:eastAsia="ko-KR"/>
            <w:rPrChange w:id="460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27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AF2823" w:rsidRPr="00BC0DF4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반복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피하기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lang w:eastAsia="ko-KR"/>
          </w:rPr>
          <w:t>–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가져오는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것</w:t>
        </w:r>
        <w:r w:rsidR="00AF2823">
          <w:rPr>
            <w:rFonts w:hint="eastAsia"/>
            <w:lang w:eastAsia="ko-KR"/>
          </w:rPr>
          <w:t xml:space="preserve"> -</w:t>
        </w:r>
        <w:r>
          <w:rPr>
            <w:noProof/>
            <w:lang w:val="en-US" w:eastAsia="ko-KR"/>
            <w:rPrChange w:id="460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528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F2823">
          <w:rPr>
            <w:rFonts w:hint="eastAsia"/>
            <w:lang w:eastAsia="ko-KR"/>
          </w:rPr>
          <w:t xml:space="preserve">- </w:t>
        </w:r>
        <w:r w:rsidR="00AF2823">
          <w:rPr>
            <w:rFonts w:hint="eastAsia"/>
            <w:lang w:eastAsia="ko-KR"/>
          </w:rPr>
          <w:t>파이썬은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이미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더하기를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알고</w:t>
        </w:r>
        <w:r w:rsidR="00AF2823">
          <w:rPr>
            <w:rFonts w:hint="eastAsia"/>
            <w:lang w:eastAsia="ko-KR"/>
          </w:rPr>
          <w:t xml:space="preserve"> </w:t>
        </w:r>
        <w:r w:rsidR="00AF2823">
          <w:rPr>
            <w:rFonts w:hint="eastAsia"/>
            <w:lang w:eastAsia="ko-KR"/>
          </w:rPr>
          <w:t>있어요</w:t>
        </w:r>
        <w:r>
          <w:rPr>
            <w:noProof/>
            <w:lang w:val="en-US" w:eastAsia="ko-KR"/>
            <w:rPrChange w:id="46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529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2823" w:rsidRPr="000930C9" w:rsidRDefault="00AF2823" w:rsidP="00AF2823">
      <w:pPr>
        <w:rPr>
          <w:ins w:id="4608" w:author="박윤수" w:date="2014-08-23T00:19:00Z"/>
          <w:lang w:eastAsia="ko-KR"/>
        </w:rPr>
      </w:pPr>
    </w:p>
    <w:p w:rsidR="00000000" w:rsidRDefault="00AF7365">
      <w:pPr>
        <w:rPr>
          <w:del w:id="4609" w:author="박윤수" w:date="2014-08-23T00:18:00Z"/>
          <w:rFonts w:asciiTheme="minorEastAsia" w:hAnsiTheme="minorEastAsia"/>
          <w:lang w:eastAsia="ko-KR"/>
        </w:rPr>
        <w:pPrChange w:id="4610" w:author="박윤수" w:date="2014-08-23T00:18:00Z">
          <w:pPr>
            <w:spacing w:after="0"/>
          </w:pPr>
        </w:pPrChange>
      </w:pPr>
    </w:p>
    <w:p w:rsidR="00CF6B85" w:rsidRDefault="00CF6B85" w:rsidP="006722B5">
      <w:pPr>
        <w:rPr>
          <w:ins w:id="4611" w:author="박윤수" w:date="2014-08-23T00:20:00Z"/>
          <w:rFonts w:asciiTheme="minorEastAsia" w:hAnsiTheme="minorEastAsia"/>
          <w:lang w:eastAsia="ko-KR"/>
        </w:rPr>
        <w:sectPr w:rsidR="00CF6B85">
          <w:headerReference w:type="even" r:id="rId134"/>
          <w:headerReference w:type="default" r:id="rId135"/>
          <w:footerReference w:type="default" r:id="rId136"/>
          <w:headerReference w:type="first" r:id="rId137"/>
          <w:pgSz w:w="11906" w:h="16838"/>
          <w:pgMar w:top="1418" w:right="1701" w:bottom="1985" w:left="1701" w:header="709" w:footer="1134" w:gutter="0"/>
          <w:cols w:space="708"/>
          <w:docGrid w:linePitch="360"/>
        </w:sectPr>
      </w:pPr>
    </w:p>
    <w:p w:rsidR="00AF2823" w:rsidRPr="00B36576" w:rsidRDefault="00AF2823" w:rsidP="00AF2823">
      <w:pPr>
        <w:rPr>
          <w:ins w:id="4614" w:author="박윤수" w:date="2014-08-23T00:22:00Z"/>
          <w:lang w:eastAsia="ko-KR"/>
        </w:rPr>
      </w:pPr>
    </w:p>
    <w:p w:rsidR="00AF2823" w:rsidRPr="00193803" w:rsidRDefault="00AF2823" w:rsidP="00AF2823">
      <w:pPr>
        <w:pStyle w:val="a7"/>
        <w:rPr>
          <w:ins w:id="4615" w:author="박윤수" w:date="2014-08-23T00:23:00Z"/>
          <w:rFonts w:asciiTheme="minorEastAsia" w:hAnsiTheme="minorEastAsia"/>
          <w:lang w:eastAsia="ko-KR"/>
        </w:rPr>
      </w:pPr>
      <w:bookmarkStart w:id="4616" w:name="_Toc396517160"/>
      <w:ins w:id="4617" w:author="박윤수" w:date="2014-08-23T00:23:00Z">
        <w:r>
          <w:rPr>
            <w:rFonts w:asciiTheme="minorEastAsia" w:hAnsiTheme="minorEastAsia" w:hint="eastAsia"/>
            <w:lang w:eastAsia="ko-KR"/>
          </w:rPr>
          <w:t>제</w:t>
        </w:r>
        <w:r w:rsidRPr="00193803">
          <w:rPr>
            <w:rFonts w:asciiTheme="minorEastAsia" w:hAnsiTheme="minorEastAsia"/>
            <w:lang w:eastAsia="ko-KR"/>
          </w:rPr>
          <w:t>I</w:t>
        </w:r>
      </w:ins>
      <w:ins w:id="4618" w:author="박윤수" w:date="2014-08-23T00:27:00Z">
        <w:r w:rsidR="00B36576">
          <w:rPr>
            <w:rFonts w:asciiTheme="minorEastAsia" w:hAnsiTheme="minorEastAsia" w:hint="eastAsia"/>
            <w:lang w:eastAsia="ko-KR"/>
          </w:rPr>
          <w:t>II</w:t>
        </w:r>
      </w:ins>
      <w:ins w:id="4619" w:author="박윤수" w:date="2014-08-23T00:23:00Z">
        <w:r>
          <w:rPr>
            <w:rFonts w:asciiTheme="minorEastAsia" w:hAnsiTheme="minorEastAsia" w:hint="eastAsia"/>
            <w:lang w:eastAsia="ko-KR"/>
          </w:rPr>
          <w:t xml:space="preserve"> 부</w:t>
        </w:r>
        <w:bookmarkEnd w:id="4616"/>
      </w:ins>
    </w:p>
    <w:p w:rsidR="00AF2823" w:rsidRDefault="00AF2823" w:rsidP="00AF2823">
      <w:pPr>
        <w:pStyle w:val="1"/>
        <w:numPr>
          <w:ilvl w:val="0"/>
          <w:numId w:val="0"/>
        </w:numPr>
        <w:ind w:left="567"/>
        <w:rPr>
          <w:ins w:id="4620" w:author="박윤수" w:date="2014-08-23T00:23:00Z"/>
          <w:rFonts w:asciiTheme="minorEastAsia" w:hAnsiTheme="minorEastAsia"/>
          <w:lang w:eastAsia="ko-KR"/>
        </w:rPr>
      </w:pPr>
      <w:bookmarkStart w:id="4621" w:name="_Toc396517161"/>
      <w:ins w:id="4622" w:author="박윤수" w:date="2014-08-23T00:23:00Z">
        <w:r>
          <w:rPr>
            <w:rFonts w:asciiTheme="minorEastAsia" w:hAnsiTheme="minorEastAsia" w:hint="eastAsia"/>
            <w:lang w:eastAsia="ko-KR"/>
          </w:rPr>
          <w:t>연습문제</w:t>
        </w:r>
        <w:bookmarkEnd w:id="4621"/>
      </w:ins>
    </w:p>
    <w:p w:rsidR="00AF2823" w:rsidRDefault="00AF2823" w:rsidP="00AF2823">
      <w:pPr>
        <w:rPr>
          <w:ins w:id="4623" w:author="박윤수" w:date="2014-08-23T00:23:00Z"/>
          <w:lang w:eastAsia="ko-KR"/>
        </w:rPr>
      </w:pPr>
    </w:p>
    <w:p w:rsidR="00AF2823" w:rsidRDefault="00AF2823" w:rsidP="00AF2823">
      <w:pPr>
        <w:rPr>
          <w:ins w:id="4624" w:author="박윤수" w:date="2014-08-23T00:23:00Z"/>
          <w:lang w:eastAsia="ko-KR"/>
        </w:rPr>
      </w:pPr>
    </w:p>
    <w:p w:rsidR="00AF2823" w:rsidRPr="0085257A" w:rsidRDefault="00AF2823" w:rsidP="00AF2823">
      <w:pPr>
        <w:rPr>
          <w:ins w:id="4625" w:author="박윤수" w:date="2014-08-23T00:23:00Z"/>
          <w:lang w:eastAsia="ko-KR"/>
        </w:rPr>
        <w:sectPr w:rsidR="00AF2823" w:rsidRPr="0085257A">
          <w:pgSz w:w="11906" w:h="16838" w:code="9"/>
          <w:pgMar w:top="1418" w:right="1701" w:bottom="1985" w:left="1701" w:header="709" w:footer="1134" w:gutter="0"/>
          <w:cols w:space="708"/>
          <w:vAlign w:val="center"/>
          <w:titlePg/>
          <w:docGrid w:linePitch="360"/>
        </w:sectPr>
      </w:pPr>
    </w:p>
    <w:p w:rsidR="00AF2823" w:rsidRPr="00193803" w:rsidRDefault="00AF2823" w:rsidP="00AF2823">
      <w:pPr>
        <w:pStyle w:val="HiddenfromContents"/>
        <w:pageBreakBefore/>
        <w:rPr>
          <w:ins w:id="4626" w:author="박윤수" w:date="2014-08-23T00:23:00Z"/>
          <w:rFonts w:asciiTheme="minorEastAsia" w:hAnsiTheme="minorEastAsia"/>
          <w:lang w:eastAsia="ko-KR"/>
        </w:rPr>
      </w:pPr>
      <w:bookmarkStart w:id="4627" w:name="_Toc396517162"/>
      <w:ins w:id="4628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1</w:t>
        </w:r>
        <w:bookmarkEnd w:id="4627"/>
      </w:ins>
    </w:p>
    <w:p w:rsidR="00AF2823" w:rsidRPr="002C7F30" w:rsidRDefault="00AF2823" w:rsidP="00AF2823">
      <w:pPr>
        <w:spacing w:after="0"/>
        <w:rPr>
          <w:ins w:id="4629" w:author="박윤수" w:date="2014-08-23T00:23:00Z"/>
          <w:rFonts w:asciiTheme="minorEastAsia" w:hAnsiTheme="minorEastAsia"/>
          <w:lang w:val="en-US" w:eastAsia="ko-KR"/>
        </w:rPr>
      </w:pPr>
      <w:ins w:id="4630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빌딩 옥상에 안테나를 설치하는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제작을 의뢰 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아래와 같이 각 빌딩 옥상에 안테나(비퍼)를 설치하도록 코드를 작성하시오(단, 빌딩의  개수와 높이는 임의로 바뀔 수 있</w:t>
        </w:r>
        <w:r>
          <w:rPr>
            <w:rFonts w:asciiTheme="minorEastAsia" w:hAnsiTheme="minorEastAsia" w:hint="eastAsia"/>
            <w:lang w:val="en-US" w:eastAsia="ko-KR"/>
          </w:rPr>
          <w:t>습니</w:t>
        </w:r>
        <w:r w:rsidRPr="002C7F30">
          <w:rPr>
            <w:rFonts w:asciiTheme="minorEastAsia" w:hAnsiTheme="minorEastAsia" w:hint="eastAsia"/>
            <w:lang w:val="en-US" w:eastAsia="ko-KR"/>
          </w:rPr>
          <w:t>다).</w:t>
        </w:r>
      </w:ins>
    </w:p>
    <w:p w:rsidR="00AF2823" w:rsidRPr="002C7F30" w:rsidRDefault="00AF2823" w:rsidP="00AF2823">
      <w:pPr>
        <w:spacing w:after="0"/>
        <w:rPr>
          <w:ins w:id="4631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32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33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634" w:author="박윤수" w:date="2014-08-23T00:23:00Z"/>
        </w:rPr>
      </w:pPr>
      <w:ins w:id="4635" w:author="박윤수" w:date="2014-08-23T00:23:00Z">
        <w:r>
          <w:rPr>
            <w:noProof/>
            <w:rPrChange w:id="463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870325" cy="2306955"/>
              <wp:effectExtent l="19050" t="0" r="0" b="0"/>
              <wp:docPr id="737" name="_x160194504" descr="EMB000005c0762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2d"/>
                      <pic:cNvPicPr>
                        <a:picLocks noChangeAspect="1" noChangeArrowheads="1"/>
                      </pic:cNvPicPr>
                    </pic:nvPicPr>
                    <pic:blipFill>
                      <a:blip r:embed="rId1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70325" cy="23069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2C7F30" w:rsidRDefault="00AF2823" w:rsidP="00AF2823">
      <w:pPr>
        <w:spacing w:after="0"/>
        <w:rPr>
          <w:ins w:id="4637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38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39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640" w:author="박윤수" w:date="2014-08-23T00:23:00Z"/>
        </w:rPr>
      </w:pPr>
      <w:ins w:id="4641" w:author="박윤수" w:date="2014-08-23T00:23:00Z">
        <w:r>
          <w:rPr>
            <w:noProof/>
            <w:rPrChange w:id="464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859530" cy="2286000"/>
              <wp:effectExtent l="19050" t="0" r="7620" b="0"/>
              <wp:docPr id="738" name="_x160098984" descr="EMB000005c0762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98984" descr="EMB000005c0762a"/>
                      <pic:cNvPicPr>
                        <a:picLocks noChangeAspect="1" noChangeArrowheads="1"/>
                      </pic:cNvPicPr>
                    </pic:nvPicPr>
                    <pic:blipFill>
                      <a:blip r:embed="rId1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9530" cy="2286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193803" w:rsidRDefault="00AF2823" w:rsidP="00AF2823">
      <w:pPr>
        <w:pStyle w:val="HiddenfromContents"/>
        <w:pageBreakBefore/>
        <w:rPr>
          <w:ins w:id="4643" w:author="박윤수" w:date="2014-08-23T00:23:00Z"/>
          <w:rFonts w:asciiTheme="minorEastAsia" w:hAnsiTheme="minorEastAsia"/>
          <w:lang w:eastAsia="ko-KR"/>
        </w:rPr>
      </w:pPr>
      <w:bookmarkStart w:id="4644" w:name="_Toc396517163"/>
      <w:ins w:id="4645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2</w:t>
        </w:r>
        <w:bookmarkEnd w:id="4644"/>
      </w:ins>
    </w:p>
    <w:p w:rsidR="00AF2823" w:rsidRDefault="00AF2823" w:rsidP="00AF2823">
      <w:pPr>
        <w:spacing w:after="0"/>
        <w:rPr>
          <w:ins w:id="4646" w:author="박윤수" w:date="2014-08-23T00:23:00Z"/>
          <w:rFonts w:asciiTheme="minorEastAsia" w:hAnsiTheme="minorEastAsia"/>
          <w:lang w:val="en-US" w:eastAsia="ko-KR"/>
        </w:rPr>
      </w:pPr>
      <w:ins w:id="4647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농작물을 수확하는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제작을 의뢰 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농작물(비퍼)을 수확하여 창고에 모두 저장하는 코드를 작성하시오(단, 농작물의 개수는 임의로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648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49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50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651" w:author="박윤수" w:date="2014-08-23T00:23:00Z"/>
        </w:rPr>
      </w:pPr>
      <w:ins w:id="4652" w:author="박윤수" w:date="2014-08-23T00:23:00Z">
        <w:r>
          <w:rPr>
            <w:noProof/>
            <w:rPrChange w:id="465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68905" cy="2552065"/>
              <wp:effectExtent l="19050" t="0" r="0" b="0"/>
              <wp:docPr id="739" name="_x69468896" descr="EMB000005c076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468896" descr="EMB000005c07632"/>
                      <pic:cNvPicPr>
                        <a:picLocks noChangeAspect="1" noChangeArrowheads="1"/>
                      </pic:cNvPicPr>
                    </pic:nvPicPr>
                    <pic:blipFill>
                      <a:blip r:embed="rId1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8905" cy="25520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654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655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56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57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658" w:author="박윤수" w:date="2014-08-23T00:23:00Z"/>
        </w:rPr>
      </w:pPr>
      <w:ins w:id="4659" w:author="박윤수" w:date="2014-08-23T00:23:00Z">
        <w:r>
          <w:rPr>
            <w:noProof/>
            <w:rPrChange w:id="466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79700" cy="2562225"/>
              <wp:effectExtent l="19050" t="0" r="6350" b="0"/>
              <wp:docPr id="740" name="_x160409520" descr="EMB000005c076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09520" descr="EMB000005c07635"/>
                      <pic:cNvPicPr>
                        <a:picLocks noChangeAspect="1" noChangeArrowheads="1"/>
                      </pic:cNvPicPr>
                    </pic:nvPicPr>
                    <pic:blipFill>
                      <a:blip r:embed="rId1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79700" cy="2562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193803" w:rsidRDefault="00AF2823" w:rsidP="00AF2823">
      <w:pPr>
        <w:pStyle w:val="HiddenfromContents"/>
        <w:pageBreakBefore/>
        <w:rPr>
          <w:ins w:id="4661" w:author="박윤수" w:date="2014-08-23T00:23:00Z"/>
          <w:rFonts w:asciiTheme="minorEastAsia" w:hAnsiTheme="minorEastAsia"/>
          <w:lang w:eastAsia="ko-KR"/>
        </w:rPr>
      </w:pPr>
      <w:bookmarkStart w:id="4662" w:name="_Toc396517164"/>
      <w:ins w:id="4663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3</w:t>
        </w:r>
        <w:bookmarkEnd w:id="4662"/>
      </w:ins>
    </w:p>
    <w:p w:rsidR="00AF2823" w:rsidRPr="002C7F30" w:rsidRDefault="00AF2823" w:rsidP="00AF2823">
      <w:pPr>
        <w:spacing w:after="0"/>
        <w:rPr>
          <w:ins w:id="4664" w:author="박윤수" w:date="2014-08-23T00:23:00Z"/>
          <w:rFonts w:asciiTheme="minorEastAsia" w:hAnsiTheme="minorEastAsia"/>
          <w:lang w:val="en-US" w:eastAsia="ko-KR"/>
        </w:rPr>
      </w:pPr>
      <w:ins w:id="4665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딸기만(②) 수확하여 창고에 모두 저장하는 코드를 작성하시오(단, 딸기의 위치는 임의로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666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67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68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669" w:author="박윤수" w:date="2014-08-23T00:23:00Z"/>
        </w:rPr>
      </w:pPr>
      <w:ins w:id="4670" w:author="박윤수" w:date="2014-08-23T00:23:00Z">
        <w:r>
          <w:rPr>
            <w:noProof/>
            <w:rPrChange w:id="467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58110" cy="2583815"/>
              <wp:effectExtent l="19050" t="0" r="8890" b="0"/>
              <wp:docPr id="741" name="_x269101976" descr="EMB000005c0763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269101976" descr="EMB000005c0763a"/>
                      <pic:cNvPicPr>
                        <a:picLocks noChangeAspect="1" noChangeArrowheads="1"/>
                      </pic:cNvPicPr>
                    </pic:nvPicPr>
                    <pic:blipFill>
                      <a:blip r:embed="rId1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58110" cy="25838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672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673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74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75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676" w:author="박윤수" w:date="2014-08-23T00:23:00Z"/>
        </w:rPr>
      </w:pPr>
      <w:ins w:id="4677" w:author="박윤수" w:date="2014-08-23T00:23:00Z">
        <w:r>
          <w:rPr>
            <w:noProof/>
            <w:rPrChange w:id="467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47315" cy="2541270"/>
              <wp:effectExtent l="19050" t="0" r="635" b="0"/>
              <wp:docPr id="742" name="_x160068160" descr="EMB000005c0763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68160" descr="EMB000005c0763d"/>
                      <pic:cNvPicPr>
                        <a:picLocks noChangeAspect="1" noChangeArrowheads="1"/>
                      </pic:cNvPicPr>
                    </pic:nvPicPr>
                    <pic:blipFill>
                      <a:blip r:embed="rId1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47315" cy="25412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679" w:author="박윤수" w:date="2014-08-23T00:23:00Z"/>
        </w:rPr>
      </w:pPr>
    </w:p>
    <w:p w:rsidR="00AF2823" w:rsidRPr="00193803" w:rsidRDefault="00AF2823" w:rsidP="00AF2823">
      <w:pPr>
        <w:pStyle w:val="HiddenfromContents"/>
        <w:pageBreakBefore/>
        <w:rPr>
          <w:ins w:id="4680" w:author="박윤수" w:date="2014-08-23T00:23:00Z"/>
          <w:rFonts w:asciiTheme="minorEastAsia" w:hAnsiTheme="minorEastAsia"/>
          <w:lang w:eastAsia="ko-KR"/>
        </w:rPr>
      </w:pPr>
      <w:bookmarkStart w:id="4681" w:name="_Toc396517165"/>
      <w:ins w:id="4682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4</w:t>
        </w:r>
        <w:bookmarkEnd w:id="4681"/>
      </w:ins>
    </w:p>
    <w:p w:rsidR="00AF2823" w:rsidRPr="002C7F30" w:rsidRDefault="00AF2823" w:rsidP="00AF2823">
      <w:pPr>
        <w:spacing w:after="0"/>
        <w:rPr>
          <w:ins w:id="4683" w:author="박윤수" w:date="2014-08-23T00:23:00Z"/>
          <w:rFonts w:asciiTheme="minorEastAsia" w:hAnsiTheme="minorEastAsia"/>
          <w:lang w:val="en-US" w:eastAsia="ko-KR"/>
        </w:rPr>
      </w:pPr>
      <w:ins w:id="4684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콩(①), 딸기(②), 토마토(③)를 수확하여 각각 창고에 저장하는 코드를 작성하시오(단, 농작물의 위치와 개수는 임의로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685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86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87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688" w:author="박윤수" w:date="2014-08-23T00:23:00Z"/>
        </w:rPr>
      </w:pPr>
      <w:ins w:id="4689" w:author="박윤수" w:date="2014-08-23T00:23:00Z">
        <w:r>
          <w:rPr>
            <w:noProof/>
            <w:rPrChange w:id="469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11450" cy="2604770"/>
              <wp:effectExtent l="19050" t="0" r="0" b="0"/>
              <wp:docPr id="743" name="_x160157392" descr="EMB000005c076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57392" descr="EMB000005c07642"/>
                      <pic:cNvPicPr>
                        <a:picLocks noChangeAspect="1" noChangeArrowheads="1"/>
                      </pic:cNvPicPr>
                    </pic:nvPicPr>
                    <pic:blipFill>
                      <a:blip r:embed="rId1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1450" cy="2604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691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692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693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694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695" w:author="박윤수" w:date="2014-08-23T00:23:00Z"/>
        </w:rPr>
      </w:pPr>
      <w:ins w:id="4696" w:author="박윤수" w:date="2014-08-23T00:23:00Z">
        <w:r>
          <w:rPr>
            <w:noProof/>
            <w:rPrChange w:id="469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32405" cy="2647315"/>
              <wp:effectExtent l="19050" t="0" r="0" b="0"/>
              <wp:docPr id="744" name="_x160461184" descr="EMB000005c076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1184" descr="EMB000005c07645"/>
                      <pic:cNvPicPr>
                        <a:picLocks noChangeAspect="1" noChangeArrowheads="1"/>
                      </pic:cNvPicPr>
                    </pic:nvPicPr>
                    <pic:blipFill>
                      <a:blip r:embed="rId1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32405" cy="2647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193803" w:rsidRDefault="00AF2823" w:rsidP="00AF2823">
      <w:pPr>
        <w:pStyle w:val="HiddenfromContents"/>
        <w:pageBreakBefore/>
        <w:rPr>
          <w:ins w:id="4698" w:author="박윤수" w:date="2014-08-23T00:23:00Z"/>
          <w:rFonts w:asciiTheme="minorEastAsia" w:hAnsiTheme="minorEastAsia"/>
          <w:lang w:eastAsia="ko-KR"/>
        </w:rPr>
      </w:pPr>
      <w:bookmarkStart w:id="4699" w:name="_Toc396517166"/>
      <w:ins w:id="4700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5</w:t>
        </w:r>
        <w:bookmarkEnd w:id="4699"/>
      </w:ins>
    </w:p>
    <w:p w:rsidR="00AF2823" w:rsidRPr="002C7F30" w:rsidRDefault="00AF2823" w:rsidP="00AF2823">
      <w:pPr>
        <w:spacing w:after="0"/>
        <w:rPr>
          <w:ins w:id="4701" w:author="박윤수" w:date="2014-08-23T00:23:00Z"/>
          <w:rFonts w:asciiTheme="minorEastAsia" w:hAnsiTheme="minorEastAsia"/>
          <w:lang w:val="en-US" w:eastAsia="ko-KR"/>
        </w:rPr>
      </w:pPr>
      <w:ins w:id="4702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식당에서 손님의 주문을 받는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제작을 의뢰 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아래와 같이 호출한 방의 번호를 확인하고, 해당 방으로 이동하여 주문을 받아 돌아오는 코드를 작성하시오</w:t>
        </w:r>
        <w:r>
          <w:rPr>
            <w:rFonts w:asciiTheme="minorEastAsia" w:hAnsiTheme="minorEastAsia" w:hint="eastAsia"/>
            <w:lang w:val="en-US" w:eastAsia="ko-KR"/>
          </w:rPr>
          <w:t xml:space="preserve">. 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(단, 호출한 방의 번호는 임의로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703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04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05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706" w:author="박윤수" w:date="2014-08-23T00:23:00Z"/>
        </w:rPr>
      </w:pPr>
      <w:ins w:id="4707" w:author="박윤수" w:date="2014-08-23T00:23:00Z">
        <w:r>
          <w:rPr>
            <w:noProof/>
            <w:rPrChange w:id="470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731385" cy="1169670"/>
              <wp:effectExtent l="19050" t="0" r="0" b="0"/>
              <wp:docPr id="745" name="_x160461184" descr="EMB000005c0764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1184" descr="EMB000005c0764a"/>
                      <pic:cNvPicPr>
                        <a:picLocks noChangeAspect="1" noChangeArrowheads="1"/>
                      </pic:cNvPicPr>
                    </pic:nvPicPr>
                    <pic:blipFill>
                      <a:blip r:embed="rId1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1385" cy="1169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709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710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11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12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713" w:author="박윤수" w:date="2014-08-23T00:23:00Z"/>
        </w:rPr>
      </w:pPr>
      <w:ins w:id="4714" w:author="박윤수" w:date="2014-08-23T00:23:00Z">
        <w:r>
          <w:rPr>
            <w:noProof/>
            <w:rPrChange w:id="471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752975" cy="1169670"/>
              <wp:effectExtent l="19050" t="0" r="9525" b="0"/>
              <wp:docPr id="746" name="_x155268304" descr="EMB000005c0764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8304" descr="EMB000005c0764d"/>
                      <pic:cNvPicPr>
                        <a:picLocks noChangeAspect="1" noChangeArrowheads="1"/>
                      </pic:cNvPicPr>
                    </pic:nvPicPr>
                    <pic:blipFill>
                      <a:blip r:embed="rId1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975" cy="1169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716" w:author="박윤수" w:date="2014-08-23T00:23:00Z"/>
        </w:rPr>
      </w:pPr>
    </w:p>
    <w:p w:rsidR="00AF2823" w:rsidRPr="00193803" w:rsidRDefault="00AF2823" w:rsidP="00AF2823">
      <w:pPr>
        <w:pStyle w:val="HiddenfromContents"/>
        <w:pageBreakBefore/>
        <w:rPr>
          <w:ins w:id="4717" w:author="박윤수" w:date="2014-08-23T00:23:00Z"/>
          <w:rFonts w:asciiTheme="minorEastAsia" w:hAnsiTheme="minorEastAsia"/>
          <w:lang w:eastAsia="ko-KR"/>
        </w:rPr>
      </w:pPr>
      <w:bookmarkStart w:id="4718" w:name="_Toc396517167"/>
      <w:ins w:id="4719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6</w:t>
        </w:r>
        <w:bookmarkEnd w:id="4718"/>
      </w:ins>
    </w:p>
    <w:p w:rsidR="00AF2823" w:rsidRPr="002C7F30" w:rsidRDefault="00AF2823" w:rsidP="00AF2823">
      <w:pPr>
        <w:spacing w:after="0"/>
        <w:rPr>
          <w:ins w:id="4720" w:author="박윤수" w:date="2014-08-23T00:23:00Z"/>
          <w:rFonts w:asciiTheme="minorEastAsia" w:hAnsiTheme="minorEastAsia"/>
          <w:lang w:val="en-US" w:eastAsia="ko-KR"/>
        </w:rPr>
      </w:pPr>
      <w:ins w:id="4721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피자를 배달하는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제작을 의뢰 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아래와 같이 주문한 층 번호를 확인하고 해당 층으로 이동하여 피자를 배달하고 돌아오는 코드를 작성하시오</w:t>
        </w:r>
      </w:ins>
    </w:p>
    <w:p w:rsidR="00AF2823" w:rsidRPr="002C7F30" w:rsidRDefault="00AF2823" w:rsidP="00AF2823">
      <w:pPr>
        <w:spacing w:after="0"/>
        <w:rPr>
          <w:ins w:id="4722" w:author="박윤수" w:date="2014-08-23T00:23:00Z"/>
          <w:rFonts w:asciiTheme="minorEastAsia" w:hAnsiTheme="minorEastAsia"/>
          <w:lang w:val="en-US" w:eastAsia="ko-KR"/>
        </w:rPr>
      </w:pPr>
      <w:ins w:id="4723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(단, 배달하는 곳은 항상 3곳이며, 임의로 층수가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724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25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26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727" w:author="박윤수" w:date="2014-08-23T00:23:00Z"/>
        </w:rPr>
      </w:pPr>
      <w:ins w:id="4728" w:author="박윤수" w:date="2014-08-23T00:23:00Z">
        <w:r>
          <w:rPr>
            <w:noProof/>
            <w:rPrChange w:id="472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69160" cy="2774950"/>
              <wp:effectExtent l="19050" t="0" r="2540" b="0"/>
              <wp:docPr id="747" name="_x155170952" descr="EMB000005c076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70952" descr="EMB000005c07652"/>
                      <pic:cNvPicPr>
                        <a:picLocks noChangeAspect="1" noChangeArrowheads="1"/>
                      </pic:cNvPicPr>
                    </pic:nvPicPr>
                    <pic:blipFill>
                      <a:blip r:embed="rId1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9160" cy="277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730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731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32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33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734" w:author="박윤수" w:date="2014-08-23T00:23:00Z"/>
        </w:rPr>
      </w:pPr>
      <w:ins w:id="4735" w:author="박윤수" w:date="2014-08-23T00:23:00Z">
        <w:r>
          <w:rPr>
            <w:noProof/>
            <w:rPrChange w:id="473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47570" cy="2785745"/>
              <wp:effectExtent l="19050" t="0" r="5080" b="0"/>
              <wp:docPr id="748" name="_x160149760" descr="EMB000005c076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49760" descr="EMB000005c07655"/>
                      <pic:cNvPicPr>
                        <a:picLocks noChangeAspect="1" noChangeArrowheads="1"/>
                      </pic:cNvPicPr>
                    </pic:nvPicPr>
                    <pic:blipFill>
                      <a:blip r:embed="rId1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47570" cy="2785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193803" w:rsidRDefault="00AF2823" w:rsidP="00AF2823">
      <w:pPr>
        <w:pStyle w:val="HiddenfromContents"/>
        <w:pageBreakBefore/>
        <w:rPr>
          <w:ins w:id="4737" w:author="박윤수" w:date="2014-08-23T00:23:00Z"/>
          <w:rFonts w:asciiTheme="minorEastAsia" w:hAnsiTheme="minorEastAsia"/>
          <w:lang w:eastAsia="ko-KR"/>
        </w:rPr>
      </w:pPr>
      <w:bookmarkStart w:id="4738" w:name="_Toc396517168"/>
      <w:ins w:id="4739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7</w:t>
        </w:r>
        <w:bookmarkEnd w:id="4738"/>
      </w:ins>
    </w:p>
    <w:p w:rsidR="00AF2823" w:rsidRPr="002C7F30" w:rsidRDefault="00AF2823" w:rsidP="00AF2823">
      <w:pPr>
        <w:spacing w:after="0"/>
        <w:rPr>
          <w:ins w:id="4740" w:author="박윤수" w:date="2014-08-23T00:23:00Z"/>
          <w:rFonts w:asciiTheme="minorEastAsia" w:hAnsiTheme="minorEastAsia"/>
          <w:lang w:val="en-US" w:eastAsia="ko-KR"/>
        </w:rPr>
      </w:pPr>
      <w:ins w:id="4741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호텔 룸서비스 용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제작을 의뢰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호텔 객실에는 수건(비퍼)이 2개씩 비치되어야 하는데, 가끔 일부 몰지각한 사람들이 수건을 가져가는 경우가 </w:t>
        </w:r>
        <w:r>
          <w:rPr>
            <w:rFonts w:asciiTheme="minorEastAsia" w:hAnsiTheme="minorEastAsia" w:hint="eastAsia"/>
            <w:lang w:val="en-US" w:eastAsia="ko-KR"/>
          </w:rPr>
          <w:t>있습니다.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따라서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는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아래와 같이 객실을 순회하며 분실된 수건을 채워 넣고, 분실된 수건이 몇 장인지 총지배인에게 알려주어야 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이와 같은 동작을 하는 코드를 작성하시오(단, 수건의 개수는 임의로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742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43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44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745" w:author="박윤수" w:date="2014-08-23T00:23:00Z"/>
        </w:rPr>
      </w:pPr>
      <w:ins w:id="4746" w:author="박윤수" w:date="2014-08-23T00:23:00Z">
        <w:r>
          <w:rPr>
            <w:noProof/>
            <w:rPrChange w:id="474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20845" cy="2211705"/>
              <wp:effectExtent l="19050" t="0" r="8255" b="0"/>
              <wp:docPr id="749" name="_x160174968" descr="EMB000005c0765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74968" descr="EMB000005c0765a"/>
                      <pic:cNvPicPr>
                        <a:picLocks noChangeAspect="1" noChangeArrowheads="1"/>
                      </pic:cNvPicPr>
                    </pic:nvPicPr>
                    <pic:blipFill>
                      <a:blip r:embed="rId1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20845" cy="2211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748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749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50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51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752" w:author="박윤수" w:date="2014-08-23T00:23:00Z"/>
        </w:rPr>
      </w:pPr>
      <w:ins w:id="4753" w:author="박윤수" w:date="2014-08-23T00:23:00Z">
        <w:r>
          <w:rPr>
            <w:noProof/>
            <w:rPrChange w:id="475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10685" cy="2211705"/>
              <wp:effectExtent l="19050" t="0" r="0" b="0"/>
              <wp:docPr id="750" name="_x160462032" descr="EMB000005c0765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2032" descr="EMB000005c0765d"/>
                      <pic:cNvPicPr>
                        <a:picLocks noChangeAspect="1" noChangeArrowheads="1"/>
                      </pic:cNvPicPr>
                    </pic:nvPicPr>
                    <pic:blipFill>
                      <a:blip r:embed="rId1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0685" cy="2211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193803" w:rsidRDefault="00AF2823" w:rsidP="00AF2823">
      <w:pPr>
        <w:pStyle w:val="HiddenfromContents"/>
        <w:pageBreakBefore/>
        <w:rPr>
          <w:ins w:id="4755" w:author="박윤수" w:date="2014-08-23T00:23:00Z"/>
          <w:rFonts w:asciiTheme="minorEastAsia" w:hAnsiTheme="minorEastAsia"/>
          <w:lang w:eastAsia="ko-KR"/>
        </w:rPr>
      </w:pPr>
      <w:bookmarkStart w:id="4756" w:name="_Toc396517169"/>
      <w:ins w:id="4757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8</w:t>
        </w:r>
        <w:bookmarkEnd w:id="4756"/>
      </w:ins>
    </w:p>
    <w:p w:rsidR="00AF2823" w:rsidRPr="002C7F30" w:rsidRDefault="00AF2823" w:rsidP="00AF2823">
      <w:pPr>
        <w:spacing w:after="0"/>
        <w:rPr>
          <w:ins w:id="4758" w:author="박윤수" w:date="2014-08-23T00:23:00Z"/>
          <w:rFonts w:asciiTheme="minorEastAsia" w:hAnsiTheme="minorEastAsia"/>
          <w:lang w:val="en-US" w:eastAsia="ko-KR"/>
        </w:rPr>
      </w:pPr>
      <w:ins w:id="4759" w:author="박윤수" w:date="2014-08-23T00:23:00Z">
        <w:r w:rsidRPr="002C7F30">
          <w:rPr>
            <w:rFonts w:asciiTheme="minorEastAsia" w:hAnsiTheme="minorEastAsia" w:hint="eastAsia"/>
            <w:lang w:val="en-US" w:eastAsia="ko-KR"/>
          </w:rPr>
          <w:t xml:space="preserve">해저 탐험 용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제작을 의뢰 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는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바다 밑을 탐색하여 보물(비퍼)을 건져 와야 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그러나 안타깝게도 보물은 하나만 건져 올 수 있다고 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가장 가치가 높은 보물(비퍼의 숫자가 놓을 </w:t>
        </w:r>
        <w:r>
          <w:rPr>
            <w:rFonts w:asciiTheme="minorEastAsia" w:hAnsiTheme="minorEastAsia" w:hint="eastAsia"/>
            <w:lang w:val="en-US" w:eastAsia="ko-KR"/>
          </w:rPr>
          <w:t>수록</w:t>
        </w:r>
        <w:r w:rsidRPr="002C7F30">
          <w:rPr>
            <w:rFonts w:asciiTheme="minorEastAsia" w:hAnsiTheme="minorEastAsia" w:hint="eastAsia"/>
            <w:lang w:val="en-US" w:eastAsia="ko-KR"/>
          </w:rPr>
          <w:t xml:space="preserve"> 가치가 높은 </w:t>
        </w:r>
        <w:r>
          <w:rPr>
            <w:rFonts w:asciiTheme="minorEastAsia" w:hAnsiTheme="minorEastAsia" w:hint="eastAsia"/>
            <w:lang w:val="en-US" w:eastAsia="ko-KR"/>
          </w:rPr>
          <w:t>보물입니</w:t>
        </w:r>
        <w:r w:rsidRPr="002C7F30">
          <w:rPr>
            <w:rFonts w:asciiTheme="minorEastAsia" w:hAnsiTheme="minorEastAsia" w:hint="eastAsia"/>
            <w:lang w:val="en-US" w:eastAsia="ko-KR"/>
          </w:rPr>
          <w:t>다</w:t>
        </w:r>
        <w:r>
          <w:rPr>
            <w:rFonts w:asciiTheme="minorEastAsia" w:hAnsiTheme="minorEastAsia" w:hint="eastAsia"/>
            <w:lang w:val="en-US" w:eastAsia="ko-KR"/>
          </w:rPr>
          <w:t>.</w:t>
        </w:r>
        <w:r w:rsidRPr="002C7F30">
          <w:rPr>
            <w:rFonts w:asciiTheme="minorEastAsia" w:hAnsiTheme="minorEastAsia" w:hint="eastAsia"/>
            <w:lang w:val="en-US" w:eastAsia="ko-KR"/>
          </w:rPr>
          <w:t>)을 건져 오는 코드를 작성하시오.</w:t>
        </w:r>
      </w:ins>
    </w:p>
    <w:p w:rsidR="00AF2823" w:rsidRPr="002C7F30" w:rsidRDefault="00AF2823" w:rsidP="00AF2823">
      <w:pPr>
        <w:spacing w:after="0"/>
        <w:rPr>
          <w:ins w:id="4760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61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62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763" w:author="박윤수" w:date="2014-08-23T00:23:00Z"/>
        </w:rPr>
      </w:pPr>
      <w:ins w:id="4764" w:author="박윤수" w:date="2014-08-23T00:23:00Z">
        <w:r>
          <w:rPr>
            <w:noProof/>
            <w:rPrChange w:id="476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498725" cy="2424430"/>
              <wp:effectExtent l="19050" t="0" r="0" b="0"/>
              <wp:docPr id="751" name="_x160068160" descr="EMB000005c076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68160" descr="EMB000005c07662"/>
                      <pic:cNvPicPr>
                        <a:picLocks noChangeAspect="1" noChangeArrowheads="1"/>
                      </pic:cNvPicPr>
                    </pic:nvPicPr>
                    <pic:blipFill>
                      <a:blip r:embed="rId1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98725" cy="24244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Default="00AF2823" w:rsidP="00AF2823">
      <w:pPr>
        <w:pStyle w:val="affe"/>
        <w:snapToGrid/>
        <w:jc w:val="center"/>
        <w:rPr>
          <w:ins w:id="4766" w:author="박윤수" w:date="2014-08-23T00:23:00Z"/>
        </w:rPr>
      </w:pPr>
    </w:p>
    <w:p w:rsidR="00AF2823" w:rsidRPr="002C7F30" w:rsidRDefault="00AF2823" w:rsidP="00AF2823">
      <w:pPr>
        <w:spacing w:after="0"/>
        <w:rPr>
          <w:ins w:id="4767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68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69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770" w:author="박윤수" w:date="2014-08-23T00:23:00Z"/>
        </w:rPr>
      </w:pPr>
      <w:ins w:id="4771" w:author="박윤수" w:date="2014-08-23T00:23:00Z">
        <w:r>
          <w:rPr>
            <w:noProof/>
            <w:rPrChange w:id="477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530475" cy="2466975"/>
              <wp:effectExtent l="19050" t="0" r="3175" b="0"/>
              <wp:docPr id="752" name="_x113563192" descr="EMB000005c076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13563192" descr="EMB000005c07665"/>
                      <pic:cNvPicPr>
                        <a:picLocks noChangeAspect="1" noChangeArrowheads="1"/>
                      </pic:cNvPicPr>
                    </pic:nvPicPr>
                    <pic:blipFill>
                      <a:blip r:embed="rId1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30475" cy="24669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193803" w:rsidRDefault="00AF2823" w:rsidP="00AF2823">
      <w:pPr>
        <w:pStyle w:val="HiddenfromContents"/>
        <w:pageBreakBefore/>
        <w:rPr>
          <w:ins w:id="4773" w:author="박윤수" w:date="2014-08-23T00:23:00Z"/>
          <w:rFonts w:asciiTheme="minorEastAsia" w:hAnsiTheme="minorEastAsia"/>
          <w:lang w:eastAsia="ko-KR"/>
        </w:rPr>
      </w:pPr>
      <w:bookmarkStart w:id="4774" w:name="_Toc396517170"/>
      <w:ins w:id="4775" w:author="박윤수" w:date="2014-08-23T00:23:00Z">
        <w:r>
          <w:rPr>
            <w:rFonts w:asciiTheme="minorEastAsia" w:hAnsiTheme="minorEastAsia" w:hint="eastAsia"/>
            <w:lang w:eastAsia="ko-KR"/>
          </w:rPr>
          <w:lastRenderedPageBreak/>
          <w:t>문제 9</w:t>
        </w:r>
        <w:bookmarkEnd w:id="4774"/>
      </w:ins>
    </w:p>
    <w:p w:rsidR="00AF2823" w:rsidRPr="00C20590" w:rsidRDefault="00AF2823" w:rsidP="00AF2823">
      <w:pPr>
        <w:spacing w:after="0"/>
        <w:rPr>
          <w:ins w:id="4776" w:author="박윤수" w:date="2014-08-23T00:23:00Z"/>
          <w:rFonts w:asciiTheme="minorEastAsia" w:hAnsiTheme="minorEastAsia"/>
          <w:lang w:val="en-US" w:eastAsia="ko-KR"/>
        </w:rPr>
      </w:pPr>
      <w:ins w:id="4777" w:author="박윤수" w:date="2014-08-23T00:23:00Z">
        <w:r w:rsidRPr="00C20590">
          <w:rPr>
            <w:rFonts w:asciiTheme="minorEastAsia" w:hAnsiTheme="minorEastAsia" w:hint="eastAsia"/>
            <w:lang w:val="en-US" w:eastAsia="ko-KR"/>
          </w:rPr>
          <w:t xml:space="preserve">산악 구조 용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C20590">
          <w:rPr>
            <w:rFonts w:asciiTheme="minorEastAsia" w:hAnsiTheme="minorEastAsia" w:hint="eastAsia"/>
            <w:lang w:val="en-US" w:eastAsia="ko-KR"/>
          </w:rPr>
          <w:t xml:space="preserve"> 제작을 의뢰</w:t>
        </w:r>
        <w:r>
          <w:rPr>
            <w:rFonts w:asciiTheme="minorEastAsia" w:hAnsiTheme="minorEastAsia" w:hint="eastAsia"/>
            <w:lang w:val="en-US" w:eastAsia="ko-KR"/>
          </w:rPr>
          <w:t>받았습니다.</w:t>
        </w:r>
        <w:r w:rsidRPr="00C20590">
          <w:rPr>
            <w:rFonts w:asciiTheme="minorEastAsia" w:hAnsiTheme="minorEastAsia" w:hint="eastAsia"/>
            <w:lang w:val="en-US" w:eastAsia="ko-KR"/>
          </w:rPr>
          <w:t xml:space="preserve">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가</w:t>
        </w:r>
        <w:r w:rsidRPr="00C20590">
          <w:rPr>
            <w:rFonts w:asciiTheme="minorEastAsia" w:hAnsiTheme="minorEastAsia" w:hint="eastAsia"/>
            <w:lang w:val="en-US" w:eastAsia="ko-KR"/>
          </w:rPr>
          <w:t xml:space="preserve"> 산을 등반하면서 조난당한 등산객(①)을 구조하여 내려올 수 있도록 코드를 작성하시오</w:t>
        </w:r>
        <w:r>
          <w:rPr>
            <w:rFonts w:asciiTheme="minorEastAsia" w:hAnsiTheme="minorEastAsia" w:hint="eastAsia"/>
            <w:lang w:val="en-US" w:eastAsia="ko-KR"/>
          </w:rPr>
          <w:t xml:space="preserve">. </w:t>
        </w:r>
        <w:r w:rsidRPr="00C20590">
          <w:rPr>
            <w:rFonts w:asciiTheme="minorEastAsia" w:hAnsiTheme="minorEastAsia" w:hint="eastAsia"/>
            <w:lang w:val="en-US" w:eastAsia="ko-KR"/>
          </w:rPr>
          <w:t xml:space="preserve">(단, 조난당한 등산객의 위치는 임의로 바뀔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AF2823" w:rsidRPr="002C7F30" w:rsidRDefault="00AF2823" w:rsidP="00AF2823">
      <w:pPr>
        <w:spacing w:after="0"/>
        <w:rPr>
          <w:ins w:id="4778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79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80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[초기 상태 예시]</w:t>
        </w:r>
      </w:ins>
    </w:p>
    <w:p w:rsidR="00AF2823" w:rsidRDefault="00AF7365" w:rsidP="00AF2823">
      <w:pPr>
        <w:pStyle w:val="affe"/>
        <w:snapToGrid/>
        <w:jc w:val="center"/>
        <w:rPr>
          <w:ins w:id="4781" w:author="박윤수" w:date="2014-08-23T00:23:00Z"/>
        </w:rPr>
      </w:pPr>
      <w:ins w:id="4782" w:author="박윤수" w:date="2014-08-23T00:23:00Z">
        <w:r>
          <w:rPr>
            <w:noProof/>
            <w:rPrChange w:id="478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093845" cy="2594610"/>
              <wp:effectExtent l="19050" t="0" r="1905" b="0"/>
              <wp:docPr id="753" name="_x69753152" descr="EMB000005c0766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753152" descr="EMB000005c0766a"/>
                      <pic:cNvPicPr>
                        <a:picLocks noChangeAspect="1" noChangeArrowheads="1"/>
                      </pic:cNvPicPr>
                    </pic:nvPicPr>
                    <pic:blipFill>
                      <a:blip r:embed="rId1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93845" cy="25946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F2823" w:rsidRPr="002C7F30" w:rsidRDefault="00AF2823" w:rsidP="00AF2823">
      <w:pPr>
        <w:spacing w:after="0"/>
        <w:rPr>
          <w:ins w:id="4784" w:author="박윤수" w:date="2014-08-23T00:23:00Z"/>
          <w:rFonts w:asciiTheme="minorEastAsia" w:hAnsiTheme="minorEastAsia"/>
          <w:lang w:val="en-US" w:eastAsia="ko-KR"/>
        </w:rPr>
      </w:pPr>
    </w:p>
    <w:p w:rsidR="00AF2823" w:rsidRPr="002C7F30" w:rsidRDefault="00AF2823" w:rsidP="00AF2823">
      <w:pPr>
        <w:spacing w:after="0"/>
        <w:rPr>
          <w:ins w:id="4785" w:author="박윤수" w:date="2014-08-23T00:23:00Z"/>
          <w:rFonts w:asciiTheme="minorEastAsia" w:hAnsiTheme="minorEastAsia"/>
          <w:b/>
          <w:sz w:val="24"/>
          <w:lang w:val="en-US" w:eastAsia="ko-KR"/>
        </w:rPr>
      </w:pPr>
      <w:ins w:id="4786" w:author="박윤수" w:date="2014-08-23T00:23:00Z">
        <w:r w:rsidRPr="002C7F30">
          <w:rPr>
            <w:rFonts w:asciiTheme="minorEastAsia" w:hAnsiTheme="minorEastAsia" w:hint="eastAsia"/>
            <w:b/>
            <w:sz w:val="24"/>
            <w:lang w:val="en-US" w:eastAsia="ko-KR"/>
          </w:rPr>
          <w:t>[실행 결과 예시]</w:t>
        </w:r>
      </w:ins>
    </w:p>
    <w:p w:rsidR="00AF2823" w:rsidRDefault="00AF7365" w:rsidP="00AF2823">
      <w:pPr>
        <w:pStyle w:val="affe"/>
        <w:snapToGrid/>
        <w:jc w:val="center"/>
        <w:rPr>
          <w:ins w:id="4787" w:author="박윤수" w:date="2014-08-23T00:23:00Z"/>
        </w:rPr>
      </w:pPr>
      <w:ins w:id="4788" w:author="박윤수" w:date="2014-08-23T00:23:00Z">
        <w:r>
          <w:rPr>
            <w:noProof/>
            <w:rPrChange w:id="478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061460" cy="2583815"/>
              <wp:effectExtent l="19050" t="0" r="0" b="0"/>
              <wp:docPr id="754" name="_x69481056" descr="EMB000005c0766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481056" descr="EMB000005c0766d"/>
                      <pic:cNvPicPr>
                        <a:picLocks noChangeAspect="1" noChangeArrowheads="1"/>
                      </pic:cNvPicPr>
                    </pic:nvPicPr>
                    <pic:blipFill>
                      <a:blip r:embed="rId1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61460" cy="25838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6722B5">
      <w:pPr>
        <w:rPr>
          <w:ins w:id="4790" w:author="박윤수" w:date="2014-08-23T00:26:00Z"/>
          <w:rFonts w:asciiTheme="minorEastAsia" w:hAnsiTheme="minorEastAsia"/>
          <w:lang w:eastAsia="ko-KR"/>
        </w:rPr>
      </w:pPr>
    </w:p>
    <w:p w:rsidR="00F96939" w:rsidRPr="00193803" w:rsidRDefault="00F96939" w:rsidP="00F96939">
      <w:pPr>
        <w:pStyle w:val="a7"/>
        <w:rPr>
          <w:ins w:id="4791" w:author="박윤수" w:date="2014-08-23T00:26:00Z"/>
          <w:rFonts w:asciiTheme="minorEastAsia" w:hAnsiTheme="minorEastAsia"/>
          <w:lang w:eastAsia="ko-KR"/>
        </w:rPr>
      </w:pPr>
      <w:bookmarkStart w:id="4792" w:name="_Toc396517171"/>
      <w:ins w:id="4793" w:author="박윤수" w:date="2014-08-23T00:26:00Z">
        <w:r>
          <w:rPr>
            <w:rFonts w:asciiTheme="minorEastAsia" w:hAnsiTheme="minorEastAsia" w:hint="eastAsia"/>
            <w:lang w:eastAsia="ko-KR"/>
          </w:rPr>
          <w:lastRenderedPageBreak/>
          <w:t>제</w:t>
        </w:r>
        <w:r w:rsidRPr="00193803">
          <w:rPr>
            <w:rFonts w:asciiTheme="minorEastAsia" w:hAnsiTheme="minorEastAsia"/>
            <w:lang w:eastAsia="ko-KR"/>
          </w:rPr>
          <w:t>I</w:t>
        </w:r>
      </w:ins>
      <w:ins w:id="4794" w:author="박윤수" w:date="2014-08-23T00:27:00Z">
        <w:r w:rsidR="00B36576">
          <w:rPr>
            <w:rFonts w:asciiTheme="minorEastAsia" w:hAnsiTheme="minorEastAsia" w:hint="eastAsia"/>
            <w:lang w:eastAsia="ko-KR"/>
          </w:rPr>
          <w:t>V</w:t>
        </w:r>
      </w:ins>
      <w:ins w:id="4795" w:author="박윤수" w:date="2014-08-23T00:26:00Z">
        <w:r>
          <w:rPr>
            <w:rFonts w:asciiTheme="minorEastAsia" w:hAnsiTheme="minorEastAsia" w:hint="eastAsia"/>
            <w:lang w:eastAsia="ko-KR"/>
          </w:rPr>
          <w:t xml:space="preserve"> 부</w:t>
        </w:r>
        <w:bookmarkEnd w:id="4792"/>
      </w:ins>
    </w:p>
    <w:p w:rsidR="00F96939" w:rsidRPr="00193803" w:rsidRDefault="00F96939" w:rsidP="00F96939">
      <w:pPr>
        <w:pStyle w:val="1"/>
        <w:numPr>
          <w:ilvl w:val="0"/>
          <w:numId w:val="0"/>
        </w:numPr>
        <w:ind w:left="567"/>
        <w:rPr>
          <w:ins w:id="4796" w:author="박윤수" w:date="2014-08-23T00:26:00Z"/>
          <w:rFonts w:asciiTheme="minorEastAsia" w:hAnsiTheme="minorEastAsia"/>
          <w:lang w:eastAsia="ko-KR"/>
        </w:rPr>
        <w:sectPr w:rsidR="00F96939" w:rsidRPr="00193803">
          <w:pgSz w:w="11906" w:h="16838" w:code="9"/>
          <w:pgMar w:top="1418" w:right="1701" w:bottom="1985" w:left="1701" w:header="709" w:footer="1134" w:gutter="0"/>
          <w:cols w:space="708"/>
          <w:vAlign w:val="center"/>
          <w:titlePg/>
          <w:docGrid w:linePitch="360"/>
        </w:sectPr>
      </w:pPr>
      <w:bookmarkStart w:id="4797" w:name="_Toc396517172"/>
      <w:ins w:id="4798" w:author="박윤수" w:date="2014-08-23T00:26:00Z">
        <w:r>
          <w:rPr>
            <w:rFonts w:asciiTheme="minorEastAsia" w:hAnsiTheme="minorEastAsia" w:hint="eastAsia"/>
            <w:lang w:eastAsia="ko-KR"/>
          </w:rPr>
          <w:t>러플(RUR-PLE) 사용법</w:t>
        </w:r>
        <w:bookmarkEnd w:id="4797"/>
      </w:ins>
    </w:p>
    <w:p w:rsidR="00F96939" w:rsidRPr="00193803" w:rsidRDefault="00F96939" w:rsidP="00F96939">
      <w:pPr>
        <w:pStyle w:val="HiddenfromContents"/>
        <w:rPr>
          <w:ins w:id="4799" w:author="박윤수" w:date="2014-08-23T00:26:00Z"/>
          <w:rFonts w:asciiTheme="minorEastAsia" w:hAnsiTheme="minorEastAsia"/>
          <w:lang w:eastAsia="ko-KR"/>
        </w:rPr>
      </w:pPr>
      <w:bookmarkStart w:id="4800" w:name="_Toc396517173"/>
      <w:ins w:id="4801" w:author="박윤수" w:date="2014-08-23T00:26:00Z">
        <w:r>
          <w:rPr>
            <w:rFonts w:asciiTheme="minorEastAsia" w:hAnsiTheme="minorEastAsia" w:hint="eastAsia"/>
            <w:lang w:eastAsia="ko-KR"/>
          </w:rPr>
          <w:lastRenderedPageBreak/>
          <w:t>프로그램 및 화면 구성</w:t>
        </w:r>
        <w:bookmarkEnd w:id="4800"/>
      </w:ins>
    </w:p>
    <w:p w:rsidR="00F96939" w:rsidRPr="00F423FA" w:rsidRDefault="00F96939" w:rsidP="00F96939">
      <w:pPr>
        <w:pStyle w:val="affc"/>
        <w:numPr>
          <w:ilvl w:val="0"/>
          <w:numId w:val="45"/>
        </w:numPr>
        <w:spacing w:after="0"/>
        <w:ind w:leftChars="0"/>
        <w:rPr>
          <w:ins w:id="4802" w:author="박윤수" w:date="2014-08-23T00:26:00Z"/>
          <w:rFonts w:asciiTheme="minorEastAsia" w:hAnsiTheme="minorEastAsia"/>
          <w:b/>
          <w:sz w:val="24"/>
          <w:lang w:eastAsia="ko-KR"/>
        </w:rPr>
      </w:pPr>
      <w:ins w:id="4803" w:author="박윤수" w:date="2014-08-23T00:26:00Z">
        <w:r w:rsidRPr="00F423FA">
          <w:rPr>
            <w:rFonts w:asciiTheme="minorEastAsia" w:hAnsiTheme="minorEastAsia" w:hint="eastAsia"/>
            <w:b/>
            <w:sz w:val="24"/>
            <w:lang w:eastAsia="ko-KR"/>
          </w:rPr>
          <w:t>프로그램 구성</w:t>
        </w:r>
      </w:ins>
    </w:p>
    <w:p w:rsidR="00F96939" w:rsidRPr="00F423FA" w:rsidRDefault="00AF7365" w:rsidP="00F96939">
      <w:pPr>
        <w:spacing w:after="0"/>
        <w:rPr>
          <w:ins w:id="4804" w:author="박윤수" w:date="2014-08-23T00:26:00Z"/>
          <w:rFonts w:asciiTheme="minorEastAsia" w:hAnsiTheme="minorEastAsia"/>
          <w:lang w:eastAsia="ko-KR"/>
        </w:rPr>
      </w:pPr>
      <w:ins w:id="4805" w:author="박윤수" w:date="2014-08-23T00:26:00Z">
        <w:r>
          <w:rPr>
            <w:rFonts w:asciiTheme="minorEastAsia" w:hAnsiTheme="minorEastAsia"/>
            <w:noProof/>
            <w:lang w:val="en-US" w:eastAsia="ko-KR"/>
            <w:rPrChange w:id="480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416560</wp:posOffset>
              </wp:positionH>
              <wp:positionV relativeFrom="line">
                <wp:posOffset>360045</wp:posOffset>
              </wp:positionV>
              <wp:extent cx="4933315" cy="807720"/>
              <wp:effectExtent l="19050" t="0" r="635" b="0"/>
              <wp:wrapTopAndBottom/>
              <wp:docPr id="755" name="_x113726488" descr="EMB000005c0753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13726488" descr="EMB000005c0753a"/>
                      <pic:cNvPicPr>
                        <a:picLocks noChangeAspect="1" noChangeArrowheads="1"/>
                      </pic:cNvPicPr>
                    </pic:nvPicPr>
                    <pic:blipFill>
                      <a:blip r:embed="rId33" cstate="print"/>
                      <a:srcRect t="156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33315" cy="8077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F96939">
          <w:rPr>
            <w:rFonts w:asciiTheme="minorEastAsia" w:hAnsiTheme="minorEastAsia" w:hint="eastAsia"/>
            <w:lang w:eastAsia="ko-KR"/>
          </w:rPr>
          <w:t>러플(RUR-PLE)</w:t>
        </w:r>
        <w:r w:rsidR="00F96939" w:rsidRPr="00F423FA">
          <w:rPr>
            <w:rFonts w:asciiTheme="minorEastAsia" w:hAnsiTheme="minorEastAsia" w:hint="eastAsia"/>
            <w:lang w:eastAsia="ko-KR"/>
          </w:rPr>
          <w:t xml:space="preserve">은 4개의 탭으로 구성되어 있으며 각각의 </w:t>
        </w:r>
        <w:r w:rsidR="00F96939">
          <w:rPr>
            <w:rFonts w:asciiTheme="minorEastAsia" w:hAnsiTheme="minorEastAsia" w:hint="eastAsia"/>
            <w:lang w:eastAsia="ko-KR"/>
          </w:rPr>
          <w:t>탭</w:t>
        </w:r>
        <w:r w:rsidR="00F96939" w:rsidRPr="00F423FA">
          <w:rPr>
            <w:rFonts w:asciiTheme="minorEastAsia" w:hAnsiTheme="minorEastAsia" w:hint="eastAsia"/>
            <w:lang w:eastAsia="ko-KR"/>
          </w:rPr>
          <w:t xml:space="preserve">은 다음과 </w:t>
        </w:r>
        <w:r w:rsidR="00F96939">
          <w:rPr>
            <w:rFonts w:asciiTheme="minorEastAsia" w:hAnsiTheme="minorEastAsia" w:hint="eastAsia"/>
            <w:lang w:eastAsia="ko-KR"/>
          </w:rPr>
          <w:t>같습니다.</w:t>
        </w:r>
      </w:ins>
    </w:p>
    <w:p w:rsidR="00F96939" w:rsidRDefault="00F96939" w:rsidP="00F96939">
      <w:pPr>
        <w:pStyle w:val="affe"/>
        <w:snapToGrid/>
        <w:rPr>
          <w:ins w:id="4807" w:author="박윤수" w:date="2014-08-23T00:26:00Z"/>
        </w:rPr>
      </w:pPr>
    </w:p>
    <w:p w:rsidR="00F96939" w:rsidRPr="00F423FA" w:rsidRDefault="00F96939" w:rsidP="00F96939">
      <w:pPr>
        <w:pStyle w:val="affc"/>
        <w:numPr>
          <w:ilvl w:val="0"/>
          <w:numId w:val="44"/>
        </w:numPr>
        <w:spacing w:after="0"/>
        <w:ind w:leftChars="0"/>
        <w:rPr>
          <w:ins w:id="4808" w:author="박윤수" w:date="2014-08-23T00:26:00Z"/>
          <w:rFonts w:asciiTheme="minorEastAsia" w:hAnsiTheme="minorEastAsia"/>
          <w:lang w:eastAsia="ko-KR"/>
        </w:rPr>
      </w:pPr>
      <w:ins w:id="4809" w:author="박윤수" w:date="2014-08-23T00:26:00Z">
        <w:r w:rsidRPr="00F423FA">
          <w:rPr>
            <w:rFonts w:asciiTheme="minorEastAsia" w:hAnsiTheme="minorEastAsia" w:hint="eastAsia"/>
            <w:lang w:eastAsia="ko-KR"/>
          </w:rPr>
          <w:t>RUR: Read and Learn(튜토리얼)</w:t>
        </w:r>
      </w:ins>
    </w:p>
    <w:p w:rsidR="00F96939" w:rsidRPr="00F423FA" w:rsidRDefault="00F96939" w:rsidP="00F96939">
      <w:pPr>
        <w:pStyle w:val="affc"/>
        <w:numPr>
          <w:ilvl w:val="0"/>
          <w:numId w:val="44"/>
        </w:numPr>
        <w:spacing w:after="0"/>
        <w:ind w:leftChars="0"/>
        <w:rPr>
          <w:ins w:id="4810" w:author="박윤수" w:date="2014-08-23T00:26:00Z"/>
          <w:rFonts w:asciiTheme="minorEastAsia" w:hAnsiTheme="minorEastAsia"/>
          <w:lang w:eastAsia="ko-KR"/>
        </w:rPr>
      </w:pPr>
      <w:ins w:id="4811" w:author="박윤수" w:date="2014-08-23T00:26:00Z">
        <w:r w:rsidRPr="00F423FA">
          <w:rPr>
            <w:rFonts w:asciiTheme="minorEastAsia" w:hAnsiTheme="minorEastAsia" w:hint="eastAsia"/>
            <w:lang w:eastAsia="ko-KR"/>
          </w:rPr>
          <w:t>Robot: Code and Learn(로봇을 이용한 프로그래밍 학습 환경)</w:t>
        </w:r>
      </w:ins>
    </w:p>
    <w:p w:rsidR="00F96939" w:rsidRPr="00F423FA" w:rsidRDefault="00F96939" w:rsidP="00F96939">
      <w:pPr>
        <w:pStyle w:val="affc"/>
        <w:numPr>
          <w:ilvl w:val="0"/>
          <w:numId w:val="44"/>
        </w:numPr>
        <w:spacing w:after="0"/>
        <w:ind w:leftChars="0"/>
        <w:rPr>
          <w:ins w:id="4812" w:author="박윤수" w:date="2014-08-23T00:26:00Z"/>
          <w:rFonts w:asciiTheme="minorEastAsia" w:hAnsiTheme="minorEastAsia"/>
          <w:lang w:eastAsia="ko-KR"/>
        </w:rPr>
      </w:pPr>
      <w:ins w:id="4813" w:author="박윤수" w:date="2014-08-23T00:26:00Z">
        <w:r w:rsidRPr="00F423FA">
          <w:rPr>
            <w:rFonts w:asciiTheme="minorEastAsia" w:hAnsiTheme="minorEastAsia" w:hint="eastAsia"/>
            <w:lang w:eastAsia="ko-KR"/>
          </w:rPr>
          <w:t>Python: Code and Learn(파이썬 쉘)</w:t>
        </w:r>
      </w:ins>
    </w:p>
    <w:p w:rsidR="00F96939" w:rsidRPr="00F423FA" w:rsidRDefault="00F96939" w:rsidP="00F96939">
      <w:pPr>
        <w:pStyle w:val="affc"/>
        <w:numPr>
          <w:ilvl w:val="0"/>
          <w:numId w:val="44"/>
        </w:numPr>
        <w:spacing w:after="0"/>
        <w:ind w:leftChars="0"/>
        <w:rPr>
          <w:ins w:id="4814" w:author="박윤수" w:date="2014-08-23T00:26:00Z"/>
          <w:rFonts w:asciiTheme="minorEastAsia" w:hAnsiTheme="minorEastAsia"/>
          <w:lang w:eastAsia="ko-KR"/>
        </w:rPr>
      </w:pPr>
      <w:ins w:id="4815" w:author="박윤수" w:date="2014-08-23T00:26:00Z">
        <w:r w:rsidRPr="00F423FA">
          <w:rPr>
            <w:rFonts w:asciiTheme="minorEastAsia" w:hAnsiTheme="minorEastAsia" w:hint="eastAsia"/>
            <w:lang w:eastAsia="ko-KR"/>
          </w:rPr>
          <w:t>Python: Simple editor(파이썬 에디터)</w:t>
        </w:r>
      </w:ins>
    </w:p>
    <w:p w:rsidR="00F96939" w:rsidRPr="00F423FA" w:rsidRDefault="00F96939" w:rsidP="00F96939">
      <w:pPr>
        <w:spacing w:after="0"/>
        <w:rPr>
          <w:ins w:id="4816" w:author="박윤수" w:date="2014-08-23T00:26:00Z"/>
          <w:rFonts w:asciiTheme="minorEastAsia" w:hAnsiTheme="minorEastAsia"/>
          <w:lang w:eastAsia="ko-KR"/>
        </w:rPr>
      </w:pPr>
    </w:p>
    <w:p w:rsidR="00F96939" w:rsidRDefault="00F96939" w:rsidP="00F96939">
      <w:pPr>
        <w:spacing w:after="0"/>
        <w:rPr>
          <w:ins w:id="4817" w:author="박윤수" w:date="2014-08-23T00:26:00Z"/>
          <w:rFonts w:asciiTheme="minorEastAsia" w:hAnsiTheme="minorEastAsia"/>
          <w:lang w:eastAsia="ko-KR"/>
        </w:rPr>
      </w:pPr>
      <w:ins w:id="4818" w:author="박윤수" w:date="2014-08-23T00:26:00Z">
        <w:r w:rsidRPr="00F423FA">
          <w:rPr>
            <w:rFonts w:asciiTheme="minorEastAsia" w:hAnsiTheme="minorEastAsia" w:hint="eastAsia"/>
            <w:lang w:eastAsia="ko-KR"/>
          </w:rPr>
          <w:t>본 교재는 4가지 탭에서 2번째 탭인 Robot을 이용한 프로그래밍 학습에 중점을 둔다.</w:t>
        </w:r>
      </w:ins>
    </w:p>
    <w:p w:rsidR="00F96939" w:rsidRPr="00F423FA" w:rsidRDefault="00F96939" w:rsidP="00F96939">
      <w:pPr>
        <w:spacing w:after="0"/>
        <w:rPr>
          <w:ins w:id="4819" w:author="박윤수" w:date="2014-08-23T00:26:00Z"/>
          <w:rFonts w:asciiTheme="minorEastAsia" w:hAnsiTheme="minorEastAsia"/>
          <w:lang w:eastAsia="ko-KR"/>
        </w:rPr>
      </w:pPr>
    </w:p>
    <w:p w:rsidR="00F96939" w:rsidRPr="00F423FA" w:rsidRDefault="00F96939" w:rsidP="00F96939">
      <w:pPr>
        <w:pStyle w:val="affc"/>
        <w:numPr>
          <w:ilvl w:val="0"/>
          <w:numId w:val="45"/>
        </w:numPr>
        <w:spacing w:after="0"/>
        <w:ind w:leftChars="0"/>
        <w:rPr>
          <w:ins w:id="4820" w:author="박윤수" w:date="2014-08-23T00:26:00Z"/>
          <w:rFonts w:asciiTheme="minorEastAsia" w:hAnsiTheme="minorEastAsia"/>
          <w:b/>
          <w:sz w:val="24"/>
          <w:lang w:eastAsia="ko-KR"/>
        </w:rPr>
      </w:pPr>
      <w:ins w:id="4821" w:author="박윤수" w:date="2014-08-23T00:26:00Z">
        <w:r w:rsidRPr="00F423FA">
          <w:rPr>
            <w:rFonts w:asciiTheme="minorEastAsia" w:hAnsiTheme="minorEastAsia" w:hint="eastAsia"/>
            <w:b/>
            <w:sz w:val="24"/>
            <w:lang w:eastAsia="ko-KR"/>
          </w:rPr>
          <w:t>화면 구성</w:t>
        </w:r>
      </w:ins>
    </w:p>
    <w:p w:rsidR="00F96939" w:rsidRDefault="00F96939" w:rsidP="00F96939">
      <w:pPr>
        <w:pStyle w:val="affc"/>
        <w:numPr>
          <w:ilvl w:val="0"/>
          <w:numId w:val="46"/>
        </w:numPr>
        <w:spacing w:after="0"/>
        <w:ind w:leftChars="0"/>
        <w:rPr>
          <w:ins w:id="4822" w:author="박윤수" w:date="2014-08-23T00:26:00Z"/>
          <w:rFonts w:asciiTheme="minorEastAsia" w:hAnsiTheme="minorEastAsia"/>
          <w:lang w:eastAsia="ko-KR"/>
        </w:rPr>
      </w:pPr>
      <w:ins w:id="4823" w:author="박윤수" w:date="2014-08-23T00:26:00Z">
        <w:r w:rsidRPr="00A80FF1">
          <w:rPr>
            <w:rFonts w:asciiTheme="minorEastAsia" w:hAnsiTheme="minorEastAsia" w:hint="eastAsia"/>
            <w:lang w:eastAsia="ko-KR"/>
          </w:rPr>
          <w:t>화면 구성</w:t>
        </w:r>
      </w:ins>
    </w:p>
    <w:p w:rsidR="00F96939" w:rsidRPr="00A80FF1" w:rsidRDefault="00F96939" w:rsidP="00F96939">
      <w:pPr>
        <w:spacing w:after="0"/>
        <w:rPr>
          <w:ins w:id="4824" w:author="박윤수" w:date="2014-08-23T00:26:00Z"/>
          <w:rFonts w:asciiTheme="minorEastAsia" w:hAnsiTheme="minorEastAsia"/>
          <w:lang w:val="en-US" w:eastAsia="ko-KR"/>
        </w:rPr>
      </w:pPr>
      <w:ins w:id="4825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>① Menu : 코드파일 및 월드파일 열기, 저장, 실행 등의 메뉴버튼</w:t>
        </w:r>
      </w:ins>
    </w:p>
    <w:p w:rsidR="00F96939" w:rsidRPr="00A80FF1" w:rsidRDefault="00F96939" w:rsidP="00F96939">
      <w:pPr>
        <w:spacing w:after="0"/>
        <w:rPr>
          <w:ins w:id="4826" w:author="박윤수" w:date="2014-08-23T00:26:00Z"/>
          <w:rFonts w:asciiTheme="minorEastAsia" w:hAnsiTheme="minorEastAsia"/>
          <w:lang w:val="en-US" w:eastAsia="ko-KR"/>
        </w:rPr>
      </w:pPr>
      <w:ins w:id="4827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 xml:space="preserve">② Code :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가</w:t>
        </w:r>
        <w:r w:rsidRPr="00A80FF1">
          <w:rPr>
            <w:rFonts w:asciiTheme="minorEastAsia" w:hAnsiTheme="minorEastAsia" w:hint="eastAsia"/>
            <w:lang w:val="en-US" w:eastAsia="ko-KR"/>
          </w:rPr>
          <w:t xml:space="preserve"> 동작할 명령을 입력하는 부분</w:t>
        </w:r>
      </w:ins>
    </w:p>
    <w:p w:rsidR="00F96939" w:rsidRPr="00A80FF1" w:rsidRDefault="00F96939" w:rsidP="00F96939">
      <w:pPr>
        <w:spacing w:after="0"/>
        <w:rPr>
          <w:ins w:id="4828" w:author="박윤수" w:date="2014-08-23T00:26:00Z"/>
          <w:rFonts w:asciiTheme="minorEastAsia" w:hAnsiTheme="minorEastAsia"/>
          <w:lang w:val="en-US" w:eastAsia="ko-KR"/>
        </w:rPr>
      </w:pPr>
      <w:ins w:id="4829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 xml:space="preserve">③ World :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가</w:t>
        </w:r>
        <w:r w:rsidRPr="00A80FF1">
          <w:rPr>
            <w:rFonts w:asciiTheme="minorEastAsia" w:hAnsiTheme="minorEastAsia" w:hint="eastAsia"/>
            <w:lang w:val="en-US" w:eastAsia="ko-KR"/>
          </w:rPr>
          <w:t xml:space="preserve"> 움직일 가상의 공간</w:t>
        </w:r>
      </w:ins>
    </w:p>
    <w:p w:rsidR="00F96939" w:rsidRPr="00A80FF1" w:rsidRDefault="00F96939" w:rsidP="00F96939">
      <w:pPr>
        <w:spacing w:after="0"/>
        <w:rPr>
          <w:ins w:id="4830" w:author="박윤수" w:date="2014-08-23T00:26:00Z"/>
          <w:rFonts w:asciiTheme="minorEastAsia" w:hAnsiTheme="minorEastAsia"/>
          <w:lang w:val="en-US" w:eastAsia="ko-KR"/>
        </w:rPr>
      </w:pPr>
      <w:ins w:id="4831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>④ Output: 데이터를 출력할 수 있는 부분</w:t>
        </w:r>
      </w:ins>
    </w:p>
    <w:p w:rsidR="00F96939" w:rsidRDefault="00AF7365" w:rsidP="00F96939">
      <w:pPr>
        <w:pStyle w:val="affe"/>
        <w:snapToGrid/>
        <w:jc w:val="center"/>
        <w:rPr>
          <w:ins w:id="4832" w:author="박윤수" w:date="2014-08-23T00:26:00Z"/>
        </w:rPr>
      </w:pPr>
      <w:ins w:id="4833" w:author="박윤수" w:date="2014-08-23T00:26:00Z">
        <w:r>
          <w:rPr>
            <w:noProof/>
            <w:rPrChange w:id="4834">
              <w:rPr>
                <w:noProof/>
                <w:color w:val="0000FF"/>
                <w:u w:val="single"/>
              </w:rPr>
            </w:rPrChange>
          </w:rPr>
          <w:lastRenderedPageBreak/>
          <w:drawing>
            <wp:inline distT="0" distB="0" distL="0" distR="0">
              <wp:extent cx="4506833" cy="3817089"/>
              <wp:effectExtent l="19050" t="0" r="8017" b="0"/>
              <wp:docPr id="756" name="_x160302736" descr="EMB000005c075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2736" descr="EMB000005c07542"/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06514" cy="381681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A80FF1" w:rsidRDefault="00F96939" w:rsidP="00F96939">
      <w:pPr>
        <w:spacing w:after="0"/>
        <w:rPr>
          <w:ins w:id="4835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46"/>
        </w:numPr>
        <w:spacing w:after="0"/>
        <w:ind w:leftChars="0"/>
        <w:rPr>
          <w:ins w:id="4836" w:author="박윤수" w:date="2014-08-23T00:26:00Z"/>
          <w:rFonts w:asciiTheme="minorEastAsia" w:hAnsiTheme="minorEastAsia"/>
          <w:lang w:eastAsia="ko-KR"/>
        </w:rPr>
      </w:pPr>
      <w:ins w:id="4837" w:author="박윤수" w:date="2014-08-23T00:26:00Z">
        <w:r>
          <w:rPr>
            <w:rFonts w:asciiTheme="minorEastAsia" w:hAnsiTheme="minorEastAsia" w:hint="eastAsia"/>
            <w:lang w:eastAsia="ko-KR"/>
          </w:rPr>
          <w:t>메뉴 구성</w:t>
        </w:r>
      </w:ins>
    </w:p>
    <w:p w:rsidR="00F96939" w:rsidRDefault="00AF7365" w:rsidP="00F96939">
      <w:pPr>
        <w:pStyle w:val="affe"/>
        <w:snapToGrid/>
        <w:ind w:left="927"/>
        <w:rPr>
          <w:ins w:id="4838" w:author="박윤수" w:date="2014-08-23T00:26:00Z"/>
        </w:rPr>
      </w:pPr>
      <w:ins w:id="4839" w:author="박윤수" w:date="2014-08-23T00:26:00Z">
        <w:r>
          <w:rPr>
            <w:noProof/>
            <w:rPrChange w:id="484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933315" cy="999490"/>
              <wp:effectExtent l="19050" t="0" r="635" b="0"/>
              <wp:docPr id="757" name="_x160070792" descr="EMB000005c0753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70792" descr="EMB000005c0753f"/>
                      <pic:cNvPicPr>
                        <a:picLocks noChangeAspect="1" noChangeArrowheads="1"/>
                      </pic:cNvPicPr>
                    </pic:nvPicPr>
                    <pic:blipFill>
                      <a:blip r:embed="rId35" cstate="print"/>
                      <a:srcRect t="7332" b="727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33315" cy="9994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A80FF1" w:rsidRDefault="00F96939" w:rsidP="00F96939">
      <w:pPr>
        <w:spacing w:after="0"/>
        <w:rPr>
          <w:ins w:id="4841" w:author="박윤수" w:date="2014-08-23T00:26:00Z"/>
          <w:rFonts w:asciiTheme="minorEastAsia" w:hAnsiTheme="minorEastAsia"/>
          <w:lang w:eastAsia="ko-KR"/>
        </w:rPr>
      </w:pPr>
    </w:p>
    <w:p w:rsidR="00F96939" w:rsidRPr="00193803" w:rsidRDefault="00F96939" w:rsidP="00F96939">
      <w:pPr>
        <w:pStyle w:val="HiddenfromContents"/>
        <w:pageBreakBefore/>
        <w:rPr>
          <w:ins w:id="4842" w:author="박윤수" w:date="2014-08-23T00:26:00Z"/>
          <w:rFonts w:asciiTheme="minorEastAsia" w:hAnsiTheme="minorEastAsia"/>
          <w:lang w:eastAsia="ko-KR"/>
        </w:rPr>
      </w:pPr>
      <w:bookmarkStart w:id="4843" w:name="_Toc396517174"/>
      <w:ins w:id="4844" w:author="박윤수" w:date="2014-08-23T00:26:00Z">
        <w:r>
          <w:rPr>
            <w:rFonts w:asciiTheme="minorEastAsia" w:hAnsiTheme="minorEastAsia" w:hint="eastAsia"/>
            <w:lang w:eastAsia="ko-KR"/>
          </w:rPr>
          <w:lastRenderedPageBreak/>
          <w:t>기본 명령</w:t>
        </w:r>
        <w:bookmarkEnd w:id="4843"/>
      </w:ins>
    </w:p>
    <w:p w:rsidR="00F96939" w:rsidRDefault="00F96939" w:rsidP="00F96939">
      <w:pPr>
        <w:pStyle w:val="affc"/>
        <w:numPr>
          <w:ilvl w:val="0"/>
          <w:numId w:val="47"/>
        </w:numPr>
        <w:spacing w:after="0"/>
        <w:ind w:leftChars="0"/>
        <w:rPr>
          <w:ins w:id="4845" w:author="박윤수" w:date="2014-08-23T00:26:00Z"/>
          <w:rFonts w:asciiTheme="minorEastAsia" w:hAnsiTheme="minorEastAsia"/>
          <w:b/>
          <w:sz w:val="24"/>
          <w:lang w:eastAsia="ko-KR"/>
        </w:rPr>
      </w:pPr>
      <w:ins w:id="4846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수동 조작</w:t>
        </w:r>
      </w:ins>
    </w:p>
    <w:p w:rsidR="00F96939" w:rsidRPr="00A80FF1" w:rsidRDefault="00F96939" w:rsidP="00F96939">
      <w:pPr>
        <w:spacing w:after="0"/>
        <w:rPr>
          <w:ins w:id="4847" w:author="박윤수" w:date="2014-08-23T00:26:00Z"/>
          <w:rFonts w:asciiTheme="minorEastAsia" w:hAnsiTheme="minorEastAsia"/>
          <w:lang w:eastAsia="ko-KR"/>
        </w:rPr>
      </w:pPr>
      <w:ins w:id="4848" w:author="박윤수" w:date="2014-08-23T00:26:00Z">
        <w:r w:rsidRPr="00A80FF1">
          <w:rPr>
            <w:rFonts w:asciiTheme="minorEastAsia" w:hAnsiTheme="minorEastAsia" w:hint="eastAsia"/>
            <w:lang w:eastAsia="ko-KR"/>
          </w:rPr>
          <w:t xml:space="preserve">키보드의 방향키를 이용하여 </w:t>
        </w:r>
        <w:r>
          <w:rPr>
            <w:rFonts w:asciiTheme="minorEastAsia" w:hAnsiTheme="minorEastAsia" w:hint="eastAsia"/>
            <w:lang w:eastAsia="ko-KR"/>
          </w:rPr>
          <w:t>리보그</w:t>
        </w:r>
        <w:r>
          <w:rPr>
            <w:rFonts w:asciiTheme="minorEastAsia" w:hAnsiTheme="minorEastAsia"/>
            <w:lang w:eastAsia="ko-KR"/>
          </w:rPr>
          <w:t>를</w:t>
        </w:r>
        <w:r w:rsidRPr="00A80FF1">
          <w:rPr>
            <w:rFonts w:asciiTheme="minorEastAsia" w:hAnsiTheme="minorEastAsia" w:hint="eastAsia"/>
            <w:lang w:eastAsia="ko-KR"/>
          </w:rPr>
          <w:t xml:space="preserve"> 이동시킬 수 </w:t>
        </w:r>
        <w:r>
          <w:rPr>
            <w:rFonts w:asciiTheme="minorEastAsia" w:hAnsiTheme="minorEastAsia" w:hint="eastAsia"/>
            <w:lang w:eastAsia="ko-KR"/>
          </w:rPr>
          <w:t>있습니다.</w:t>
        </w:r>
      </w:ins>
    </w:p>
    <w:p w:rsidR="00F96939" w:rsidRPr="00A80FF1" w:rsidRDefault="00F96939" w:rsidP="00F96939">
      <w:pPr>
        <w:spacing w:after="0"/>
        <w:rPr>
          <w:ins w:id="4849" w:author="박윤수" w:date="2014-08-23T00:26:00Z"/>
          <w:rFonts w:asciiTheme="minorEastAsia" w:hAnsiTheme="minorEastAsia"/>
          <w:lang w:eastAsia="ko-KR"/>
        </w:rPr>
      </w:pPr>
      <w:ins w:id="4850" w:author="박윤수" w:date="2014-08-23T00:26:00Z">
        <w:r w:rsidRPr="00A80FF1">
          <w:rPr>
            <w:rFonts w:asciiTheme="minorEastAsia" w:hAnsiTheme="minorEastAsia" w:hint="eastAsia"/>
            <w:lang w:eastAsia="ko-KR"/>
          </w:rPr>
          <w:t xml:space="preserve">방향키는 </w:t>
        </w:r>
        <w:r>
          <w:rPr>
            <w:rFonts w:asciiTheme="minorEastAsia" w:hAnsiTheme="minorEastAsia" w:hint="eastAsia"/>
            <w:lang w:eastAsia="ko-KR"/>
          </w:rPr>
          <w:t>←, ↑</w:t>
        </w:r>
        <w:r w:rsidRPr="00A80FF1">
          <w:rPr>
            <w:rFonts w:asciiTheme="minorEastAsia" w:hAnsiTheme="minorEastAsia" w:hint="eastAsia"/>
            <w:lang w:eastAsia="ko-KR"/>
          </w:rPr>
          <w:t>만 사용가능</w:t>
        </w:r>
        <w:r>
          <w:rPr>
            <w:rFonts w:asciiTheme="minorEastAsia" w:hAnsiTheme="minorEastAsia" w:hint="eastAsia"/>
            <w:lang w:eastAsia="ko-KR"/>
          </w:rPr>
          <w:t>합니다.</w:t>
        </w:r>
      </w:ins>
    </w:p>
    <w:p w:rsidR="00F96939" w:rsidRPr="00A80FF1" w:rsidRDefault="00F96939" w:rsidP="00F96939">
      <w:pPr>
        <w:spacing w:after="0"/>
        <w:rPr>
          <w:ins w:id="4851" w:author="박윤수" w:date="2014-08-23T00:26:00Z"/>
          <w:rFonts w:asciiTheme="minorEastAsia" w:hAnsiTheme="minorEastAsia"/>
          <w:lang w:eastAsia="ko-KR"/>
        </w:rPr>
      </w:pPr>
      <m:oMath>
        <w:ins w:id="4852" w:author="박윤수" w:date="2014-08-23T00:26:00Z">
          <m:r>
            <m:rPr>
              <m:sty m:val="p"/>
            </m:rPr>
            <w:rPr>
              <w:rFonts w:ascii="Cambria Math" w:hAnsi="Cambria Math"/>
              <w:lang w:eastAsia="ko-KR"/>
            </w:rPr>
            <m:t>↑</m:t>
          </m:r>
        </w:ins>
      </m:oMath>
      <w:ins w:id="4853" w:author="박윤수" w:date="2014-08-23T00:26:00Z">
        <w:r>
          <w:rPr>
            <w:rFonts w:asciiTheme="minorEastAsia" w:hAnsiTheme="minorEastAsia" w:hint="eastAsia"/>
            <w:lang w:eastAsia="ko-KR"/>
          </w:rPr>
          <w:t xml:space="preserve"> </w:t>
        </w:r>
        <w:r w:rsidRPr="00A80FF1">
          <w:rPr>
            <w:rFonts w:asciiTheme="minorEastAsia" w:hAnsiTheme="minorEastAsia" w:hint="eastAsia"/>
            <w:lang w:eastAsia="ko-KR"/>
          </w:rPr>
          <w:t xml:space="preserve">: </w:t>
        </w:r>
        <w:r>
          <w:rPr>
            <w:rFonts w:asciiTheme="minorEastAsia" w:hAnsiTheme="minorEastAsia" w:hint="eastAsia"/>
            <w:lang w:eastAsia="ko-KR"/>
          </w:rPr>
          <w:t>리보그</w:t>
        </w:r>
        <w:r>
          <w:rPr>
            <w:rFonts w:asciiTheme="minorEastAsia" w:hAnsiTheme="minorEastAsia"/>
            <w:lang w:eastAsia="ko-KR"/>
          </w:rPr>
          <w:t>가</w:t>
        </w:r>
        <w:r w:rsidRPr="00A80FF1">
          <w:rPr>
            <w:rFonts w:asciiTheme="minorEastAsia" w:hAnsiTheme="minorEastAsia" w:hint="eastAsia"/>
            <w:lang w:eastAsia="ko-KR"/>
          </w:rPr>
          <w:t xml:space="preserve"> 바라보는 방향으로 한 칸 이동</w:t>
        </w:r>
      </w:ins>
    </w:p>
    <w:p w:rsidR="00F96939" w:rsidRDefault="00F96939" w:rsidP="00F96939">
      <w:pPr>
        <w:spacing w:after="0"/>
        <w:rPr>
          <w:ins w:id="4854" w:author="박윤수" w:date="2014-08-23T00:26:00Z"/>
          <w:rFonts w:asciiTheme="minorEastAsia" w:hAnsiTheme="minorEastAsia"/>
          <w:lang w:eastAsia="ko-KR"/>
        </w:rPr>
      </w:pPr>
      <m:oMath>
        <w:ins w:id="4855" w:author="박윤수" w:date="2014-08-23T00:26:00Z">
          <m:r>
            <m:rPr>
              <m:sty m:val="p"/>
            </m:rPr>
            <w:rPr>
              <w:rFonts w:ascii="Cambria Math" w:hAnsi="Cambria Math"/>
              <w:lang w:eastAsia="ko-KR"/>
            </w:rPr>
            <m:t>←</m:t>
          </m:r>
        </w:ins>
      </m:oMath>
      <w:ins w:id="4856" w:author="박윤수" w:date="2014-08-23T00:26:00Z">
        <w:r w:rsidRPr="00A80FF1">
          <w:rPr>
            <w:rFonts w:asciiTheme="minorEastAsia" w:hAnsiTheme="minorEastAsia" w:hint="eastAsia"/>
            <w:lang w:eastAsia="ko-KR"/>
          </w:rPr>
          <w:t>: 제자리에서 왼쪽으로 90도 회전</w:t>
        </w:r>
      </w:ins>
    </w:p>
    <w:p w:rsidR="00F96939" w:rsidRDefault="00F96939" w:rsidP="00F96939">
      <w:pPr>
        <w:spacing w:after="0"/>
        <w:rPr>
          <w:ins w:id="4857" w:author="박윤수" w:date="2014-08-23T00:26:00Z"/>
          <w:rFonts w:asciiTheme="minorEastAsia" w:hAnsiTheme="minorEastAsia"/>
          <w:lang w:eastAsia="ko-KR"/>
        </w:rPr>
      </w:pPr>
    </w:p>
    <w:p w:rsidR="00F96939" w:rsidRPr="00A80FF1" w:rsidRDefault="00F96939" w:rsidP="00F96939">
      <w:pPr>
        <w:spacing w:after="0"/>
        <w:rPr>
          <w:ins w:id="4858" w:author="박윤수" w:date="2014-08-23T00:26:00Z"/>
          <w:rFonts w:asciiTheme="minorEastAsia" w:hAnsiTheme="minorEastAsia"/>
          <w:lang w:val="en-US" w:eastAsia="ko-KR"/>
        </w:rPr>
      </w:pPr>
      <w:ins w:id="4859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Default="00F96939" w:rsidP="00F96939">
      <w:pPr>
        <w:pStyle w:val="affc"/>
        <w:numPr>
          <w:ilvl w:val="0"/>
          <w:numId w:val="48"/>
        </w:numPr>
        <w:spacing w:after="0"/>
        <w:ind w:leftChars="0"/>
        <w:rPr>
          <w:ins w:id="4860" w:author="박윤수" w:date="2014-08-23T00:26:00Z"/>
          <w:rFonts w:asciiTheme="minorEastAsia" w:hAnsiTheme="minorEastAsia"/>
          <w:lang w:val="en-US" w:eastAsia="ko-KR"/>
        </w:rPr>
      </w:pPr>
      <w:ins w:id="4861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 xml:space="preserve">월드 부분을 클릭하고 방향키 </w:t>
        </w:r>
        <m:oMath>
          <m:r>
            <m:rPr>
              <m:sty m:val="p"/>
            </m:rPr>
            <w:rPr>
              <w:rFonts w:ascii="Cambria Math" w:hAnsi="Cambria Math"/>
              <w:lang w:eastAsia="ko-KR"/>
            </w:rPr>
            <m:t>↑</m:t>
          </m:r>
        </m:oMath>
        <w:r w:rsidRPr="00A80FF1">
          <w:rPr>
            <w:rFonts w:asciiTheme="minorEastAsia" w:hAnsiTheme="minorEastAsia" w:hint="eastAsia"/>
            <w:lang w:val="en-US" w:eastAsia="ko-KR"/>
          </w:rPr>
          <w:t xml:space="preserve"> 를 4번 입력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AF7365" w:rsidP="00F96939">
      <w:pPr>
        <w:pStyle w:val="affe"/>
        <w:snapToGrid/>
        <w:jc w:val="center"/>
        <w:rPr>
          <w:ins w:id="4862" w:author="박윤수" w:date="2014-08-23T00:26:00Z"/>
        </w:rPr>
      </w:pPr>
      <w:ins w:id="4863" w:author="박윤수" w:date="2014-08-23T00:26:00Z">
        <w:r>
          <w:rPr>
            <w:noProof/>
            <w:rPrChange w:id="486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402840" cy="2094865"/>
              <wp:effectExtent l="19050" t="0" r="0" b="0"/>
              <wp:docPr id="758" name="_x160214680" descr="EMB000005c0754b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214680" descr="EMB000005c0754b"/>
                      <pic:cNvPicPr>
                        <a:picLocks noChangeAspect="1" noChangeArrowheads="1"/>
                      </pic:cNvPicPr>
                    </pic:nvPicPr>
                    <pic:blipFill>
                      <a:blip r:embed="rId1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02840" cy="20948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86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82334" cy="2089950"/>
              <wp:effectExtent l="19050" t="0" r="8416" b="0"/>
              <wp:docPr id="759" name="_x160459168" descr="EMB000005c0754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59168" descr="EMB000005c0754e"/>
                      <pic:cNvPicPr>
                        <a:picLocks noChangeAspect="1" noChangeArrowheads="1"/>
                      </pic:cNvPicPr>
                    </pic:nvPicPr>
                    <pic:blipFill>
                      <a:blip r:embed="rId1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87450" cy="20948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F374AE" w:rsidRDefault="00F96939" w:rsidP="00F96939">
      <w:pPr>
        <w:pStyle w:val="affe"/>
        <w:numPr>
          <w:ilvl w:val="0"/>
          <w:numId w:val="48"/>
        </w:numPr>
        <w:snapToGrid/>
        <w:rPr>
          <w:ins w:id="4866" w:author="박윤수" w:date="2014-08-23T00:26:00Z"/>
          <w:rFonts w:asciiTheme="minorEastAsia" w:eastAsiaTheme="minorEastAsia" w:hAnsiTheme="minorEastAsia"/>
          <w:sz w:val="22"/>
        </w:rPr>
      </w:pPr>
      <w:ins w:id="4867" w:author="박윤수" w:date="2014-08-23T00:26:00Z">
        <w:r w:rsidRPr="00D21A89">
          <w:rPr>
            <w:rFonts w:asciiTheme="minorEastAsia" w:eastAsiaTheme="minorEastAsia" w:hAnsiTheme="minorEastAsia" w:hint="eastAsia"/>
            <w:sz w:val="22"/>
          </w:rPr>
          <w:t>결과를</w:t>
        </w:r>
        <w:r w:rsidRPr="00D21A89">
          <w:rPr>
            <w:rFonts w:asciiTheme="minorEastAsia" w:eastAsiaTheme="minorEastAsia" w:hAnsiTheme="minorEastAsia"/>
            <w:sz w:val="22"/>
          </w:rPr>
          <w:t xml:space="preserve"> 확인하고 </w:t>
        </w:r>
        <w:r w:rsidRPr="00D21A89">
          <w:rPr>
            <w:rFonts w:asciiTheme="minorEastAsia" w:eastAsiaTheme="minorEastAsia" w:hAnsiTheme="minorEastAsia" w:hint="eastAsia"/>
            <w:sz w:val="22"/>
          </w:rPr>
          <w:t>월드초기화버튼</w:t>
        </w:r>
        <w:r w:rsidRPr="00D21A89">
          <w:rPr>
            <w:rFonts w:asciiTheme="minorEastAsia" w:eastAsiaTheme="minorEastAsia" w:hAnsiTheme="minorEastAsia"/>
            <w:sz w:val="22"/>
          </w:rPr>
          <w:t>(</w:t>
        </w:r>
        <w:r w:rsidR="00AF7365">
          <w:rPr>
            <w:rFonts w:asciiTheme="minorEastAsia" w:eastAsiaTheme="minorEastAsia" w:hAnsiTheme="minorEastAsia"/>
            <w:noProof/>
            <w:sz w:val="22"/>
            <w:rPrChange w:id="486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60" name="그림 370" descr="btn_reset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eset_world.png"/>
                      <pic:cNvPicPr/>
                    </pic:nvPicPr>
                    <pic:blipFill>
                      <a:blip r:embed="rId6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D21A89">
          <w:rPr>
            <w:rFonts w:asciiTheme="minorEastAsia" w:eastAsiaTheme="minorEastAsia" w:hAnsiTheme="minorEastAsia"/>
            <w:sz w:val="22"/>
          </w:rPr>
          <w:t>)</w:t>
        </w:r>
        <w:r w:rsidRPr="00D21A89">
          <w:rPr>
            <w:rFonts w:asciiTheme="minorEastAsia" w:eastAsiaTheme="minorEastAsia" w:hAnsiTheme="minorEastAsia" w:hint="eastAsia"/>
            <w:sz w:val="22"/>
          </w:rPr>
          <w:t>를</w:t>
        </w:r>
        <w:r w:rsidRPr="00D21A89">
          <w:rPr>
            <w:rFonts w:asciiTheme="minorEastAsia" w:eastAsiaTheme="minorEastAsia" w:hAnsiTheme="minorEastAsia"/>
            <w:sz w:val="22"/>
          </w:rPr>
          <w:t xml:space="preserve"> 클릭하면 </w:t>
        </w:r>
        <w:r w:rsidRPr="00D21A89">
          <w:rPr>
            <w:rFonts w:asciiTheme="minorEastAsia" w:eastAsiaTheme="minorEastAsia" w:hAnsiTheme="minorEastAsia" w:hint="eastAsia"/>
            <w:sz w:val="22"/>
          </w:rPr>
          <w:t>리보그</w:t>
        </w:r>
        <w:r w:rsidRPr="00D21A89">
          <w:rPr>
            <w:rFonts w:asciiTheme="minorEastAsia" w:eastAsiaTheme="minorEastAsia" w:hAnsiTheme="minorEastAsia"/>
            <w:sz w:val="22"/>
          </w:rPr>
          <w:t>가 초기 위치로 돌아</w:t>
        </w:r>
        <w:r w:rsidRPr="00D21A89">
          <w:rPr>
            <w:rFonts w:asciiTheme="minorEastAsia" w:eastAsiaTheme="minorEastAsia" w:hAnsiTheme="minorEastAsia" w:hint="eastAsia"/>
            <w:sz w:val="22"/>
          </w:rPr>
          <w:t>갑니다</w:t>
        </w:r>
        <w:r w:rsidRPr="00D21A89">
          <w:rPr>
            <w:rFonts w:asciiTheme="minorEastAsia" w:eastAsiaTheme="minorEastAsia" w:hAnsiTheme="minorEastAsia"/>
            <w:sz w:val="22"/>
          </w:rPr>
          <w:t>.</w:t>
        </w:r>
      </w:ins>
    </w:p>
    <w:p w:rsidR="00F96939" w:rsidRDefault="00F96939" w:rsidP="00F96939">
      <w:pPr>
        <w:spacing w:after="0"/>
        <w:rPr>
          <w:ins w:id="4869" w:author="박윤수" w:date="2014-08-23T00:26:00Z"/>
          <w:rFonts w:asciiTheme="minorEastAsia" w:hAnsiTheme="minorEastAsia"/>
          <w:lang w:val="en-US" w:eastAsia="ko-KR"/>
        </w:rPr>
      </w:pPr>
    </w:p>
    <w:p w:rsidR="00F96939" w:rsidRPr="00A80FF1" w:rsidRDefault="00F96939" w:rsidP="00F96939">
      <w:pPr>
        <w:spacing w:after="0"/>
        <w:rPr>
          <w:ins w:id="4870" w:author="박윤수" w:date="2014-08-23T00:26:00Z"/>
          <w:rFonts w:asciiTheme="minorEastAsia" w:hAnsiTheme="minorEastAsia"/>
          <w:lang w:val="en-US" w:eastAsia="ko-KR"/>
        </w:rPr>
      </w:pPr>
      <w:ins w:id="4871" w:author="박윤수" w:date="2014-08-23T00:26:00Z">
        <w:r w:rsidRPr="00A80FF1">
          <w:rPr>
            <w:rFonts w:asciiTheme="minorEastAsia" w:hAnsiTheme="minorEastAsia" w:hint="eastAsia"/>
            <w:lang w:val="en-US" w:eastAsia="ko-KR"/>
          </w:rPr>
          <w:t>[스스로 하기 1]</w:t>
        </w:r>
      </w:ins>
    </w:p>
    <w:p w:rsidR="00F96939" w:rsidRPr="00A80FF1" w:rsidRDefault="00F96939" w:rsidP="00F96939">
      <w:pPr>
        <w:spacing w:after="0"/>
        <w:rPr>
          <w:ins w:id="4872" w:author="박윤수" w:date="2014-08-23T00:26:00Z"/>
          <w:rFonts w:asciiTheme="minorEastAsia" w:hAnsiTheme="minorEastAsia"/>
          <w:lang w:val="en-US" w:eastAsia="ko-KR"/>
        </w:rPr>
      </w:pPr>
      <w:ins w:id="4873" w:author="박윤수" w:date="2014-08-23T00:26:00Z"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를</w:t>
        </w:r>
        <w:r w:rsidRPr="00A80FF1">
          <w:rPr>
            <w:rFonts w:asciiTheme="minorEastAsia" w:hAnsiTheme="minorEastAsia" w:hint="eastAsia"/>
            <w:lang w:val="en-US" w:eastAsia="ko-KR"/>
          </w:rPr>
          <w:t xml:space="preserve"> 다음과 같이 이동 시키시오.</w:t>
        </w:r>
      </w:ins>
    </w:p>
    <w:p w:rsidR="00F96939" w:rsidRDefault="00AF7365" w:rsidP="00F96939">
      <w:pPr>
        <w:pStyle w:val="affe"/>
        <w:snapToGrid/>
        <w:jc w:val="center"/>
        <w:rPr>
          <w:ins w:id="4874" w:author="박윤수" w:date="2014-08-23T00:26:00Z"/>
          <w:rFonts w:asciiTheme="minorEastAsia" w:hAnsiTheme="minorEastAsia"/>
        </w:rPr>
      </w:pPr>
      <w:ins w:id="4875" w:author="박윤수" w:date="2014-08-23T00:26:00Z">
        <w:r>
          <w:rPr>
            <w:noProof/>
            <w:rPrChange w:id="4876">
              <w:rPr>
                <w:noProof/>
                <w:color w:val="0000FF"/>
                <w:u w:val="single"/>
              </w:rPr>
            </w:rPrChange>
          </w:rPr>
          <w:lastRenderedPageBreak/>
          <w:drawing>
            <wp:inline distT="0" distB="0" distL="0" distR="0">
              <wp:extent cx="2118094" cy="2090445"/>
              <wp:effectExtent l="19050" t="0" r="0" b="0"/>
              <wp:docPr id="761" name="_x155252936" descr="EMB000005c075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52936" descr="EMB000005c07556"/>
                      <pic:cNvPicPr>
                        <a:picLocks noChangeAspect="1" noChangeArrowheads="1"/>
                      </pic:cNvPicPr>
                    </pic:nvPicPr>
                    <pic:blipFill>
                      <a:blip r:embed="rId1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18193" cy="20905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87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39350" cy="2083029"/>
              <wp:effectExtent l="19050" t="0" r="0" b="0"/>
              <wp:docPr id="762" name="_x155161888" descr="EMB000005c075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61888" descr="EMB000005c07559"/>
                      <pic:cNvPicPr>
                        <a:picLocks noChangeAspect="1" noChangeArrowheads="1"/>
                      </pic:cNvPicPr>
                    </pic:nvPicPr>
                    <pic:blipFill>
                      <a:blip r:embed="rId1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40525" cy="208417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F96939">
          <w:rPr>
            <w:rFonts w:asciiTheme="minorEastAsia" w:hAnsiTheme="minorEastAsia"/>
          </w:rPr>
          <w:br w:type="page"/>
        </w:r>
      </w:ins>
    </w:p>
    <w:p w:rsidR="00F96939" w:rsidRPr="00EB02A0" w:rsidRDefault="00F96939" w:rsidP="00F96939">
      <w:pPr>
        <w:spacing w:after="0"/>
        <w:rPr>
          <w:ins w:id="4878" w:author="박윤수" w:date="2014-08-23T00:26:00Z"/>
          <w:rFonts w:asciiTheme="minorEastAsia" w:hAnsiTheme="minorEastAsia"/>
          <w:lang w:val="en-US" w:eastAsia="ko-KR"/>
        </w:rPr>
      </w:pPr>
      <w:ins w:id="4879" w:author="박윤수" w:date="2014-08-23T00:26:00Z">
        <w:r w:rsidRPr="00EB02A0">
          <w:rPr>
            <w:rFonts w:asciiTheme="minorEastAsia" w:hAnsiTheme="minorEastAsia" w:hint="eastAsia"/>
            <w:lang w:val="en-US" w:eastAsia="ko-KR"/>
          </w:rPr>
          <w:lastRenderedPageBreak/>
          <w:t>[스스로 하기 2]</w:t>
        </w:r>
      </w:ins>
    </w:p>
    <w:p w:rsidR="00F96939" w:rsidRPr="00EB02A0" w:rsidRDefault="00F96939" w:rsidP="00F96939">
      <w:pPr>
        <w:spacing w:after="0"/>
        <w:rPr>
          <w:ins w:id="4880" w:author="박윤수" w:date="2014-08-23T00:26:00Z"/>
          <w:rFonts w:asciiTheme="minorEastAsia" w:hAnsiTheme="minorEastAsia"/>
          <w:lang w:val="en-US" w:eastAsia="ko-KR"/>
        </w:rPr>
      </w:pPr>
      <w:ins w:id="4881" w:author="박윤수" w:date="2014-08-23T00:26:00Z"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를</w:t>
        </w:r>
        <w:r w:rsidRPr="00EB02A0">
          <w:rPr>
            <w:rFonts w:asciiTheme="minorEastAsia" w:hAnsiTheme="minorEastAsia" w:hint="eastAsia"/>
            <w:lang w:val="en-US" w:eastAsia="ko-KR"/>
          </w:rPr>
          <w:t xml:space="preserve"> 이동하다가 벽에 부딪쳐 보시오.</w:t>
        </w:r>
      </w:ins>
    </w:p>
    <w:p w:rsidR="00F96939" w:rsidRDefault="00AF7365" w:rsidP="00F96939">
      <w:pPr>
        <w:pStyle w:val="affe"/>
        <w:snapToGrid/>
        <w:jc w:val="center"/>
        <w:rPr>
          <w:ins w:id="4882" w:author="박윤수" w:date="2014-08-23T00:26:00Z"/>
        </w:rPr>
      </w:pPr>
      <w:ins w:id="4883" w:author="박윤수" w:date="2014-08-23T00:26:00Z">
        <w:r>
          <w:rPr>
            <w:noProof/>
            <w:rPrChange w:id="488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437071" cy="2245704"/>
              <wp:effectExtent l="19050" t="0" r="1329" b="0"/>
              <wp:docPr id="763" name="_x160073776" descr="EMB000005c0755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73776" descr="EMB000005c0755e"/>
                      <pic:cNvPicPr>
                        <a:picLocks noChangeAspect="1" noChangeArrowheads="1"/>
                      </pic:cNvPicPr>
                    </pic:nvPicPr>
                    <pic:blipFill>
                      <a:blip r:embed="rId1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37030" cy="224566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EB02A0" w:rsidRDefault="00F96939" w:rsidP="00F96939">
      <w:pPr>
        <w:spacing w:after="0"/>
        <w:rPr>
          <w:ins w:id="4885" w:author="박윤수" w:date="2014-08-23T00:26:00Z"/>
          <w:rFonts w:asciiTheme="minorEastAsia" w:hAnsiTheme="minorEastAsia"/>
          <w:lang w:val="en-US" w:eastAsia="ko-KR"/>
        </w:rPr>
      </w:pPr>
    </w:p>
    <w:p w:rsidR="00F96939" w:rsidRPr="00EB02A0" w:rsidRDefault="00F96939" w:rsidP="00F96939">
      <w:pPr>
        <w:spacing w:after="0"/>
        <w:rPr>
          <w:ins w:id="4886" w:author="박윤수" w:date="2014-08-23T00:26:00Z"/>
          <w:rFonts w:asciiTheme="minorEastAsia" w:hAnsiTheme="minorEastAsia"/>
          <w:lang w:val="en-US" w:eastAsia="ko-KR"/>
        </w:rPr>
      </w:pPr>
      <w:ins w:id="4887" w:author="박윤수" w:date="2014-08-23T00:26:00Z">
        <w:r w:rsidRPr="00EB02A0">
          <w:rPr>
            <w:rFonts w:asciiTheme="minorEastAsia" w:hAnsiTheme="minorEastAsia" w:hint="eastAsia"/>
            <w:lang w:val="en-US" w:eastAsia="ko-KR"/>
          </w:rPr>
          <w:t xml:space="preserve">벽에 부딪치면 아래와 같은 에러창이 나타난다. 에러가 발생하면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는</w:t>
        </w:r>
        <w:r w:rsidRPr="00EB02A0">
          <w:rPr>
            <w:rFonts w:asciiTheme="minorEastAsia" w:hAnsiTheme="minorEastAsia" w:hint="eastAsia"/>
            <w:lang w:val="en-US" w:eastAsia="ko-KR"/>
          </w:rPr>
          <w:t xml:space="preserve"> 더 이상 움직이지 않기 때문에 에러가 발생하지 않도록 주의해야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F96939" w:rsidP="00F96939">
      <w:pPr>
        <w:pStyle w:val="affe"/>
        <w:snapToGrid/>
        <w:rPr>
          <w:ins w:id="4888" w:author="박윤수" w:date="2014-08-23T00:26:00Z"/>
        </w:rPr>
      </w:pPr>
    </w:p>
    <w:p w:rsidR="00F96939" w:rsidRDefault="00F96939" w:rsidP="00F96939">
      <w:pPr>
        <w:spacing w:after="0"/>
        <w:rPr>
          <w:ins w:id="4889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spacing w:after="0"/>
        <w:rPr>
          <w:ins w:id="4890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47"/>
        </w:numPr>
        <w:spacing w:after="0"/>
        <w:ind w:leftChars="0"/>
        <w:rPr>
          <w:ins w:id="4891" w:author="박윤수" w:date="2014-08-23T00:26:00Z"/>
          <w:rFonts w:asciiTheme="minorEastAsia" w:hAnsiTheme="minorEastAsia"/>
          <w:b/>
          <w:sz w:val="24"/>
          <w:lang w:eastAsia="ko-KR"/>
        </w:rPr>
      </w:pPr>
      <w:ins w:id="4892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move()</w:t>
        </w:r>
      </w:ins>
    </w:p>
    <w:p w:rsidR="00F96939" w:rsidRDefault="00F96939" w:rsidP="00F96939">
      <w:pPr>
        <w:spacing w:after="0"/>
        <w:rPr>
          <w:ins w:id="4893" w:author="박윤수" w:date="2014-08-23T00:26:00Z"/>
          <w:lang w:eastAsia="ko-KR"/>
        </w:rPr>
      </w:pPr>
      <w:ins w:id="4894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move()</w:t>
        </w:r>
        <w:r w:rsidRPr="004A33F9">
          <w:rPr>
            <w:rFonts w:asciiTheme="minorEastAsia" w:hAnsiTheme="minorEastAsia"/>
            <w:lang w:val="en-US" w:eastAsia="ko-KR"/>
          </w:rPr>
          <w:t xml:space="preserve">는 키보드의 방향키 </w:t>
        </w:r>
        <m:oMath>
          <m:r>
            <m:rPr>
              <m:sty m:val="p"/>
            </m:rPr>
            <w:rPr>
              <w:rFonts w:ascii="Cambria Math" w:hAnsi="Cambria Math"/>
              <w:lang w:eastAsia="ko-KR"/>
            </w:rPr>
            <m:t>↑</m:t>
          </m:r>
        </m:oMath>
        <w:r>
          <w:rPr>
            <w:rFonts w:asciiTheme="minorEastAsia" w:hAnsiTheme="minorEastAsia" w:hint="eastAsia"/>
            <w:lang w:eastAsia="ko-KR"/>
          </w:rPr>
          <w:t xml:space="preserve"> </w:t>
        </w:r>
        <w:r w:rsidRPr="004A33F9">
          <w:rPr>
            <w:rFonts w:asciiTheme="minorEastAsia" w:hAnsiTheme="minorEastAsia"/>
            <w:lang w:val="en-US" w:eastAsia="ko-KR"/>
          </w:rPr>
          <w:t xml:space="preserve">와 같은 역할을 하는 명령으로 </w:t>
        </w:r>
        <w:r>
          <w:rPr>
            <w:rFonts w:asciiTheme="minorEastAsia" w:hAnsiTheme="minorEastAsia"/>
            <w:lang w:val="en-US" w:eastAsia="ko-KR"/>
          </w:rPr>
          <w:t>리보그를</w:t>
        </w:r>
        <w:r w:rsidRPr="004A33F9">
          <w:rPr>
            <w:rFonts w:asciiTheme="minorEastAsia" w:hAnsiTheme="minorEastAsia"/>
            <w:lang w:val="en-US" w:eastAsia="ko-KR"/>
          </w:rPr>
          <w:t xml:space="preserve"> 현재 방향으로 한 칸 앞으로 이동</w:t>
        </w:r>
        <w:r>
          <w:rPr>
            <w:rFonts w:asciiTheme="minorEastAsia" w:hAnsiTheme="minorEastAsia"/>
            <w:lang w:val="en-US" w:eastAsia="ko-KR"/>
          </w:rPr>
          <w:t>시킵니다.</w:t>
        </w:r>
      </w:ins>
    </w:p>
    <w:p w:rsidR="00F96939" w:rsidRPr="004A33F9" w:rsidRDefault="00F96939" w:rsidP="00F96939">
      <w:pPr>
        <w:spacing w:after="0"/>
        <w:rPr>
          <w:ins w:id="4895" w:author="박윤수" w:date="2014-08-23T00:26:00Z"/>
          <w:rFonts w:asciiTheme="minorEastAsia" w:hAnsiTheme="minorEastAsia"/>
          <w:lang w:val="en-US" w:eastAsia="ko-KR"/>
        </w:rPr>
      </w:pPr>
    </w:p>
    <w:p w:rsidR="00F96939" w:rsidRPr="004A33F9" w:rsidRDefault="00F96939" w:rsidP="00F96939">
      <w:pPr>
        <w:spacing w:after="0"/>
        <w:rPr>
          <w:ins w:id="4896" w:author="박윤수" w:date="2014-08-23T00:26:00Z"/>
          <w:rFonts w:asciiTheme="minorEastAsia" w:hAnsiTheme="minorEastAsia"/>
          <w:lang w:val="en-US" w:eastAsia="ko-KR"/>
        </w:rPr>
      </w:pPr>
      <w:ins w:id="4897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</w:t>
        </w:r>
        <w:r w:rsidRPr="004A33F9">
          <w:rPr>
            <w:rFonts w:asciiTheme="minorEastAsia" w:hAnsiTheme="minorEastAsia"/>
            <w:lang w:val="en-US" w:eastAsia="ko-KR"/>
          </w:rPr>
          <w:t>따라 하기</w:t>
        </w:r>
        <w:r w:rsidRPr="004A33F9">
          <w:rPr>
            <w:rFonts w:asciiTheme="minorEastAsia" w:hAnsiTheme="minorEastAsia" w:hint="eastAsia"/>
            <w:lang w:val="en-US" w:eastAsia="ko-KR"/>
          </w:rPr>
          <w:t>]</w:t>
        </w:r>
      </w:ins>
    </w:p>
    <w:p w:rsidR="00F96939" w:rsidRPr="004A33F9" w:rsidRDefault="00F96939" w:rsidP="00F96939">
      <w:pPr>
        <w:spacing w:after="0"/>
        <w:rPr>
          <w:ins w:id="4898" w:author="박윤수" w:date="2014-08-23T00:26:00Z"/>
          <w:rFonts w:asciiTheme="minorEastAsia" w:hAnsiTheme="minorEastAsia"/>
          <w:lang w:val="en-US" w:eastAsia="ko-KR"/>
        </w:rPr>
      </w:pPr>
      <w:ins w:id="4899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 xml:space="preserve">1) </w:t>
        </w:r>
        <w:r w:rsidRPr="004A33F9">
          <w:rPr>
            <w:rFonts w:asciiTheme="minorEastAsia" w:hAnsiTheme="minorEastAsia"/>
            <w:lang w:val="en-US" w:eastAsia="ko-KR"/>
          </w:rPr>
          <w:t>코드 부분을 클릭하고 아래와 같이 입력</w:t>
        </w:r>
        <w:r>
          <w:rPr>
            <w:rFonts w:asciiTheme="minorEastAsia" w:hAnsiTheme="minorEastAsia"/>
            <w:lang w:val="en-US" w:eastAsia="ko-KR"/>
          </w:rPr>
          <w:t>합니다.</w:t>
        </w:r>
      </w:ins>
    </w:p>
    <w:p w:rsidR="00F96939" w:rsidRDefault="00AF7365" w:rsidP="00F96939">
      <w:pPr>
        <w:pStyle w:val="affe"/>
        <w:snapToGrid/>
        <w:jc w:val="center"/>
        <w:rPr>
          <w:ins w:id="4900" w:author="박윤수" w:date="2014-08-23T00:26:00Z"/>
        </w:rPr>
      </w:pPr>
      <w:ins w:id="4901" w:author="박윤수" w:date="2014-08-23T00:26:00Z">
        <w:r>
          <w:rPr>
            <w:noProof/>
            <w:rPrChange w:id="490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70055" cy="2413591"/>
              <wp:effectExtent l="19050" t="0" r="0" b="0"/>
              <wp:docPr id="764" name="_x268828704" descr="EMB000005c075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268828704" descr="EMB000005c07563"/>
                      <pic:cNvPicPr>
                        <a:picLocks noChangeAspect="1" noChangeArrowheads="1"/>
                      </pic:cNvPicPr>
                    </pic:nvPicPr>
                    <pic:blipFill>
                      <a:blip r:embed="rId1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69999" cy="24135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0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739175" cy="1158948"/>
              <wp:effectExtent l="19050" t="0" r="0" b="0"/>
              <wp:docPr id="765" name="_x159708424" descr="EMB000005c075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9708424" descr="EMB000005c07566"/>
                      <pic:cNvPicPr>
                        <a:picLocks noChangeAspect="1" noChangeArrowheads="1"/>
                      </pic:cNvPicPr>
                    </pic:nvPicPr>
                    <pic:blipFill>
                      <a:blip r:embed="rId1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38651" cy="115859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spacing w:after="0"/>
        <w:rPr>
          <w:ins w:id="4904" w:author="박윤수" w:date="2014-08-23T00:26:00Z"/>
          <w:rFonts w:asciiTheme="minorEastAsia" w:hAnsiTheme="minorEastAsia"/>
          <w:lang w:val="en-US" w:eastAsia="ko-KR"/>
        </w:rPr>
      </w:pPr>
      <w:ins w:id="4905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lastRenderedPageBreak/>
          <w:t xml:space="preserve">2) 상단 메뉴의 </w:t>
        </w:r>
        <w:r>
          <w:rPr>
            <w:rFonts w:asciiTheme="minorEastAsia" w:hAnsiTheme="minorEastAsia" w:hint="eastAsia"/>
            <w:lang w:val="en-US" w:eastAsia="ko-KR"/>
          </w:rPr>
          <w:t>실행버튼(</w:t>
        </w:r>
        <w:r w:rsidR="00AF7365">
          <w:rPr>
            <w:rFonts w:asciiTheme="minorEastAsia" w:hAnsiTheme="minorEastAsia"/>
            <w:noProof/>
            <w:lang w:val="en-US" w:eastAsia="ko-KR"/>
            <w:rPrChange w:id="490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4825" cy="197511"/>
              <wp:effectExtent l="0" t="0" r="0" b="0"/>
              <wp:docPr id="766" name="그림 373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 rotWithShape="1">
                      <a:blip r:embed="rId49" cstate="print"/>
                      <a:srcRect l="2353" t="2352" r="-4978" b="-1313"/>
                      <a:stretch/>
                    </pic:blipFill>
                    <pic:spPr bwMode="auto">
                      <a:xfrm>
                        <a:off x="0" y="0"/>
                        <a:ext cx="203199" cy="1959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)을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클릭하여 코드를 실행시키고 결과를 </w:t>
        </w:r>
        <w:r>
          <w:rPr>
            <w:rFonts w:asciiTheme="minorEastAsia" w:hAnsiTheme="minorEastAsia" w:hint="eastAsia"/>
            <w:lang w:val="en-US" w:eastAsia="ko-KR"/>
          </w:rPr>
          <w:t>확인합니다.</w:t>
        </w:r>
      </w:ins>
    </w:p>
    <w:p w:rsidR="00F96939" w:rsidRDefault="00AF7365" w:rsidP="00F96939">
      <w:pPr>
        <w:pStyle w:val="affe"/>
        <w:snapToGrid/>
        <w:jc w:val="center"/>
        <w:rPr>
          <w:ins w:id="4907" w:author="박윤수" w:date="2014-08-23T00:26:00Z"/>
        </w:rPr>
      </w:pPr>
      <w:ins w:id="4908" w:author="박윤수" w:date="2014-08-23T00:26:00Z">
        <w:r>
          <w:rPr>
            <w:noProof/>
            <w:rPrChange w:id="490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211705" cy="2041525"/>
              <wp:effectExtent l="19050" t="0" r="0" b="0"/>
              <wp:docPr id="767" name="_x160458768" descr="EMB000005c0756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58768" descr="EMB000005c0756c"/>
                      <pic:cNvPicPr>
                        <a:picLocks noChangeAspect="1" noChangeArrowheads="1"/>
                      </pic:cNvPicPr>
                    </pic:nvPicPr>
                    <pic:blipFill>
                      <a:blip r:embed="rId1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11705" cy="204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1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275205" cy="2052320"/>
              <wp:effectExtent l="19050" t="0" r="0" b="0"/>
              <wp:docPr id="768" name="_x69551424" descr="EMB000005c0756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551424" descr="EMB000005c0756d"/>
                      <pic:cNvPicPr>
                        <a:picLocks noChangeAspect="1" noChangeArrowheads="1"/>
                      </pic:cNvPicPr>
                    </pic:nvPicPr>
                    <pic:blipFill>
                      <a:blip r:embed="rId1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75205" cy="2052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spacing w:after="0"/>
        <w:rPr>
          <w:ins w:id="4911" w:author="박윤수" w:date="2014-08-23T00:26:00Z"/>
          <w:rFonts w:asciiTheme="minorEastAsia" w:hAnsiTheme="minorEastAsia"/>
          <w:lang w:val="en-US" w:eastAsia="ko-KR"/>
        </w:rPr>
      </w:pPr>
      <w:ins w:id="4912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 xml:space="preserve">전원을 끄지 않았다는 에러가 </w:t>
        </w:r>
        <w:r>
          <w:rPr>
            <w:rFonts w:asciiTheme="minorEastAsia" w:hAnsiTheme="minorEastAsia" w:hint="eastAsia"/>
            <w:lang w:val="en-US" w:eastAsia="ko-KR"/>
          </w:rPr>
          <w:t xml:space="preserve">발생합니다. </w:t>
        </w:r>
        <w:r w:rsidRPr="004A33F9">
          <w:rPr>
            <w:rFonts w:asciiTheme="minorEastAsia" w:hAnsiTheme="minorEastAsia" w:hint="eastAsia"/>
            <w:lang w:val="en-US" w:eastAsia="ko-KR"/>
          </w:rPr>
          <w:t>(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는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코드 마지막에 전원 끄기 명령을 주어야 </w:t>
        </w:r>
        <w:r>
          <w:rPr>
            <w:rFonts w:asciiTheme="minorEastAsia" w:hAnsiTheme="minorEastAsia" w:hint="eastAsia"/>
            <w:lang w:val="en-US" w:eastAsia="ko-KR"/>
          </w:rPr>
          <w:t>합니다.)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일단 </w:t>
        </w:r>
        <w:r>
          <w:rPr>
            <w:rFonts w:asciiTheme="minorEastAsia" w:hAnsiTheme="minorEastAsia" w:hint="eastAsia"/>
            <w:lang w:val="en-US" w:eastAsia="ko-KR"/>
          </w:rPr>
          <w:t>[</w:t>
        </w:r>
        <w:r w:rsidRPr="004A33F9">
          <w:rPr>
            <w:rFonts w:asciiTheme="minorEastAsia" w:hAnsiTheme="minorEastAsia" w:hint="eastAsia"/>
            <w:lang w:val="en-US" w:eastAsia="ko-KR"/>
          </w:rPr>
          <w:t>Turn off</w:t>
        </w:r>
        <w:r>
          <w:rPr>
            <w:rFonts w:asciiTheme="minorEastAsia" w:hAnsiTheme="minorEastAsia" w:hint="eastAsia"/>
            <w:lang w:val="en-US" w:eastAsia="ko-KR"/>
          </w:rPr>
          <w:t>]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버튼을 클릭하면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가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4칸 전진한 결과를 확인할 수 </w:t>
        </w:r>
        <w:r>
          <w:rPr>
            <w:rFonts w:asciiTheme="minorEastAsia" w:hAnsiTheme="minorEastAsia" w:hint="eastAsia"/>
            <w:lang w:val="en-US" w:eastAsia="ko-KR"/>
          </w:rPr>
          <w:t>있습니다.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키보드로 움직인 것과 다르게 자신이 이동한 경로가 표시</w:t>
        </w:r>
        <w:r>
          <w:rPr>
            <w:rFonts w:asciiTheme="minorEastAsia" w:hAnsiTheme="minorEastAsia" w:hint="eastAsia"/>
            <w:lang w:val="en-US" w:eastAsia="ko-KR"/>
          </w:rPr>
          <w:t>됩니다.</w:t>
        </w:r>
      </w:ins>
    </w:p>
    <w:p w:rsidR="00F96939" w:rsidRPr="00DA0997" w:rsidRDefault="00F96939" w:rsidP="00F96939">
      <w:pPr>
        <w:spacing w:after="0"/>
        <w:rPr>
          <w:ins w:id="4913" w:author="박윤수" w:date="2014-08-23T00:26:00Z"/>
          <w:rFonts w:asciiTheme="minorEastAsia" w:hAnsiTheme="minorEastAsia"/>
          <w:lang w:val="en-US" w:eastAsia="ko-KR"/>
        </w:rPr>
      </w:pPr>
    </w:p>
    <w:p w:rsidR="00F96939" w:rsidRPr="004A33F9" w:rsidRDefault="00F96939" w:rsidP="00F96939">
      <w:pPr>
        <w:spacing w:after="0"/>
        <w:rPr>
          <w:ins w:id="4914" w:author="박윤수" w:date="2014-08-23T00:26:00Z"/>
          <w:rFonts w:asciiTheme="minorEastAsia" w:hAnsiTheme="minorEastAsia"/>
          <w:lang w:val="en-US" w:eastAsia="ko-KR"/>
        </w:rPr>
      </w:pPr>
      <w:ins w:id="4915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[스스로 하기 3]</w:t>
        </w:r>
      </w:ins>
    </w:p>
    <w:p w:rsidR="00F96939" w:rsidRPr="004A33F9" w:rsidRDefault="00F96939" w:rsidP="00F96939">
      <w:pPr>
        <w:spacing w:after="0"/>
        <w:rPr>
          <w:ins w:id="4916" w:author="박윤수" w:date="2014-08-23T00:26:00Z"/>
          <w:rFonts w:asciiTheme="minorEastAsia" w:hAnsiTheme="minorEastAsia"/>
          <w:lang w:val="en-US" w:eastAsia="ko-KR"/>
        </w:rPr>
      </w:pPr>
      <w:ins w:id="4917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아래와 같은 결과가 나오도록 코드를 작성하시오.</w:t>
        </w:r>
      </w:ins>
    </w:p>
    <w:p w:rsidR="00F96939" w:rsidRDefault="00AF7365" w:rsidP="00F96939">
      <w:pPr>
        <w:pStyle w:val="affe"/>
        <w:snapToGrid/>
        <w:jc w:val="center"/>
        <w:rPr>
          <w:ins w:id="4918" w:author="박윤수" w:date="2014-08-23T00:26:00Z"/>
        </w:rPr>
      </w:pPr>
      <w:ins w:id="4919" w:author="박윤수" w:date="2014-08-23T00:26:00Z">
        <w:r>
          <w:rPr>
            <w:noProof/>
            <w:rPrChange w:id="492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53230" cy="1286510"/>
              <wp:effectExtent l="19050" t="0" r="0" b="0"/>
              <wp:docPr id="769" name="_x155157576" descr="EMB000005c075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57576" descr="EMB000005c07574"/>
                      <pic:cNvPicPr>
                        <a:picLocks noChangeAspect="1" noChangeArrowheads="1"/>
                      </pic:cNvPicPr>
                    </pic:nvPicPr>
                    <pic:blipFill>
                      <a:blip r:embed="rId1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53230" cy="1286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4A33F9" w:rsidRDefault="00F96939" w:rsidP="00F96939">
      <w:pPr>
        <w:spacing w:after="0"/>
        <w:rPr>
          <w:ins w:id="4921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47"/>
        </w:numPr>
        <w:spacing w:after="0"/>
        <w:ind w:leftChars="0"/>
        <w:rPr>
          <w:ins w:id="4922" w:author="박윤수" w:date="2014-08-23T00:26:00Z"/>
          <w:rFonts w:asciiTheme="minorEastAsia" w:hAnsiTheme="minorEastAsia"/>
          <w:b/>
          <w:sz w:val="24"/>
          <w:lang w:eastAsia="ko-KR"/>
        </w:rPr>
      </w:pPr>
      <w:ins w:id="4923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turn_off()</w:t>
        </w:r>
      </w:ins>
    </w:p>
    <w:p w:rsidR="00F96939" w:rsidRPr="004A33F9" w:rsidRDefault="00F96939" w:rsidP="00F96939">
      <w:pPr>
        <w:spacing w:after="0"/>
        <w:rPr>
          <w:ins w:id="4924" w:author="박윤수" w:date="2014-08-23T00:26:00Z"/>
          <w:rFonts w:asciiTheme="minorEastAsia" w:hAnsiTheme="minorEastAsia"/>
          <w:lang w:val="en-US" w:eastAsia="ko-KR"/>
        </w:rPr>
      </w:pPr>
      <w:ins w:id="4925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 xml:space="preserve">turn_off()는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4A33F9">
          <w:rPr>
            <w:rFonts w:asciiTheme="minorEastAsia" w:hAnsiTheme="minorEastAsia" w:hint="eastAsia"/>
            <w:lang w:val="en-US" w:eastAsia="ko-KR"/>
          </w:rPr>
          <w:t>의 전원을 끄는 명령</w:t>
        </w:r>
        <w:r>
          <w:rPr>
            <w:rFonts w:asciiTheme="minorEastAsia" w:hAnsiTheme="minorEastAsia" w:hint="eastAsia"/>
            <w:lang w:val="en-US" w:eastAsia="ko-KR"/>
          </w:rPr>
          <w:t>입니다.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따라서 turn_off()가 실행되면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는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더 이상 움직이지 </w:t>
        </w:r>
        <w:r>
          <w:rPr>
            <w:rFonts w:asciiTheme="minorEastAsia" w:hAnsiTheme="minorEastAsia" w:hint="eastAsia"/>
            <w:lang w:val="en-US" w:eastAsia="ko-KR"/>
          </w:rPr>
          <w:t>않습니다.</w:t>
        </w:r>
      </w:ins>
    </w:p>
    <w:p w:rsidR="00F96939" w:rsidRPr="004A33F9" w:rsidRDefault="00F96939" w:rsidP="00F96939">
      <w:pPr>
        <w:spacing w:after="0"/>
        <w:rPr>
          <w:ins w:id="4926" w:author="박윤수" w:date="2014-08-23T00:26:00Z"/>
          <w:rFonts w:asciiTheme="minorEastAsia" w:hAnsiTheme="minorEastAsia"/>
          <w:lang w:val="en-US" w:eastAsia="ko-KR"/>
        </w:rPr>
      </w:pPr>
    </w:p>
    <w:p w:rsidR="00F96939" w:rsidRPr="004A33F9" w:rsidRDefault="00F96939" w:rsidP="00F96939">
      <w:pPr>
        <w:spacing w:after="0"/>
        <w:rPr>
          <w:ins w:id="4927" w:author="박윤수" w:date="2014-08-23T00:26:00Z"/>
          <w:rFonts w:asciiTheme="minorEastAsia" w:hAnsiTheme="minorEastAsia"/>
          <w:lang w:val="en-US" w:eastAsia="ko-KR"/>
        </w:rPr>
      </w:pPr>
      <w:ins w:id="4928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Pr="004A33F9" w:rsidRDefault="00F96939" w:rsidP="00F96939">
      <w:pPr>
        <w:spacing w:after="0"/>
        <w:rPr>
          <w:ins w:id="4929" w:author="박윤수" w:date="2014-08-23T00:26:00Z"/>
          <w:rFonts w:asciiTheme="minorEastAsia" w:hAnsiTheme="minorEastAsia"/>
          <w:lang w:val="en-US" w:eastAsia="ko-KR"/>
        </w:rPr>
      </w:pPr>
      <w:ins w:id="4930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아래의 코드를 입력하고 실행하여 결과를 확인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AF7365" w:rsidP="00F96939">
      <w:pPr>
        <w:pStyle w:val="affe"/>
        <w:snapToGrid/>
        <w:rPr>
          <w:ins w:id="4931" w:author="박윤수" w:date="2014-08-23T00:26:00Z"/>
        </w:rPr>
      </w:pPr>
      <w:ins w:id="4932" w:author="박윤수" w:date="2014-08-23T00:26:00Z">
        <w:r>
          <w:rPr>
            <w:noProof/>
            <w:rPrChange w:id="4933">
              <w:rPr>
                <w:noProof/>
                <w:color w:val="0000FF"/>
                <w:u w:val="single"/>
              </w:rPr>
            </w:rPrChange>
          </w:rPr>
          <w:lastRenderedPageBreak/>
          <w:drawing>
            <wp:inline distT="0" distB="0" distL="0" distR="0">
              <wp:extent cx="1903095" cy="1116330"/>
              <wp:effectExtent l="19050" t="0" r="1905" b="0"/>
              <wp:docPr id="770" name="_x160097136" descr="EMB000005c075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97136" descr="EMB000005c07579"/>
                      <pic:cNvPicPr>
                        <a:picLocks noChangeAspect="1" noChangeArrowheads="1"/>
                      </pic:cNvPicPr>
                    </pic:nvPicPr>
                    <pic:blipFill>
                      <a:blip r:embed="rId1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3095" cy="11163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3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520190" cy="2158365"/>
              <wp:effectExtent l="19050" t="0" r="3810" b="0"/>
              <wp:docPr id="771" name="_x155161888" descr="EMB000005c0757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61888" descr="EMB000005c0757a"/>
                      <pic:cNvPicPr>
                        <a:picLocks noChangeAspect="1" noChangeArrowheads="1"/>
                      </pic:cNvPicPr>
                    </pic:nvPicPr>
                    <pic:blipFill>
                      <a:blip r:embed="rId1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0190" cy="21583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3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768089" cy="1594883"/>
              <wp:effectExtent l="19050" t="0" r="3561" b="0"/>
              <wp:docPr id="772" name="_x160442496" descr="EMB000005c0757b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2496" descr="EMB000005c0757b"/>
                      <pic:cNvPicPr>
                        <a:picLocks noChangeAspect="1" noChangeArrowheads="1"/>
                      </pic:cNvPicPr>
                    </pic:nvPicPr>
                    <pic:blipFill>
                      <a:blip r:embed="rId1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8293" cy="159506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4A33F9" w:rsidRDefault="00F96939" w:rsidP="00F96939">
      <w:pPr>
        <w:spacing w:after="0"/>
        <w:rPr>
          <w:ins w:id="4936" w:author="박윤수" w:date="2014-08-23T00:26:00Z"/>
          <w:rFonts w:asciiTheme="minorEastAsia" w:hAnsiTheme="minorEastAsia"/>
          <w:lang w:val="en-US" w:eastAsia="ko-KR"/>
        </w:rPr>
      </w:pPr>
      <w:ins w:id="4937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[스스로 하기 4]</w:t>
        </w:r>
      </w:ins>
    </w:p>
    <w:p w:rsidR="00F96939" w:rsidRDefault="00F96939" w:rsidP="00F96939">
      <w:pPr>
        <w:spacing w:after="0"/>
        <w:rPr>
          <w:ins w:id="4938" w:author="박윤수" w:date="2014-08-23T00:26:00Z"/>
          <w:rFonts w:asciiTheme="minorEastAsia" w:hAnsiTheme="minorEastAsia"/>
          <w:lang w:val="en-US" w:eastAsia="ko-KR"/>
        </w:rPr>
      </w:pPr>
      <w:ins w:id="4939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아래 코드의 결과를 예상해 본 후, 입력하여 확인하고 예상한 결과와 비교하시오.</w:t>
        </w:r>
      </w:ins>
    </w:p>
    <w:p w:rsidR="00F96939" w:rsidRPr="004A33F9" w:rsidRDefault="00F96939" w:rsidP="00F96939">
      <w:pPr>
        <w:spacing w:after="0"/>
        <w:rPr>
          <w:ins w:id="4940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47"/>
        </w:numPr>
        <w:spacing w:after="0"/>
        <w:ind w:leftChars="0"/>
        <w:rPr>
          <w:ins w:id="4941" w:author="박윤수" w:date="2014-08-23T00:26:00Z"/>
          <w:rFonts w:asciiTheme="minorEastAsia" w:hAnsiTheme="minorEastAsia"/>
          <w:b/>
          <w:sz w:val="24"/>
          <w:lang w:eastAsia="ko-KR"/>
        </w:rPr>
      </w:pPr>
      <w:ins w:id="4942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turn_left()</w:t>
        </w:r>
      </w:ins>
    </w:p>
    <w:p w:rsidR="00F96939" w:rsidRDefault="00F96939" w:rsidP="00F96939">
      <w:pPr>
        <w:spacing w:after="0"/>
        <w:rPr>
          <w:ins w:id="4943" w:author="박윤수" w:date="2014-08-23T00:26:00Z"/>
          <w:rFonts w:asciiTheme="minorEastAsia" w:hAnsiTheme="minorEastAsia"/>
          <w:lang w:eastAsia="ko-KR"/>
        </w:rPr>
      </w:pPr>
    </w:p>
    <w:p w:rsidR="00F96939" w:rsidRPr="004A33F9" w:rsidRDefault="00F96939" w:rsidP="00F96939">
      <w:pPr>
        <w:spacing w:after="0"/>
        <w:rPr>
          <w:ins w:id="4944" w:author="박윤수" w:date="2014-08-23T00:26:00Z"/>
          <w:rFonts w:asciiTheme="minorEastAsia" w:hAnsiTheme="minorEastAsia"/>
          <w:lang w:val="en-US" w:eastAsia="ko-KR"/>
        </w:rPr>
      </w:pPr>
      <w:ins w:id="4945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turn_left()는 키보드의 방향키</w:t>
        </w:r>
        <w:r>
          <w:rPr>
            <w:rFonts w:asciiTheme="minorEastAsia" w:hAnsiTheme="minorEastAsia" w:hint="eastAsia"/>
            <w:lang w:val="en-US" w:eastAsia="ko-KR"/>
          </w:rPr>
          <w:t>(</w:t>
        </w:r>
        <w:r w:rsidR="00AF7365">
          <w:rPr>
            <w:noProof/>
            <w:lang w:val="en-US" w:eastAsia="ko-KR"/>
            <w:rPrChange w:id="494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7510" cy="203152"/>
              <wp:effectExtent l="0" t="0" r="0" b="0"/>
              <wp:docPr id="773" name="그림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000" cy="2057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4A33F9" w:rsidDel="002F10E7">
          <w:rPr>
            <w:rFonts w:ascii="맑은 고딕" w:eastAsia="맑은 고딕" w:hAnsi="맑은 고딕" w:cs="맑은 고딕" w:hint="eastAsia"/>
            <w:lang w:val="en-US" w:eastAsia="ko-KR"/>
          </w:rPr>
          <w:t xml:space="preserve"> 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와 같은 역할을 하는 명령으로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를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현재 위치에서 왼쪽으로 90도 회전 </w:t>
        </w:r>
        <w:r>
          <w:rPr>
            <w:rFonts w:asciiTheme="minorEastAsia" w:hAnsiTheme="minorEastAsia" w:hint="eastAsia"/>
            <w:lang w:val="en-US" w:eastAsia="ko-KR"/>
          </w:rPr>
          <w:t>시킵니다.</w:t>
        </w:r>
      </w:ins>
    </w:p>
    <w:p w:rsidR="00F96939" w:rsidRPr="004A33F9" w:rsidRDefault="00F96939" w:rsidP="00F96939">
      <w:pPr>
        <w:spacing w:after="0"/>
        <w:rPr>
          <w:ins w:id="4947" w:author="박윤수" w:date="2014-08-23T00:26:00Z"/>
          <w:rFonts w:asciiTheme="minorEastAsia" w:hAnsiTheme="minorEastAsia"/>
          <w:lang w:val="en-US" w:eastAsia="ko-KR"/>
        </w:rPr>
      </w:pPr>
    </w:p>
    <w:p w:rsidR="00F96939" w:rsidRPr="004A33F9" w:rsidRDefault="00F96939" w:rsidP="00F96939">
      <w:pPr>
        <w:spacing w:after="0"/>
        <w:rPr>
          <w:ins w:id="4948" w:author="박윤수" w:date="2014-08-23T00:26:00Z"/>
          <w:rFonts w:asciiTheme="minorEastAsia" w:hAnsiTheme="minorEastAsia"/>
          <w:lang w:val="en-US" w:eastAsia="ko-KR"/>
        </w:rPr>
      </w:pPr>
      <w:ins w:id="4949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Pr="004A33F9" w:rsidRDefault="00F96939" w:rsidP="00F96939">
      <w:pPr>
        <w:spacing w:after="0"/>
        <w:rPr>
          <w:ins w:id="4950" w:author="박윤수" w:date="2014-08-23T00:26:00Z"/>
          <w:rFonts w:asciiTheme="minorEastAsia" w:hAnsiTheme="minorEastAsia"/>
          <w:lang w:val="en-US" w:eastAsia="ko-KR"/>
        </w:rPr>
      </w:pPr>
      <w:ins w:id="4951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1) 아래 코드를 입력하고 실행하여 결과를 확인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AF7365" w:rsidP="00F96939">
      <w:pPr>
        <w:pStyle w:val="affe"/>
        <w:snapToGrid/>
        <w:jc w:val="center"/>
        <w:rPr>
          <w:ins w:id="4952" w:author="박윤수" w:date="2014-08-23T00:26:00Z"/>
        </w:rPr>
      </w:pPr>
      <w:ins w:id="4953" w:author="박윤수" w:date="2014-08-23T00:26:00Z">
        <w:r>
          <w:rPr>
            <w:noProof/>
            <w:rPrChange w:id="495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97305" cy="1052830"/>
              <wp:effectExtent l="19050" t="0" r="0" b="0"/>
              <wp:docPr id="774" name="_x160193904" descr="EMB000005c075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3904" descr="EMB000005c07582"/>
                      <pic:cNvPicPr>
                        <a:picLocks noChangeAspect="1" noChangeArrowheads="1"/>
                      </pic:cNvPicPr>
                    </pic:nvPicPr>
                    <pic:blipFill>
                      <a:blip r:embed="rId1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97305" cy="10528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5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095375" cy="1031240"/>
              <wp:effectExtent l="19050" t="0" r="9525" b="0"/>
              <wp:docPr id="775" name="_x160442496" descr="EMB000005c075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2496" descr="EMB000005c07583"/>
                      <pic:cNvPicPr>
                        <a:picLocks noChangeAspect="1" noChangeArrowheads="1"/>
                      </pic:cNvPicPr>
                    </pic:nvPicPr>
                    <pic:blipFill>
                      <a:blip r:embed="rId1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95375" cy="10312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pStyle w:val="affe"/>
        <w:snapToGrid/>
        <w:jc w:val="center"/>
        <w:rPr>
          <w:ins w:id="4956" w:author="박윤수" w:date="2014-08-23T00:26:00Z"/>
        </w:rPr>
      </w:pPr>
    </w:p>
    <w:p w:rsidR="00F96939" w:rsidRPr="004A33F9" w:rsidRDefault="00F96939" w:rsidP="00F96939">
      <w:pPr>
        <w:spacing w:after="0"/>
        <w:rPr>
          <w:ins w:id="4957" w:author="박윤수" w:date="2014-08-23T00:26:00Z"/>
          <w:rFonts w:asciiTheme="minorEastAsia" w:hAnsiTheme="minorEastAsia"/>
          <w:lang w:val="en-US" w:eastAsia="ko-KR"/>
        </w:rPr>
      </w:pPr>
      <w:ins w:id="4958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[스스로 하기 5]</w:t>
        </w:r>
      </w:ins>
    </w:p>
    <w:p w:rsidR="00F96939" w:rsidRPr="004A33F9" w:rsidRDefault="00F96939" w:rsidP="00F96939">
      <w:pPr>
        <w:spacing w:after="0"/>
        <w:rPr>
          <w:ins w:id="4959" w:author="박윤수" w:date="2014-08-23T00:26:00Z"/>
          <w:rFonts w:asciiTheme="minorEastAsia" w:hAnsiTheme="minorEastAsia"/>
          <w:lang w:val="en-US" w:eastAsia="ko-KR"/>
        </w:rPr>
      </w:pPr>
      <w:ins w:id="4960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아래와 같은 결과가 나오도록 코드를 작성하시오.</w:t>
        </w:r>
      </w:ins>
    </w:p>
    <w:p w:rsidR="00F96939" w:rsidRDefault="00AF7365" w:rsidP="00F96939">
      <w:pPr>
        <w:pStyle w:val="affe"/>
        <w:snapToGrid/>
        <w:jc w:val="center"/>
        <w:rPr>
          <w:ins w:id="4961" w:author="박윤수" w:date="2014-08-23T00:26:00Z"/>
        </w:rPr>
      </w:pPr>
      <w:ins w:id="4962" w:author="박윤수" w:date="2014-08-23T00:26:00Z">
        <w:r>
          <w:rPr>
            <w:noProof/>
            <w:rPrChange w:id="496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318260" cy="1254760"/>
              <wp:effectExtent l="19050" t="0" r="0" b="0"/>
              <wp:docPr id="776" name="_x160462032" descr="EMB000005c075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2032" descr="EMB000005c07588"/>
                      <pic:cNvPicPr>
                        <a:picLocks noChangeAspect="1" noChangeArrowheads="1"/>
                      </pic:cNvPicPr>
                    </pic:nvPicPr>
                    <pic:blipFill>
                      <a:blip r:embed="rId1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8260" cy="12547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000000" w:rsidRDefault="00F96939">
      <w:pPr>
        <w:spacing w:after="0"/>
        <w:rPr>
          <w:ins w:id="4964" w:author="박윤수" w:date="2014-08-23T00:26:00Z"/>
          <w:rFonts w:asciiTheme="minorEastAsia" w:hAnsiTheme="minorEastAsia"/>
          <w:lang w:val="en-US" w:eastAsia="ko-KR"/>
        </w:rPr>
        <w:pPrChange w:id="4965" w:author="박윤수" w:date="2014-08-23T00:32:00Z">
          <w:pPr>
            <w:spacing w:after="0"/>
            <w:ind w:left="0"/>
          </w:pPr>
        </w:pPrChange>
      </w:pPr>
      <w:ins w:id="4966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 xml:space="preserve">※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 w:rsidRPr="004A33F9">
          <w:rPr>
            <w:rFonts w:asciiTheme="minorEastAsia" w:hAnsiTheme="minorEastAsia" w:hint="eastAsia"/>
            <w:lang w:val="en-US" w:eastAsia="ko-KR"/>
          </w:rPr>
          <w:t>의 방향에 주의하시오.</w:t>
        </w:r>
        <w:r>
          <w:rPr>
            <w:rFonts w:asciiTheme="minorEastAsia" w:hAnsiTheme="minorEastAsia"/>
            <w:lang w:val="en-US" w:eastAsia="ko-KR"/>
          </w:rPr>
          <w:br w:type="page"/>
        </w:r>
      </w:ins>
    </w:p>
    <w:p w:rsidR="00F96939" w:rsidRPr="004A33F9" w:rsidRDefault="00F96939" w:rsidP="00F96939">
      <w:pPr>
        <w:spacing w:after="0"/>
        <w:rPr>
          <w:ins w:id="4967" w:author="박윤수" w:date="2014-08-23T00:26:00Z"/>
          <w:rFonts w:asciiTheme="minorEastAsia" w:hAnsiTheme="minorEastAsia"/>
          <w:lang w:val="en-US" w:eastAsia="ko-KR"/>
        </w:rPr>
      </w:pPr>
      <w:ins w:id="4968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lastRenderedPageBreak/>
          <w:t>[스스로 하기 6]</w:t>
        </w:r>
      </w:ins>
    </w:p>
    <w:p w:rsidR="00F96939" w:rsidRDefault="00F96939" w:rsidP="00F96939">
      <w:pPr>
        <w:spacing w:after="0"/>
        <w:rPr>
          <w:ins w:id="4969" w:author="박윤수" w:date="2014-08-23T00:26:00Z"/>
          <w:rFonts w:asciiTheme="minorEastAsia" w:hAnsiTheme="minorEastAsia"/>
          <w:lang w:val="en-US" w:eastAsia="ko-KR"/>
        </w:rPr>
      </w:pPr>
      <w:ins w:id="4970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아래 코드의 결과를 예상해 본 후, 입력하여 확인하고 예상한 결과와 비교하시오.</w:t>
        </w:r>
      </w:ins>
    </w:p>
    <w:p w:rsidR="00F96939" w:rsidRDefault="00AF7365" w:rsidP="00F96939">
      <w:pPr>
        <w:pStyle w:val="affe"/>
        <w:snapToGrid/>
        <w:jc w:val="center"/>
        <w:rPr>
          <w:ins w:id="4971" w:author="박윤수" w:date="2014-08-23T00:26:00Z"/>
        </w:rPr>
      </w:pPr>
      <w:ins w:id="4972" w:author="박윤수" w:date="2014-08-23T00:26:00Z">
        <w:r>
          <w:rPr>
            <w:noProof/>
            <w:rPrChange w:id="497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75715" cy="1201420"/>
              <wp:effectExtent l="19050" t="0" r="635" b="0"/>
              <wp:docPr id="777" name="_x155265392" descr="EMB000005c0758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8f"/>
                      <pic:cNvPicPr>
                        <a:picLocks noChangeAspect="1" noChangeArrowheads="1"/>
                      </pic:cNvPicPr>
                    </pic:nvPicPr>
                    <pic:blipFill>
                      <a:blip r:embed="rId1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5715" cy="1201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4A33F9" w:rsidRDefault="00F96939" w:rsidP="00F96939">
      <w:pPr>
        <w:spacing w:after="0"/>
        <w:rPr>
          <w:ins w:id="4974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47"/>
        </w:numPr>
        <w:spacing w:after="0"/>
        <w:ind w:leftChars="0"/>
        <w:rPr>
          <w:ins w:id="4975" w:author="박윤수" w:date="2014-08-23T00:26:00Z"/>
          <w:rFonts w:asciiTheme="minorEastAsia" w:hAnsiTheme="minorEastAsia"/>
          <w:b/>
          <w:sz w:val="24"/>
          <w:lang w:eastAsia="ko-KR"/>
        </w:rPr>
      </w:pPr>
      <w:ins w:id="4976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주석문</w:t>
        </w:r>
      </w:ins>
    </w:p>
    <w:p w:rsidR="00F96939" w:rsidRDefault="00F96939" w:rsidP="00F96939">
      <w:pPr>
        <w:spacing w:after="0"/>
        <w:rPr>
          <w:ins w:id="4977" w:author="박윤수" w:date="2014-08-23T00:26:00Z"/>
          <w:rFonts w:asciiTheme="minorEastAsia" w:hAnsiTheme="minorEastAsia"/>
          <w:b/>
          <w:sz w:val="24"/>
          <w:lang w:eastAsia="ko-KR"/>
        </w:rPr>
      </w:pPr>
    </w:p>
    <w:p w:rsidR="00F96939" w:rsidRPr="004A33F9" w:rsidRDefault="00F96939" w:rsidP="00F96939">
      <w:pPr>
        <w:spacing w:after="0"/>
        <w:rPr>
          <w:ins w:id="4978" w:author="박윤수" w:date="2014-08-23T00:26:00Z"/>
          <w:rFonts w:asciiTheme="minorEastAsia" w:hAnsiTheme="minorEastAsia"/>
          <w:lang w:val="en-US" w:eastAsia="ko-KR"/>
        </w:rPr>
      </w:pPr>
      <w:ins w:id="4979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주석문은 주로 코드에 대한 설명이나 일시적으로 해당 코드를 실행하고 싶지 않을 때 사용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# 기호 이후에 나오는 문자는 실행하지 </w:t>
        </w:r>
        <w:r>
          <w:rPr>
            <w:rFonts w:asciiTheme="minorEastAsia" w:hAnsiTheme="minorEastAsia" w:hint="eastAsia"/>
            <w:lang w:val="en-US" w:eastAsia="ko-KR"/>
          </w:rPr>
          <w:t>않습니다.</w:t>
        </w:r>
      </w:ins>
    </w:p>
    <w:p w:rsidR="00F96939" w:rsidRPr="004A33F9" w:rsidRDefault="00F96939" w:rsidP="00F96939">
      <w:pPr>
        <w:spacing w:after="0"/>
        <w:rPr>
          <w:ins w:id="4980" w:author="박윤수" w:date="2014-08-23T00:26:00Z"/>
          <w:rFonts w:asciiTheme="minorEastAsia" w:hAnsiTheme="minorEastAsia"/>
          <w:lang w:val="en-US" w:eastAsia="ko-KR"/>
        </w:rPr>
      </w:pPr>
    </w:p>
    <w:p w:rsidR="00F96939" w:rsidRPr="004A33F9" w:rsidRDefault="00F96939" w:rsidP="00F96939">
      <w:pPr>
        <w:spacing w:after="0"/>
        <w:rPr>
          <w:ins w:id="4981" w:author="박윤수" w:date="2014-08-23T00:26:00Z"/>
          <w:rFonts w:asciiTheme="minorEastAsia" w:hAnsiTheme="minorEastAsia"/>
          <w:lang w:val="en-US" w:eastAsia="ko-KR"/>
        </w:rPr>
      </w:pPr>
      <w:ins w:id="4982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Pr="004A33F9" w:rsidRDefault="00F96939" w:rsidP="00F96939">
      <w:pPr>
        <w:spacing w:after="0"/>
        <w:rPr>
          <w:ins w:id="4983" w:author="박윤수" w:date="2014-08-23T00:26:00Z"/>
          <w:rFonts w:asciiTheme="minorEastAsia" w:hAnsiTheme="minorEastAsia"/>
          <w:lang w:val="en-US" w:eastAsia="ko-KR"/>
        </w:rPr>
      </w:pPr>
      <w:ins w:id="4984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1) 아래 코드를 입력하고 실행하여 결과를 확인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AF7365" w:rsidP="00F96939">
      <w:pPr>
        <w:pStyle w:val="affe"/>
        <w:snapToGrid/>
        <w:jc w:val="center"/>
        <w:rPr>
          <w:ins w:id="4985" w:author="박윤수" w:date="2014-08-23T00:26:00Z"/>
        </w:rPr>
      </w:pPr>
      <w:ins w:id="4986" w:author="박윤수" w:date="2014-08-23T00:26:00Z">
        <w:r>
          <w:rPr>
            <w:noProof/>
            <w:rPrChange w:id="498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775460" cy="1212215"/>
              <wp:effectExtent l="19050" t="0" r="0" b="0"/>
              <wp:docPr id="778" name="_x69466192" descr="EMB000005c075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466192" descr="EMB000005c07594"/>
                      <pic:cNvPicPr>
                        <a:picLocks noChangeAspect="1" noChangeArrowheads="1"/>
                      </pic:cNvPicPr>
                    </pic:nvPicPr>
                    <pic:blipFill>
                      <a:blip r:embed="rId1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75460" cy="1212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8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669415" cy="1190625"/>
              <wp:effectExtent l="19050" t="0" r="6985" b="0"/>
              <wp:docPr id="779" name="_x155268304" descr="EMB000005c075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8304" descr="EMB000005c07595"/>
                      <pic:cNvPicPr>
                        <a:picLocks noChangeAspect="1" noChangeArrowheads="1"/>
                      </pic:cNvPicPr>
                    </pic:nvPicPr>
                    <pic:blipFill>
                      <a:blip r:embed="rId1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69415" cy="1190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spacing w:after="0"/>
        <w:rPr>
          <w:ins w:id="4989" w:author="박윤수" w:date="2014-08-23T00:26:00Z"/>
          <w:rFonts w:asciiTheme="minorEastAsia" w:hAnsiTheme="minorEastAsia"/>
          <w:lang w:val="en-US" w:eastAsia="ko-KR"/>
        </w:rPr>
      </w:pPr>
      <w:ins w:id="4990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첫 번째 줄에서 에러가 발생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My first program 이라는 명령을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는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이해하지 못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My first program은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가</w:t>
        </w:r>
        <w:r w:rsidRPr="004A33F9">
          <w:rPr>
            <w:rFonts w:asciiTheme="minorEastAsia" w:hAnsiTheme="minorEastAsia" w:hint="eastAsia"/>
            <w:lang w:val="en-US" w:eastAsia="ko-KR"/>
          </w:rPr>
          <w:t xml:space="preserve"> 실행할 명령이 아니라 이 프로그램에 대한 설명이기 때문에 주석처리 해야 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F96939" w:rsidP="00F96939">
      <w:pPr>
        <w:spacing w:after="0"/>
        <w:rPr>
          <w:ins w:id="4991" w:author="박윤수" w:date="2014-08-23T00:26:00Z"/>
          <w:rFonts w:asciiTheme="minorEastAsia" w:hAnsiTheme="minorEastAsia"/>
          <w:lang w:val="en-US" w:eastAsia="ko-KR"/>
        </w:rPr>
      </w:pPr>
    </w:p>
    <w:p w:rsidR="00F96939" w:rsidRDefault="00AF7365" w:rsidP="00F96939">
      <w:pPr>
        <w:pStyle w:val="affe"/>
        <w:snapToGrid/>
        <w:jc w:val="center"/>
        <w:rPr>
          <w:ins w:id="4992" w:author="박윤수" w:date="2014-08-23T00:26:00Z"/>
        </w:rPr>
      </w:pPr>
      <w:ins w:id="4993" w:author="박윤수" w:date="2014-08-23T00:26:00Z">
        <w:r>
          <w:rPr>
            <w:noProof/>
            <w:rPrChange w:id="499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75715" cy="1137920"/>
              <wp:effectExtent l="19050" t="0" r="635" b="0"/>
              <wp:docPr id="780" name="_x69881904" descr="EMB000005c0759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81904" descr="EMB000005c0759a"/>
                      <pic:cNvPicPr>
                        <a:picLocks noChangeAspect="1" noChangeArrowheads="1"/>
                      </pic:cNvPicPr>
                    </pic:nvPicPr>
                    <pic:blipFill>
                      <a:blip r:embed="rId1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5715" cy="1137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499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849755" cy="1212215"/>
              <wp:effectExtent l="19050" t="0" r="0" b="0"/>
              <wp:docPr id="781" name="_x113726488" descr="EMB000005c0759b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13726488" descr="EMB000005c0759b"/>
                      <pic:cNvPicPr>
                        <a:picLocks noChangeAspect="1" noChangeArrowheads="1"/>
                      </pic:cNvPicPr>
                    </pic:nvPicPr>
                    <pic:blipFill>
                      <a:blip r:embed="rId1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49755" cy="1212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pStyle w:val="affe"/>
        <w:snapToGrid/>
        <w:jc w:val="center"/>
        <w:rPr>
          <w:ins w:id="4996" w:author="박윤수" w:date="2014-08-23T00:26:00Z"/>
        </w:rPr>
      </w:pPr>
    </w:p>
    <w:p w:rsidR="00F96939" w:rsidRPr="004A33F9" w:rsidRDefault="00F96939" w:rsidP="00F96939">
      <w:pPr>
        <w:spacing w:after="0"/>
        <w:rPr>
          <w:ins w:id="4997" w:author="박윤수" w:date="2014-08-23T00:26:00Z"/>
          <w:rFonts w:asciiTheme="minorEastAsia" w:hAnsiTheme="minorEastAsia"/>
          <w:lang w:val="en-US" w:eastAsia="ko-KR"/>
        </w:rPr>
      </w:pPr>
      <w:ins w:id="4998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4번째 줄의 turn_left() 명령이 주석처리 되었기 때문에 실행되지 않았다.</w:t>
        </w:r>
      </w:ins>
    </w:p>
    <w:p w:rsidR="00F96939" w:rsidRDefault="00F96939" w:rsidP="00F96939">
      <w:pPr>
        <w:spacing w:after="0"/>
        <w:ind w:left="0"/>
        <w:rPr>
          <w:ins w:id="4999" w:author="박윤수" w:date="2014-08-23T00:26:00Z"/>
          <w:rFonts w:asciiTheme="minorEastAsia" w:hAnsiTheme="minorEastAsia"/>
          <w:lang w:val="en-US" w:eastAsia="ko-KR"/>
        </w:rPr>
      </w:pPr>
      <w:ins w:id="5000" w:author="박윤수" w:date="2014-08-23T00:26:00Z">
        <w:r>
          <w:rPr>
            <w:rFonts w:asciiTheme="minorEastAsia" w:hAnsiTheme="minorEastAsia"/>
            <w:lang w:val="en-US" w:eastAsia="ko-KR"/>
          </w:rPr>
          <w:br w:type="page"/>
        </w:r>
      </w:ins>
    </w:p>
    <w:p w:rsidR="00F96939" w:rsidRPr="004A33F9" w:rsidRDefault="00F96939" w:rsidP="00F96939">
      <w:pPr>
        <w:spacing w:after="0"/>
        <w:rPr>
          <w:ins w:id="5001" w:author="박윤수" w:date="2014-08-23T00:26:00Z"/>
          <w:rFonts w:asciiTheme="minorEastAsia" w:hAnsiTheme="minorEastAsia"/>
          <w:lang w:val="en-US" w:eastAsia="ko-KR"/>
        </w:rPr>
      </w:pPr>
      <w:ins w:id="5002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lastRenderedPageBreak/>
          <w:t>[스스로 하기 7]</w:t>
        </w:r>
      </w:ins>
    </w:p>
    <w:p w:rsidR="00F96939" w:rsidRDefault="00F96939" w:rsidP="00F96939">
      <w:pPr>
        <w:spacing w:after="0"/>
        <w:rPr>
          <w:ins w:id="5003" w:author="박윤수" w:date="2014-08-23T00:26:00Z"/>
          <w:rFonts w:asciiTheme="minorEastAsia" w:hAnsiTheme="minorEastAsia"/>
          <w:lang w:val="en-US" w:eastAsia="ko-KR"/>
        </w:rPr>
      </w:pPr>
      <w:ins w:id="5004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아래와 같은 결과가 나오기 위해 코드를 주석처리 하시오.</w:t>
        </w:r>
      </w:ins>
    </w:p>
    <w:p w:rsidR="00F96939" w:rsidRDefault="00F96939" w:rsidP="00F96939">
      <w:pPr>
        <w:spacing w:after="0"/>
        <w:rPr>
          <w:ins w:id="5005" w:author="박윤수" w:date="2014-08-23T00:26:00Z"/>
          <w:rFonts w:asciiTheme="minorEastAsia" w:hAnsiTheme="minorEastAsia"/>
          <w:lang w:val="en-US" w:eastAsia="ko-KR"/>
        </w:rPr>
      </w:pPr>
    </w:p>
    <w:p w:rsidR="00F96939" w:rsidRDefault="00AF7365" w:rsidP="00F96939">
      <w:pPr>
        <w:pStyle w:val="affe"/>
        <w:snapToGrid/>
        <w:jc w:val="center"/>
        <w:rPr>
          <w:ins w:id="5006" w:author="박윤수" w:date="2014-08-23T00:26:00Z"/>
        </w:rPr>
      </w:pPr>
      <w:ins w:id="5007" w:author="박윤수" w:date="2014-08-23T00:26:00Z">
        <w:r>
          <w:rPr>
            <w:noProof/>
            <w:rPrChange w:id="500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318260" cy="1223010"/>
              <wp:effectExtent l="19050" t="0" r="0" b="0"/>
              <wp:docPr id="782" name="_x155244048" descr="EMB000005c075a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4048" descr="EMB000005c075a0"/>
                      <pic:cNvPicPr>
                        <a:picLocks noChangeAspect="1" noChangeArrowheads="1"/>
                      </pic:cNvPicPr>
                    </pic:nvPicPr>
                    <pic:blipFill>
                      <a:blip r:embed="rId1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8260" cy="1223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500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54760" cy="1223010"/>
              <wp:effectExtent l="19050" t="0" r="2540" b="0"/>
              <wp:docPr id="783" name="_x69934808" descr="EMB000005c075a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934808" descr="EMB000005c075a1"/>
                      <pic:cNvPicPr>
                        <a:picLocks noChangeAspect="1" noChangeArrowheads="1"/>
                      </pic:cNvPicPr>
                    </pic:nvPicPr>
                    <pic:blipFill>
                      <a:blip r:embed="rId1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54760" cy="1223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4A33F9" w:rsidRDefault="00F96939" w:rsidP="00F96939">
      <w:pPr>
        <w:spacing w:after="0"/>
        <w:rPr>
          <w:ins w:id="5010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47"/>
        </w:numPr>
        <w:spacing w:after="0"/>
        <w:ind w:leftChars="0"/>
        <w:rPr>
          <w:ins w:id="5011" w:author="박윤수" w:date="2014-08-23T00:26:00Z"/>
          <w:rFonts w:asciiTheme="minorEastAsia" w:hAnsiTheme="minorEastAsia"/>
          <w:b/>
          <w:sz w:val="24"/>
          <w:lang w:eastAsia="ko-KR"/>
        </w:rPr>
      </w:pPr>
      <w:ins w:id="5012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코드 저장하기</w:t>
        </w:r>
      </w:ins>
    </w:p>
    <w:p w:rsidR="00F96939" w:rsidRDefault="00F96939" w:rsidP="00F96939">
      <w:pPr>
        <w:spacing w:after="0"/>
        <w:rPr>
          <w:ins w:id="5013" w:author="박윤수" w:date="2014-08-23T00:26:00Z"/>
          <w:rFonts w:asciiTheme="minorEastAsia" w:hAnsiTheme="minorEastAsia"/>
          <w:lang w:eastAsia="ko-KR"/>
        </w:rPr>
      </w:pPr>
    </w:p>
    <w:p w:rsidR="00F96939" w:rsidRPr="004A33F9" w:rsidRDefault="00F96939" w:rsidP="00F96939">
      <w:pPr>
        <w:spacing w:after="0"/>
        <w:rPr>
          <w:ins w:id="5014" w:author="박윤수" w:date="2014-08-23T00:26:00Z"/>
          <w:rFonts w:asciiTheme="minorEastAsia" w:hAnsiTheme="minorEastAsia"/>
          <w:lang w:val="en-US" w:eastAsia="ko-KR"/>
        </w:rPr>
      </w:pPr>
      <w:ins w:id="5015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코드를 재사용하기 위해 저장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4A33F9" w:rsidRDefault="00F96939" w:rsidP="00F96939">
      <w:pPr>
        <w:spacing w:after="0"/>
        <w:rPr>
          <w:ins w:id="5016" w:author="박윤수" w:date="2014-08-23T00:26:00Z"/>
          <w:rFonts w:asciiTheme="minorEastAsia" w:hAnsiTheme="minorEastAsia"/>
          <w:lang w:val="en-US" w:eastAsia="ko-KR"/>
        </w:rPr>
      </w:pPr>
    </w:p>
    <w:p w:rsidR="00F96939" w:rsidRPr="004A33F9" w:rsidRDefault="00F96939" w:rsidP="00F96939">
      <w:pPr>
        <w:spacing w:after="0"/>
        <w:rPr>
          <w:ins w:id="5017" w:author="박윤수" w:date="2014-08-23T00:26:00Z"/>
          <w:rFonts w:asciiTheme="minorEastAsia" w:hAnsiTheme="minorEastAsia"/>
          <w:lang w:val="en-US" w:eastAsia="ko-KR"/>
        </w:rPr>
      </w:pPr>
      <w:ins w:id="5018" w:author="박윤수" w:date="2014-08-23T00:26:00Z">
        <w:r w:rsidRPr="004A33F9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Pr="00BD67BB" w:rsidRDefault="00F96939" w:rsidP="00F96939">
      <w:pPr>
        <w:pStyle w:val="affc"/>
        <w:numPr>
          <w:ilvl w:val="0"/>
          <w:numId w:val="49"/>
        </w:numPr>
        <w:spacing w:after="0"/>
        <w:ind w:leftChars="0"/>
        <w:rPr>
          <w:ins w:id="5019" w:author="박윤수" w:date="2014-08-23T00:26:00Z"/>
          <w:rFonts w:asciiTheme="minorEastAsia" w:hAnsiTheme="minorEastAsia"/>
          <w:lang w:val="en-US" w:eastAsia="ko-KR"/>
        </w:rPr>
      </w:pPr>
      <w:ins w:id="5020" w:author="박윤수" w:date="2014-08-23T00:26:00Z">
        <w:r w:rsidRPr="00BD67BB">
          <w:rPr>
            <w:rFonts w:asciiTheme="minorEastAsia" w:hAnsiTheme="minorEastAsia" w:hint="eastAsia"/>
            <w:lang w:val="en-US" w:eastAsia="ko-KR"/>
          </w:rPr>
          <w:t xml:space="preserve">상단 메뉴의 </w:t>
        </w:r>
        <w:r>
          <w:rPr>
            <w:rFonts w:asciiTheme="minorEastAsia" w:hAnsiTheme="minorEastAsia" w:hint="eastAsia"/>
            <w:lang w:val="en-US" w:eastAsia="ko-KR"/>
          </w:rPr>
          <w:t>프로젝트 저장버튼(</w:t>
        </w:r>
        <w:r w:rsidR="00AF7365">
          <w:rPr>
            <w:noProof/>
            <w:lang w:val="en-US" w:eastAsia="ko-KR"/>
            <w:rPrChange w:id="50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84" name="그림 34" descr="save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ave_program.png"/>
                      <pic:cNvPicPr/>
                    </pic:nvPicPr>
                    <pic:blipFill>
                      <a:blip r:embed="rId17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BD67BB">
          <w:rPr>
            <w:rFonts w:asciiTheme="minorEastAsia" w:hAnsiTheme="minorEastAsia" w:hint="eastAsia"/>
            <w:lang w:val="en-US" w:eastAsia="ko-KR"/>
          </w:rPr>
          <w:t>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F96939" w:rsidP="00F96939">
      <w:pPr>
        <w:pStyle w:val="affc"/>
        <w:numPr>
          <w:ilvl w:val="0"/>
          <w:numId w:val="49"/>
        </w:numPr>
        <w:spacing w:after="0"/>
        <w:ind w:leftChars="0"/>
        <w:rPr>
          <w:ins w:id="5022" w:author="박윤수" w:date="2014-08-23T00:26:00Z"/>
          <w:rFonts w:asciiTheme="minorEastAsia" w:hAnsiTheme="minorEastAsia"/>
          <w:lang w:val="en-US" w:eastAsia="ko-KR"/>
        </w:rPr>
      </w:pPr>
      <w:ins w:id="5023" w:author="박윤수" w:date="2014-08-23T00:26:00Z">
        <w:r w:rsidRPr="00BD67BB">
          <w:rPr>
            <w:rFonts w:asciiTheme="minorEastAsia" w:hAnsiTheme="minorEastAsia" w:hint="eastAsia"/>
            <w:lang w:val="en-US" w:eastAsia="ko-KR"/>
          </w:rPr>
          <w:t xml:space="preserve">저장할 폴더를 선택하고 원하는 파일명을 입력한 후 확장자를 </w:t>
        </w:r>
        <w:r>
          <w:rPr>
            <w:rFonts w:asciiTheme="minorEastAsia" w:hAnsiTheme="minorEastAsia"/>
            <w:lang w:val="en-US" w:eastAsia="ko-KR"/>
          </w:rPr>
          <w:t>“</w:t>
        </w:r>
        <w:r w:rsidRPr="00BD67BB">
          <w:rPr>
            <w:rFonts w:asciiTheme="minorEastAsia" w:hAnsiTheme="minorEastAsia" w:hint="eastAsia"/>
            <w:lang w:val="en-US" w:eastAsia="ko-KR"/>
          </w:rPr>
          <w:t>rur</w:t>
        </w:r>
        <w:r>
          <w:rPr>
            <w:rFonts w:asciiTheme="minorEastAsia" w:hAnsiTheme="minorEastAsia"/>
            <w:lang w:val="en-US" w:eastAsia="ko-KR"/>
          </w:rPr>
          <w:t>”</w:t>
        </w:r>
        <w:r w:rsidRPr="00BD67BB">
          <w:rPr>
            <w:rFonts w:asciiTheme="minorEastAsia" w:hAnsiTheme="minorEastAsia" w:hint="eastAsia"/>
            <w:lang w:val="en-US" w:eastAsia="ko-KR"/>
          </w:rPr>
          <w:t xml:space="preserve">로 </w:t>
        </w:r>
        <w:r w:rsidR="00AF7365">
          <w:rPr>
            <w:rFonts w:asciiTheme="minorEastAsia" w:hAnsiTheme="minorEastAsia"/>
            <w:noProof/>
            <w:lang w:val="en-US" w:eastAsia="ko-KR"/>
            <w:rPrChange w:id="502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1320165</wp:posOffset>
              </wp:positionH>
              <wp:positionV relativeFrom="line">
                <wp:posOffset>295275</wp:posOffset>
              </wp:positionV>
              <wp:extent cx="2117725" cy="605790"/>
              <wp:effectExtent l="19050" t="0" r="0" b="0"/>
              <wp:wrapTopAndBottom/>
              <wp:docPr id="785" name="_x160302736" descr="EMB000005c075a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2736" descr="EMB000005c075a7"/>
                      <pic:cNvPicPr>
                        <a:picLocks noChangeAspect="1" noChangeArrowheads="1"/>
                      </pic:cNvPicPr>
                    </pic:nvPicPr>
                    <pic:blipFill>
                      <a:blip r:embed="rId1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17725" cy="60579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Pr="00BD67BB">
          <w:rPr>
            <w:rFonts w:asciiTheme="minorEastAsia" w:hAnsiTheme="minorEastAsia" w:hint="eastAsia"/>
            <w:lang w:val="en-US" w:eastAsia="ko-KR"/>
          </w:rPr>
          <w:t>지정하여 저장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BD67BB" w:rsidRDefault="00F96939" w:rsidP="00F96939">
      <w:pPr>
        <w:pStyle w:val="affc"/>
        <w:numPr>
          <w:ilvl w:val="0"/>
          <w:numId w:val="49"/>
        </w:numPr>
        <w:spacing w:after="0"/>
        <w:ind w:leftChars="0" w:left="880"/>
        <w:rPr>
          <w:ins w:id="5025" w:author="박윤수" w:date="2014-08-23T00:26:00Z"/>
          <w:rFonts w:asciiTheme="minorEastAsia" w:hAnsiTheme="minorEastAsia"/>
          <w:lang w:val="en-US" w:eastAsia="ko-KR"/>
        </w:rPr>
      </w:pPr>
      <w:ins w:id="5026" w:author="박윤수" w:date="2014-08-23T00:26:00Z">
        <w:r>
          <w:rPr>
            <w:rFonts w:asciiTheme="minorEastAsia" w:hAnsiTheme="minorEastAsia" w:hint="eastAsia"/>
            <w:lang w:val="en-US" w:eastAsia="ko-KR"/>
          </w:rPr>
          <w:t>러플(RUR-PLE)</w:t>
        </w:r>
        <w:r w:rsidRPr="00BD67BB">
          <w:rPr>
            <w:rFonts w:asciiTheme="minorEastAsia" w:hAnsiTheme="minorEastAsia" w:hint="eastAsia"/>
            <w:lang w:val="en-US" w:eastAsia="ko-KR"/>
          </w:rPr>
          <w:t xml:space="preserve"> 프로그램을 재실행한 후, 상단 메뉴의 </w:t>
        </w:r>
        <w:r>
          <w:rPr>
            <w:rFonts w:asciiTheme="minorEastAsia" w:hAnsiTheme="minorEastAsia" w:hint="eastAsia"/>
            <w:lang w:val="en-US" w:eastAsia="ko-KR"/>
          </w:rPr>
          <w:t>프로젝트 저장버튼(</w:t>
        </w:r>
        <w:r w:rsidR="00AF7365">
          <w:rPr>
            <w:rFonts w:asciiTheme="minorEastAsia" w:hAnsiTheme="minorEastAsia"/>
            <w:noProof/>
            <w:lang w:val="en-US" w:eastAsia="ko-KR"/>
            <w:rPrChange w:id="502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86" name="그림 40" descr="open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pen_program.png"/>
                      <pic:cNvPicPr/>
                    </pic:nvPicPr>
                    <pic:blipFill>
                      <a:blip r:embed="rId18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BD67BB">
          <w:rPr>
            <w:rFonts w:asciiTheme="minorEastAsia" w:hAnsiTheme="minorEastAsia" w:hint="eastAsia"/>
            <w:lang w:val="en-US" w:eastAsia="ko-KR"/>
          </w:rPr>
          <w:t xml:space="preserve"> 버튼을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BD67BB" w:rsidRDefault="00F96939" w:rsidP="00F96939">
      <w:pPr>
        <w:pStyle w:val="affc"/>
        <w:numPr>
          <w:ilvl w:val="0"/>
          <w:numId w:val="49"/>
        </w:numPr>
        <w:spacing w:after="0"/>
        <w:ind w:leftChars="0" w:left="880"/>
        <w:rPr>
          <w:ins w:id="5028" w:author="박윤수" w:date="2014-08-23T00:26:00Z"/>
          <w:rFonts w:asciiTheme="minorEastAsia" w:hAnsiTheme="minorEastAsia"/>
          <w:lang w:val="en-US" w:eastAsia="ko-KR"/>
        </w:rPr>
      </w:pPr>
      <w:ins w:id="5029" w:author="박윤수" w:date="2014-08-23T00:26:00Z">
        <w:r w:rsidRPr="00BD67BB">
          <w:rPr>
            <w:rFonts w:asciiTheme="minorEastAsia" w:hAnsiTheme="minorEastAsia" w:hint="eastAsia"/>
            <w:lang w:val="en-US" w:eastAsia="ko-KR"/>
          </w:rPr>
          <w:t>파일을 저장한 폴더로 이동하여 코드파일을 선택하고 열기버튼을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193803" w:rsidRDefault="00F96939" w:rsidP="00F96939">
      <w:pPr>
        <w:pStyle w:val="HiddenfromContents"/>
        <w:pageBreakBefore/>
        <w:rPr>
          <w:ins w:id="5030" w:author="박윤수" w:date="2014-08-23T00:26:00Z"/>
          <w:rFonts w:asciiTheme="minorEastAsia" w:hAnsiTheme="minorEastAsia"/>
          <w:lang w:eastAsia="ko-KR"/>
        </w:rPr>
      </w:pPr>
      <w:bookmarkStart w:id="5031" w:name="_Toc396517175"/>
      <w:ins w:id="5032" w:author="박윤수" w:date="2014-08-23T00:26:00Z">
        <w:r>
          <w:rPr>
            <w:rFonts w:asciiTheme="minorEastAsia" w:hAnsiTheme="minorEastAsia" w:hint="eastAsia"/>
            <w:lang w:eastAsia="ko-KR"/>
          </w:rPr>
          <w:lastRenderedPageBreak/>
          <w:t>월드 꾸미기</w:t>
        </w:r>
        <w:bookmarkEnd w:id="5031"/>
      </w:ins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033" w:author="박윤수" w:date="2014-08-23T00:26:00Z"/>
          <w:rFonts w:asciiTheme="minorEastAsia" w:hAnsiTheme="minorEastAsia"/>
          <w:b/>
          <w:sz w:val="24"/>
          <w:lang w:eastAsia="ko-KR"/>
        </w:rPr>
      </w:pPr>
      <w:ins w:id="5034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월드 크기 바꾸기</w:t>
        </w:r>
      </w:ins>
    </w:p>
    <w:p w:rsidR="00F96939" w:rsidRPr="00E068DD" w:rsidRDefault="00F96939" w:rsidP="00F96939">
      <w:pPr>
        <w:spacing w:after="0"/>
        <w:rPr>
          <w:ins w:id="5035" w:author="박윤수" w:date="2014-08-23T00:26:00Z"/>
          <w:rFonts w:asciiTheme="minorEastAsia" w:hAnsiTheme="minorEastAsia"/>
          <w:lang w:val="en-US" w:eastAsia="ko-KR"/>
        </w:rPr>
      </w:pPr>
      <w:ins w:id="5036" w:author="박윤수" w:date="2014-08-23T00:26:00Z">
        <w:r>
          <w:rPr>
            <w:rFonts w:asciiTheme="minorEastAsia" w:hAnsiTheme="minorEastAsia" w:hint="eastAsia"/>
            <w:lang w:val="en-US" w:eastAsia="ko-KR"/>
          </w:rPr>
          <w:t>러플(RUR-PLE)</w:t>
        </w:r>
        <w:r w:rsidRPr="00E068DD">
          <w:rPr>
            <w:rFonts w:asciiTheme="minorEastAsia" w:hAnsiTheme="minorEastAsia" w:hint="eastAsia"/>
            <w:lang w:val="en-US" w:eastAsia="ko-KR"/>
          </w:rPr>
          <w:t xml:space="preserve">의 기본 월드 크기는 10×10 이지만, 월드의 크기를 최소 5×5에서부터 최대 30×30 까지 변경할 수 </w:t>
        </w:r>
        <w:r>
          <w:rPr>
            <w:rFonts w:asciiTheme="minorEastAsia" w:hAnsiTheme="minorEastAsia" w:hint="eastAsia"/>
            <w:lang w:val="en-US" w:eastAsia="ko-KR"/>
          </w:rPr>
          <w:t>있습니다.</w:t>
        </w:r>
      </w:ins>
    </w:p>
    <w:p w:rsidR="00F96939" w:rsidRPr="00E068DD" w:rsidRDefault="00F96939" w:rsidP="00F96939">
      <w:pPr>
        <w:spacing w:after="0"/>
        <w:rPr>
          <w:ins w:id="5037" w:author="박윤수" w:date="2014-08-23T00:26:00Z"/>
          <w:rFonts w:asciiTheme="minorEastAsia" w:hAnsiTheme="minorEastAsia"/>
          <w:lang w:val="en-US" w:eastAsia="ko-KR"/>
        </w:rPr>
      </w:pPr>
    </w:p>
    <w:p w:rsidR="00F96939" w:rsidRPr="00E068DD" w:rsidRDefault="00F96939" w:rsidP="00F96939">
      <w:pPr>
        <w:spacing w:after="0"/>
        <w:rPr>
          <w:ins w:id="5038" w:author="박윤수" w:date="2014-08-23T00:26:00Z"/>
          <w:rFonts w:asciiTheme="minorEastAsia" w:hAnsiTheme="minorEastAsia"/>
          <w:lang w:val="en-US" w:eastAsia="ko-KR"/>
        </w:rPr>
      </w:pPr>
      <w:ins w:id="5039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Pr="00E068DD" w:rsidRDefault="00F96939" w:rsidP="00F96939">
      <w:pPr>
        <w:pStyle w:val="affc"/>
        <w:numPr>
          <w:ilvl w:val="0"/>
          <w:numId w:val="51"/>
        </w:numPr>
        <w:spacing w:after="0"/>
        <w:ind w:leftChars="0"/>
        <w:rPr>
          <w:ins w:id="5040" w:author="박윤수" w:date="2014-08-23T00:26:00Z"/>
          <w:rFonts w:asciiTheme="minorEastAsia" w:hAnsiTheme="minorEastAsia"/>
          <w:lang w:val="en-US" w:eastAsia="ko-KR"/>
        </w:rPr>
      </w:pPr>
      <w:ins w:id="5041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 xml:space="preserve">상단 메뉴의 </w:t>
        </w:r>
        <w:r w:rsidR="00AF7365">
          <w:rPr>
            <w:noProof/>
            <w:lang w:val="en-US" w:eastAsia="ko-KR"/>
            <w:rPrChange w:id="504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87" name="_x69551424" descr="EMB000005c075b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551424" descr="EMB000005c075b0"/>
                      <pic:cNvPicPr>
                        <a:picLocks noChangeAspect="1" noChangeArrowheads="1"/>
                      </pic:cNvPicPr>
                    </pic:nvPicPr>
                    <pic:blipFill>
                      <a:blip r:embed="rId1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E068DD">
          <w:rPr>
            <w:rFonts w:asciiTheme="minorEastAsia" w:hAnsiTheme="minorEastAsia" w:hint="eastAsia"/>
            <w:lang w:val="en-US" w:eastAsia="ko-KR"/>
          </w:rPr>
          <w:t xml:space="preserve"> 버튼을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F96939" w:rsidP="00F96939">
      <w:pPr>
        <w:pStyle w:val="affc"/>
        <w:numPr>
          <w:ilvl w:val="0"/>
          <w:numId w:val="51"/>
        </w:numPr>
        <w:spacing w:after="0"/>
        <w:ind w:leftChars="0"/>
        <w:rPr>
          <w:ins w:id="5043" w:author="박윤수" w:date="2014-08-23T00:26:00Z"/>
          <w:rFonts w:asciiTheme="minorEastAsia" w:hAnsiTheme="minorEastAsia"/>
          <w:lang w:val="en-US" w:eastAsia="ko-KR"/>
        </w:rPr>
      </w:pPr>
      <w:ins w:id="5044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World Size 창이 뜨면 게이지를 조절하여 월드 크기를 변경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E068DD" w:rsidRDefault="00F96939" w:rsidP="00F96939">
      <w:pPr>
        <w:pStyle w:val="affc"/>
        <w:numPr>
          <w:ilvl w:val="0"/>
          <w:numId w:val="51"/>
        </w:numPr>
        <w:spacing w:after="0"/>
        <w:ind w:leftChars="0"/>
        <w:rPr>
          <w:ins w:id="5045" w:author="박윤수" w:date="2014-08-23T00:26:00Z"/>
          <w:rFonts w:asciiTheme="minorEastAsia" w:hAnsiTheme="minorEastAsia"/>
          <w:lang w:val="en-US" w:eastAsia="ko-KR"/>
        </w:rPr>
      </w:pPr>
      <w:ins w:id="5046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상단 메뉴의</w:t>
        </w:r>
        <w:r>
          <w:rPr>
            <w:rFonts w:asciiTheme="minorEastAsia" w:hAnsiTheme="minorEastAsia" w:hint="eastAsia"/>
            <w:lang w:val="en-US" w:eastAsia="ko-KR"/>
          </w:rPr>
          <w:t xml:space="preserve"> 월드초기화버튼(</w:t>
        </w:r>
        <w:r w:rsidR="00AF7365">
          <w:rPr>
            <w:rFonts w:asciiTheme="minorEastAsia" w:hAnsiTheme="minorEastAsia"/>
            <w:noProof/>
            <w:lang w:val="en-US" w:eastAsia="ko-KR"/>
            <w:rPrChange w:id="504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88" name="그림 46" descr="btn_reset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eset_world.png"/>
                      <pic:cNvPicPr/>
                    </pic:nvPicPr>
                    <pic:blipFill>
                      <a:blip r:embed="rId6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E068DD">
          <w:rPr>
            <w:rFonts w:asciiTheme="minorEastAsia" w:hAnsiTheme="minorEastAsia" w:hint="eastAsia"/>
            <w:lang w:val="en-US" w:eastAsia="ko-KR"/>
          </w:rPr>
          <w:t>을 클릭하면 월드의 초기 상태로 돌아</w:t>
        </w:r>
        <w:r>
          <w:rPr>
            <w:rFonts w:asciiTheme="minorEastAsia" w:hAnsiTheme="minorEastAsia" w:hint="eastAsia"/>
            <w:lang w:val="en-US" w:eastAsia="ko-KR"/>
          </w:rPr>
          <w:t>갑니다.</w:t>
        </w:r>
      </w:ins>
    </w:p>
    <w:p w:rsidR="00F96939" w:rsidRPr="00E068DD" w:rsidRDefault="00F96939" w:rsidP="00F96939">
      <w:pPr>
        <w:spacing w:after="0"/>
        <w:rPr>
          <w:ins w:id="5048" w:author="박윤수" w:date="2014-08-23T00:26:00Z"/>
          <w:rFonts w:asciiTheme="minorEastAsia" w:hAnsiTheme="minorEastAsia"/>
          <w:lang w:val="en-US" w:eastAsia="ko-KR"/>
        </w:rPr>
      </w:pPr>
    </w:p>
    <w:p w:rsidR="00F96939" w:rsidRDefault="00AF7365" w:rsidP="00F96939">
      <w:pPr>
        <w:pStyle w:val="affe"/>
        <w:snapToGrid/>
        <w:jc w:val="center"/>
        <w:rPr>
          <w:ins w:id="5049" w:author="박윤수" w:date="2014-08-23T00:26:00Z"/>
        </w:rPr>
      </w:pPr>
      <w:ins w:id="5050" w:author="박윤수" w:date="2014-08-23T00:26:00Z">
        <w:r>
          <w:rPr>
            <w:noProof/>
            <w:rPrChange w:id="505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561715" cy="3306445"/>
              <wp:effectExtent l="19050" t="0" r="635" b="0"/>
              <wp:docPr id="789" name="_x160440496" descr="EMB000005c075b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0496" descr="EMB000005c075b3"/>
                      <pic:cNvPicPr>
                        <a:picLocks noChangeAspect="1" noChangeArrowheads="1"/>
                      </pic:cNvPicPr>
                    </pic:nvPicPr>
                    <pic:blipFill>
                      <a:blip r:embed="rId1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61715" cy="33064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A80FF1" w:rsidRDefault="00F96939" w:rsidP="00F96939">
      <w:pPr>
        <w:spacing w:after="0"/>
        <w:rPr>
          <w:ins w:id="5052" w:author="박윤수" w:date="2014-08-23T00:26:00Z"/>
          <w:rFonts w:asciiTheme="minorEastAsia" w:hAnsiTheme="minorEastAsia"/>
          <w:lang w:eastAsia="ko-KR"/>
        </w:rPr>
      </w:pPr>
    </w:p>
    <w:p w:rsidR="00F96939" w:rsidRPr="00E068DD" w:rsidRDefault="00F96939" w:rsidP="00F96939">
      <w:pPr>
        <w:spacing w:after="0"/>
        <w:rPr>
          <w:ins w:id="5053" w:author="박윤수" w:date="2014-08-23T00:26:00Z"/>
          <w:rFonts w:asciiTheme="minorEastAsia" w:hAnsiTheme="minorEastAsia"/>
          <w:lang w:val="en-US" w:eastAsia="ko-KR"/>
        </w:rPr>
      </w:pPr>
      <w:ins w:id="5054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[스스로 하기 8]</w:t>
        </w:r>
      </w:ins>
    </w:p>
    <w:p w:rsidR="00F96939" w:rsidRDefault="00F96939" w:rsidP="00F96939">
      <w:pPr>
        <w:spacing w:after="0"/>
        <w:rPr>
          <w:ins w:id="5055" w:author="박윤수" w:date="2014-08-23T00:26:00Z"/>
          <w:rFonts w:asciiTheme="minorEastAsia" w:hAnsiTheme="minorEastAsia"/>
          <w:lang w:val="en-US" w:eastAsia="ko-KR"/>
        </w:rPr>
      </w:pPr>
      <w:ins w:id="5056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월드의 크기를 8×7로 변경하시오.</w:t>
        </w:r>
      </w:ins>
    </w:p>
    <w:p w:rsidR="00F96939" w:rsidRPr="00E068DD" w:rsidRDefault="00F96939" w:rsidP="00F96939">
      <w:pPr>
        <w:spacing w:after="0"/>
        <w:rPr>
          <w:ins w:id="5057" w:author="박윤수" w:date="2014-08-23T00:26:00Z"/>
          <w:rFonts w:asciiTheme="minorEastAsia" w:hAnsiTheme="minorEastAsia"/>
          <w:lang w:eastAsia="ko-KR"/>
        </w:rPr>
      </w:pPr>
    </w:p>
    <w:p w:rsidR="00F96939" w:rsidRDefault="00F96939" w:rsidP="00F96939">
      <w:pPr>
        <w:spacing w:after="0"/>
        <w:ind w:left="0"/>
        <w:rPr>
          <w:ins w:id="5058" w:author="박윤수" w:date="2014-08-23T00:26:00Z"/>
          <w:rFonts w:asciiTheme="minorEastAsia" w:hAnsiTheme="minorEastAsia"/>
          <w:b/>
          <w:sz w:val="24"/>
          <w:lang w:eastAsia="ko-KR"/>
        </w:rPr>
      </w:pPr>
      <w:ins w:id="5059" w:author="박윤수" w:date="2014-08-23T00:26:00Z">
        <w:r>
          <w:rPr>
            <w:rFonts w:asciiTheme="minorEastAsia" w:hAnsiTheme="minorEastAsia"/>
            <w:b/>
            <w:sz w:val="24"/>
            <w:lang w:eastAsia="ko-KR"/>
          </w:rPr>
          <w:br w:type="page"/>
        </w:r>
      </w:ins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060" w:author="박윤수" w:date="2014-08-23T00:26:00Z"/>
          <w:rFonts w:asciiTheme="minorEastAsia" w:hAnsiTheme="minorEastAsia"/>
          <w:b/>
          <w:sz w:val="24"/>
          <w:lang w:eastAsia="ko-KR"/>
        </w:rPr>
      </w:pPr>
      <w:ins w:id="5061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lastRenderedPageBreak/>
          <w:t>벽 만들기</w:t>
        </w:r>
      </w:ins>
    </w:p>
    <w:p w:rsidR="00F96939" w:rsidRPr="00E068DD" w:rsidRDefault="00F96939" w:rsidP="00F96939">
      <w:pPr>
        <w:pStyle w:val="affc"/>
        <w:ind w:left="880"/>
        <w:rPr>
          <w:ins w:id="5062" w:author="박윤수" w:date="2014-08-23T00:26:00Z"/>
          <w:rFonts w:asciiTheme="minorEastAsia" w:hAnsiTheme="minorEastAsia"/>
          <w:lang w:eastAsia="ko-KR"/>
        </w:rPr>
      </w:pPr>
      <w:ins w:id="5063" w:author="박윤수" w:date="2014-08-23T00:26:00Z">
        <w:r>
          <w:rPr>
            <w:rFonts w:asciiTheme="minorEastAsia" w:hAnsiTheme="minorEastAsia" w:hint="eastAsia"/>
            <w:lang w:eastAsia="ko-KR"/>
          </w:rPr>
          <w:t>러플(RUR-PLE)</w:t>
        </w:r>
        <w:r w:rsidRPr="00E068DD">
          <w:rPr>
            <w:rFonts w:asciiTheme="minorEastAsia" w:hAnsiTheme="minorEastAsia" w:hint="eastAsia"/>
            <w:lang w:eastAsia="ko-KR"/>
          </w:rPr>
          <w:t xml:space="preserve"> 월드 내에 벽을 만들어 </w:t>
        </w:r>
        <w:r>
          <w:rPr>
            <w:rFonts w:asciiTheme="minorEastAsia" w:hAnsiTheme="minorEastAsia" w:hint="eastAsia"/>
            <w:lang w:eastAsia="ko-KR"/>
          </w:rPr>
          <w:t>리보그</w:t>
        </w:r>
        <w:r w:rsidRPr="00E068DD">
          <w:rPr>
            <w:rFonts w:asciiTheme="minorEastAsia" w:hAnsiTheme="minorEastAsia" w:hint="eastAsia"/>
            <w:lang w:eastAsia="ko-KR"/>
          </w:rPr>
          <w:t xml:space="preserve">의 이동에 제약을 줄 수 </w:t>
        </w:r>
        <w:r>
          <w:rPr>
            <w:rFonts w:asciiTheme="minorEastAsia" w:hAnsiTheme="minorEastAsia" w:hint="eastAsia"/>
            <w:lang w:eastAsia="ko-KR"/>
          </w:rPr>
          <w:t>있습니다.</w:t>
        </w:r>
      </w:ins>
    </w:p>
    <w:p w:rsidR="00F96939" w:rsidRPr="00E068DD" w:rsidRDefault="00F96939" w:rsidP="00F96939">
      <w:pPr>
        <w:pStyle w:val="affc"/>
        <w:ind w:left="880"/>
        <w:rPr>
          <w:ins w:id="5064" w:author="박윤수" w:date="2014-08-23T00:26:00Z"/>
          <w:rFonts w:asciiTheme="minorEastAsia" w:hAnsiTheme="minorEastAsia"/>
          <w:lang w:eastAsia="ko-KR"/>
        </w:rPr>
      </w:pPr>
    </w:p>
    <w:p w:rsidR="00F96939" w:rsidRPr="00E068DD" w:rsidRDefault="00F96939" w:rsidP="00F96939">
      <w:pPr>
        <w:pStyle w:val="affc"/>
        <w:ind w:left="880"/>
        <w:rPr>
          <w:ins w:id="5065" w:author="박윤수" w:date="2014-08-23T00:26:00Z"/>
          <w:rFonts w:asciiTheme="minorEastAsia" w:hAnsiTheme="minorEastAsia"/>
          <w:lang w:eastAsia="ko-KR"/>
        </w:rPr>
      </w:pPr>
      <w:ins w:id="5066" w:author="박윤수" w:date="2014-08-23T00:26:00Z">
        <w:r w:rsidRPr="00E068DD">
          <w:rPr>
            <w:rFonts w:asciiTheme="minorEastAsia" w:hAnsiTheme="minorEastAsia" w:hint="eastAsia"/>
            <w:lang w:eastAsia="ko-KR"/>
          </w:rPr>
          <w:t>[따라 하기]</w:t>
        </w:r>
      </w:ins>
    </w:p>
    <w:p w:rsidR="00F96939" w:rsidRDefault="00F96939" w:rsidP="00F96939">
      <w:pPr>
        <w:pStyle w:val="affc"/>
        <w:numPr>
          <w:ilvl w:val="0"/>
          <w:numId w:val="52"/>
        </w:numPr>
        <w:ind w:leftChars="0"/>
        <w:rPr>
          <w:ins w:id="5067" w:author="박윤수" w:date="2014-08-23T00:26:00Z"/>
          <w:rFonts w:asciiTheme="minorEastAsia" w:hAnsiTheme="minorEastAsia"/>
          <w:lang w:val="en-US" w:eastAsia="ko-KR"/>
        </w:rPr>
      </w:pPr>
      <w:ins w:id="5068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 xml:space="preserve">상단 메뉴의 </w:t>
        </w:r>
        <w:r>
          <w:rPr>
            <w:rFonts w:asciiTheme="minorEastAsia" w:hAnsiTheme="minorEastAsia" w:hint="eastAsia"/>
            <w:lang w:val="en-US" w:eastAsia="ko-KR"/>
          </w:rPr>
          <w:t>벽버튼(</w:t>
        </w:r>
        <w:r w:rsidR="00AF7365">
          <w:rPr>
            <w:rFonts w:asciiTheme="minorEastAsia" w:hAnsiTheme="minorEastAsia"/>
            <w:noProof/>
            <w:lang w:val="en-US" w:eastAsia="ko-KR"/>
            <w:rPrChange w:id="506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90" name="_x155265392" descr="EMB000005c075c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c5"/>
                      <pic:cNvPicPr>
                        <a:picLocks noChangeAspect="1" noChangeArrowheads="1"/>
                      </pic:cNvPicPr>
                    </pic:nvPicPr>
                    <pic:blipFill>
                      <a:blip r:embed="rId1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E068DD">
          <w:rPr>
            <w:rFonts w:asciiTheme="minorEastAsia" w:hAnsiTheme="minorEastAsia" w:hint="eastAsia"/>
            <w:lang w:val="en-US" w:eastAsia="ko-KR"/>
          </w:rPr>
          <w:t xml:space="preserve"> 을 클릭하면 화면에 점이 생기고, 그 점 사이를 클릭하면 벽이 </w:t>
        </w:r>
        <w:r>
          <w:rPr>
            <w:rFonts w:asciiTheme="minorEastAsia" w:hAnsiTheme="minorEastAsia" w:hint="eastAsia"/>
            <w:lang w:val="en-US" w:eastAsia="ko-KR"/>
          </w:rPr>
          <w:t>생성됩니다.</w:t>
        </w:r>
        <w:r w:rsidRPr="00E068DD">
          <w:rPr>
            <w:rFonts w:asciiTheme="minorEastAsia" w:hAnsiTheme="minorEastAsia" w:hint="eastAsia"/>
            <w:lang w:val="en-US" w:eastAsia="ko-KR"/>
          </w:rPr>
          <w:t xml:space="preserve"> 생성된 벽을 클릭하면 </w:t>
        </w:r>
        <w:r>
          <w:rPr>
            <w:rFonts w:asciiTheme="minorEastAsia" w:hAnsiTheme="minorEastAsia" w:hint="eastAsia"/>
            <w:lang w:val="en-US" w:eastAsia="ko-KR"/>
          </w:rPr>
          <w:t>사라집니다.</w:t>
        </w:r>
      </w:ins>
    </w:p>
    <w:p w:rsidR="00F96939" w:rsidRDefault="00AF7365" w:rsidP="00F96939">
      <w:pPr>
        <w:pStyle w:val="affe"/>
        <w:snapToGrid/>
        <w:ind w:left="1240"/>
        <w:rPr>
          <w:ins w:id="5070" w:author="박윤수" w:date="2014-08-23T00:26:00Z"/>
        </w:rPr>
      </w:pPr>
      <w:ins w:id="5071" w:author="박윤수" w:date="2014-08-23T00:26:00Z">
        <w:r>
          <w:rPr>
            <w:noProof/>
            <w:rPrChange w:id="507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84314" cy="1552354"/>
              <wp:effectExtent l="19050" t="0" r="1736" b="0"/>
              <wp:docPr id="791" name="_x160294360" descr="EMB000005c075c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294360" descr="EMB000005c075c8"/>
                      <pic:cNvPicPr>
                        <a:picLocks noChangeAspect="1" noChangeArrowheads="1"/>
                      </pic:cNvPicPr>
                    </pic:nvPicPr>
                    <pic:blipFill>
                      <a:blip r:embed="rId1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84774" cy="1552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507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562735" cy="1552575"/>
              <wp:effectExtent l="19050" t="0" r="0" b="0"/>
              <wp:docPr id="792" name="_x155243968" descr="EMB000005c075c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3968" descr="EMB000005c075c9"/>
                      <pic:cNvPicPr>
                        <a:picLocks noChangeAspect="1" noChangeArrowheads="1"/>
                      </pic:cNvPicPr>
                    </pic:nvPicPr>
                    <pic:blipFill>
                      <a:blip r:embed="rId1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62735" cy="1552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E068DD" w:rsidRDefault="00F96939" w:rsidP="00F96939">
      <w:pPr>
        <w:pStyle w:val="affc"/>
        <w:numPr>
          <w:ilvl w:val="0"/>
          <w:numId w:val="52"/>
        </w:numPr>
        <w:rPr>
          <w:ins w:id="5074" w:author="박윤수" w:date="2014-08-23T00:26:00Z"/>
          <w:rFonts w:asciiTheme="minorEastAsia" w:hAnsiTheme="minorEastAsia"/>
          <w:lang w:val="en-US" w:eastAsia="ko-KR"/>
        </w:rPr>
      </w:pPr>
      <w:ins w:id="5075" w:author="박윤수" w:date="2014-08-23T00:26:00Z">
        <w:r>
          <w:rPr>
            <w:rFonts w:asciiTheme="minorEastAsia" w:hAnsiTheme="minorEastAsia" w:hint="eastAsia"/>
            <w:lang w:val="en-US" w:eastAsia="ko-KR"/>
          </w:rPr>
          <w:t>벽버튼(</w:t>
        </w:r>
        <w:r w:rsidR="00AF7365">
          <w:rPr>
            <w:rFonts w:asciiTheme="minorEastAsia" w:hAnsiTheme="minorEastAsia"/>
            <w:noProof/>
            <w:lang w:val="en-US" w:eastAsia="ko-KR"/>
            <w:rPrChange w:id="507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93" name="_x155265392" descr="EMB000005c075c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c5"/>
                      <pic:cNvPicPr>
                        <a:picLocks noChangeAspect="1" noChangeArrowheads="1"/>
                      </pic:cNvPicPr>
                    </pic:nvPicPr>
                    <pic:blipFill>
                      <a:blip r:embed="rId1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E068DD">
          <w:rPr>
            <w:rFonts w:asciiTheme="minorEastAsia" w:hAnsiTheme="minorEastAsia" w:hint="eastAsia"/>
            <w:lang w:val="en-US" w:eastAsia="ko-KR"/>
          </w:rPr>
          <w:t>을 다시 클릭하면 화면의 점이 사라지고 생성된 벽만 남</w:t>
        </w:r>
        <w:r>
          <w:rPr>
            <w:rFonts w:asciiTheme="minorEastAsia" w:hAnsiTheme="minorEastAsia" w:hint="eastAsia"/>
            <w:lang w:val="en-US" w:eastAsia="ko-KR"/>
          </w:rPr>
          <w:t>습니</w:t>
        </w:r>
        <w:r w:rsidRPr="00E068DD">
          <w:rPr>
            <w:rFonts w:asciiTheme="minorEastAsia" w:hAnsiTheme="minorEastAsia" w:hint="eastAsia"/>
            <w:lang w:val="en-US" w:eastAsia="ko-KR"/>
          </w:rPr>
          <w:t>다.</w:t>
        </w:r>
      </w:ins>
    </w:p>
    <w:p w:rsidR="00F96939" w:rsidRDefault="00F96939" w:rsidP="00F96939">
      <w:pPr>
        <w:pStyle w:val="affc"/>
        <w:numPr>
          <w:ilvl w:val="0"/>
          <w:numId w:val="52"/>
        </w:numPr>
        <w:ind w:leftChars="0"/>
        <w:rPr>
          <w:ins w:id="5077" w:author="박윤수" w:date="2014-08-23T00:26:00Z"/>
          <w:rFonts w:asciiTheme="minorEastAsia" w:hAnsiTheme="minorEastAsia"/>
          <w:lang w:val="en-US" w:eastAsia="ko-KR"/>
        </w:rPr>
      </w:pPr>
      <w:ins w:id="5078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 xml:space="preserve">월드를 수정하고 싶을 때 </w:t>
        </w:r>
        <w:r>
          <w:rPr>
            <w:rFonts w:asciiTheme="minorEastAsia" w:hAnsiTheme="minorEastAsia" w:hint="eastAsia"/>
            <w:lang w:val="en-US" w:eastAsia="ko-KR"/>
          </w:rPr>
          <w:t>벽버튼(</w:t>
        </w:r>
        <w:r w:rsidR="00AF7365">
          <w:rPr>
            <w:rFonts w:asciiTheme="minorEastAsia" w:hAnsiTheme="minorEastAsia"/>
            <w:noProof/>
            <w:lang w:val="en-US" w:eastAsia="ko-KR"/>
            <w:rPrChange w:id="507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94" name="_x155265392" descr="EMB000005c075c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c5"/>
                      <pic:cNvPicPr>
                        <a:picLocks noChangeAspect="1" noChangeArrowheads="1"/>
                      </pic:cNvPicPr>
                    </pic:nvPicPr>
                    <pic:blipFill>
                      <a:blip r:embed="rId1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/>
            <w:lang w:val="en-US" w:eastAsia="ko-KR"/>
          </w:rPr>
          <w:t>)</w:t>
        </w:r>
        <w:r w:rsidRPr="00E068DD">
          <w:rPr>
            <w:rFonts w:asciiTheme="minorEastAsia" w:hAnsiTheme="minorEastAsia" w:hint="eastAsia"/>
            <w:lang w:val="en-US" w:eastAsia="ko-KR"/>
          </w:rPr>
          <w:t>을 다시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E068DD" w:rsidRDefault="00F96939" w:rsidP="00F96939">
      <w:pPr>
        <w:rPr>
          <w:ins w:id="5080" w:author="박윤수" w:date="2014-08-23T00:26:00Z"/>
          <w:rFonts w:asciiTheme="minorEastAsia" w:hAnsiTheme="minorEastAsia"/>
          <w:lang w:val="en-US" w:eastAsia="ko-KR"/>
        </w:rPr>
      </w:pPr>
      <w:ins w:id="5081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[스스로 하기 9]</w:t>
        </w:r>
      </w:ins>
    </w:p>
    <w:p w:rsidR="00F96939" w:rsidRDefault="00F96939" w:rsidP="00F96939">
      <w:pPr>
        <w:rPr>
          <w:ins w:id="5082" w:author="박윤수" w:date="2014-08-23T00:26:00Z"/>
          <w:rFonts w:asciiTheme="minorEastAsia" w:hAnsiTheme="minorEastAsia"/>
          <w:lang w:val="en-US" w:eastAsia="ko-KR"/>
        </w:rPr>
      </w:pPr>
      <w:ins w:id="5083" w:author="박윤수" w:date="2014-08-23T00:26:00Z">
        <w:r w:rsidRPr="00E068DD">
          <w:rPr>
            <w:rFonts w:asciiTheme="minorEastAsia" w:hAnsiTheme="minorEastAsia" w:hint="eastAsia"/>
            <w:lang w:val="en-US" w:eastAsia="ko-KR"/>
          </w:rPr>
          <w:t>아래와 같은 월드를 만드시오.</w:t>
        </w:r>
      </w:ins>
    </w:p>
    <w:p w:rsidR="00F96939" w:rsidRDefault="00AF7365" w:rsidP="00F96939">
      <w:pPr>
        <w:pStyle w:val="affe"/>
        <w:snapToGrid/>
        <w:jc w:val="center"/>
        <w:rPr>
          <w:ins w:id="5084" w:author="박윤수" w:date="2014-08-23T00:26:00Z"/>
          <w:rFonts w:asciiTheme="minorEastAsia" w:hAnsiTheme="minorEastAsia"/>
        </w:rPr>
      </w:pPr>
      <w:ins w:id="5085" w:author="박윤수" w:date="2014-08-23T00:26:00Z">
        <w:r>
          <w:rPr>
            <w:noProof/>
            <w:rPrChange w:id="508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359275" cy="1775460"/>
              <wp:effectExtent l="19050" t="0" r="3175" b="0"/>
              <wp:docPr id="795" name="_x155241096" descr="EMB000005c075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1096" descr="EMB000005c075ce"/>
                      <pic:cNvPicPr>
                        <a:picLocks noChangeAspect="1" noChangeArrowheads="1"/>
                      </pic:cNvPicPr>
                    </pic:nvPicPr>
                    <pic:blipFill>
                      <a:blip r:embed="rId1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59275" cy="1775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E068DD" w:rsidRDefault="00F96939" w:rsidP="00F96939">
      <w:pPr>
        <w:pStyle w:val="affe"/>
        <w:snapToGrid/>
        <w:jc w:val="center"/>
        <w:rPr>
          <w:ins w:id="5087" w:author="박윤수" w:date="2014-08-23T00:26:00Z"/>
          <w:rFonts w:asciiTheme="minorEastAsia" w:hAnsiTheme="minorEastAsia"/>
        </w:rPr>
      </w:pPr>
    </w:p>
    <w:p w:rsidR="00F96939" w:rsidRDefault="00F96939" w:rsidP="00F96939">
      <w:pPr>
        <w:spacing w:after="0"/>
        <w:ind w:left="0"/>
        <w:rPr>
          <w:ins w:id="5088" w:author="박윤수" w:date="2014-08-23T00:26:00Z"/>
          <w:rFonts w:asciiTheme="minorEastAsia" w:hAnsiTheme="minorEastAsia"/>
          <w:b/>
          <w:sz w:val="24"/>
          <w:lang w:eastAsia="ko-KR"/>
        </w:rPr>
      </w:pPr>
      <w:ins w:id="5089" w:author="박윤수" w:date="2014-08-23T00:26:00Z">
        <w:r>
          <w:rPr>
            <w:rFonts w:asciiTheme="minorEastAsia" w:hAnsiTheme="minorEastAsia"/>
            <w:b/>
            <w:sz w:val="24"/>
            <w:lang w:eastAsia="ko-KR"/>
          </w:rPr>
          <w:br w:type="page"/>
        </w:r>
      </w:ins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090" w:author="박윤수" w:date="2014-08-23T00:26:00Z"/>
          <w:rFonts w:asciiTheme="minorEastAsia" w:hAnsiTheme="minorEastAsia"/>
          <w:b/>
          <w:sz w:val="24"/>
          <w:lang w:eastAsia="ko-KR"/>
        </w:rPr>
      </w:pPr>
      <w:ins w:id="5091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lastRenderedPageBreak/>
          <w:t>비퍼 놓기</w:t>
        </w:r>
      </w:ins>
    </w:p>
    <w:p w:rsidR="00F96939" w:rsidRPr="007B5EFA" w:rsidRDefault="00F96939" w:rsidP="00F96939">
      <w:pPr>
        <w:ind w:leftChars="257" w:left="565"/>
        <w:rPr>
          <w:ins w:id="5092" w:author="박윤수" w:date="2014-08-23T00:26:00Z"/>
          <w:rFonts w:asciiTheme="minorEastAsia" w:hAnsiTheme="minorEastAsia"/>
          <w:lang w:val="en-US" w:eastAsia="ko-KR"/>
        </w:rPr>
      </w:pPr>
      <w:ins w:id="5093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 xml:space="preserve">비퍼(beeper)는 </w:t>
        </w:r>
        <w:r>
          <w:rPr>
            <w:rFonts w:asciiTheme="minorEastAsia" w:hAnsiTheme="minorEastAsia" w:hint="eastAsia"/>
            <w:lang w:val="en-US" w:eastAsia="ko-KR"/>
          </w:rPr>
          <w:t>러플(RUR-PLE)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 월드에 배치할 수 있는 물건이며 다양한 용도로 </w:t>
        </w:r>
        <w:r>
          <w:rPr>
            <w:rFonts w:asciiTheme="minorEastAsia" w:hAnsiTheme="minorEastAsia" w:hint="eastAsia"/>
            <w:lang w:val="en-US" w:eastAsia="ko-KR"/>
          </w:rPr>
          <w:t>쓰입니다.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 비퍼는 </w:t>
        </w:r>
        <w:r>
          <w:rPr>
            <w:rFonts w:asciiTheme="minorEastAsia" w:hAnsiTheme="minorEastAsia" w:hint="eastAsia"/>
            <w:lang w:val="en-US" w:eastAsia="ko-KR"/>
          </w:rPr>
          <w:t>리보그</w:t>
        </w:r>
        <w:r>
          <w:rPr>
            <w:rFonts w:asciiTheme="minorEastAsia" w:hAnsiTheme="minorEastAsia"/>
            <w:lang w:val="en-US" w:eastAsia="ko-KR"/>
          </w:rPr>
          <w:t>가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 주울 수 </w:t>
        </w:r>
        <w:r>
          <w:rPr>
            <w:rFonts w:asciiTheme="minorEastAsia" w:hAnsiTheme="minorEastAsia" w:hint="eastAsia"/>
            <w:lang w:val="en-US" w:eastAsia="ko-KR"/>
          </w:rPr>
          <w:t xml:space="preserve">있습니다. 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(물론 다시 버릴 수 </w:t>
        </w:r>
        <w:r>
          <w:rPr>
            <w:rFonts w:asciiTheme="minorEastAsia" w:hAnsiTheme="minorEastAsia" w:hint="eastAsia"/>
            <w:lang w:val="en-US" w:eastAsia="ko-KR"/>
          </w:rPr>
          <w:t>있습니다.)</w:t>
        </w:r>
      </w:ins>
    </w:p>
    <w:p w:rsidR="00F96939" w:rsidRPr="007B5EFA" w:rsidRDefault="00F96939" w:rsidP="00F96939">
      <w:pPr>
        <w:ind w:leftChars="257" w:left="565"/>
        <w:rPr>
          <w:ins w:id="5094" w:author="박윤수" w:date="2014-08-23T00:26:00Z"/>
          <w:rFonts w:asciiTheme="minorEastAsia" w:hAnsiTheme="minorEastAsia"/>
          <w:lang w:val="en-US" w:eastAsia="ko-KR"/>
        </w:rPr>
      </w:pPr>
    </w:p>
    <w:p w:rsidR="00F96939" w:rsidRPr="007B5EFA" w:rsidRDefault="00F96939" w:rsidP="00F96939">
      <w:pPr>
        <w:ind w:leftChars="257" w:left="565"/>
        <w:rPr>
          <w:ins w:id="5095" w:author="박윤수" w:date="2014-08-23T00:26:00Z"/>
          <w:rFonts w:asciiTheme="minorEastAsia" w:hAnsiTheme="minorEastAsia"/>
          <w:lang w:val="en-US" w:eastAsia="ko-KR"/>
        </w:rPr>
      </w:pPr>
      <w:ins w:id="5096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Default="00F96939" w:rsidP="00F96939">
      <w:pPr>
        <w:pStyle w:val="affc"/>
        <w:numPr>
          <w:ilvl w:val="0"/>
          <w:numId w:val="53"/>
        </w:numPr>
        <w:ind w:leftChars="0"/>
        <w:rPr>
          <w:ins w:id="5097" w:author="박윤수" w:date="2014-08-23T00:26:00Z"/>
          <w:rFonts w:asciiTheme="minorEastAsia" w:hAnsiTheme="minorEastAsia"/>
          <w:lang w:val="en-US" w:eastAsia="ko-KR"/>
        </w:rPr>
      </w:pPr>
      <w:ins w:id="5098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 xml:space="preserve">월드에서 마우스 오른쪽 버튼을 클릭하면 아래(좌)와 같이 숫자가 적힌 메뉴가 </w:t>
        </w:r>
        <w:r>
          <w:rPr>
            <w:rFonts w:asciiTheme="minorEastAsia" w:hAnsiTheme="minorEastAsia" w:hint="eastAsia"/>
            <w:lang w:val="en-US" w:eastAsia="ko-KR"/>
          </w:rPr>
          <w:t>나옵니다.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 아래(우)와 같이 선택한 숫자가 적힌 비퍼가 </w:t>
        </w:r>
        <w:r>
          <w:rPr>
            <w:rFonts w:asciiTheme="minorEastAsia" w:hAnsiTheme="minorEastAsia" w:hint="eastAsia"/>
            <w:lang w:val="en-US" w:eastAsia="ko-KR"/>
          </w:rPr>
          <w:t>생성됩니다.</w:t>
        </w:r>
      </w:ins>
    </w:p>
    <w:p w:rsidR="00F96939" w:rsidRDefault="00AF7365" w:rsidP="00F96939">
      <w:pPr>
        <w:pStyle w:val="affe"/>
        <w:snapToGrid/>
        <w:ind w:left="565"/>
        <w:rPr>
          <w:ins w:id="5099" w:author="박윤수" w:date="2014-08-23T00:26:00Z"/>
        </w:rPr>
      </w:pPr>
      <w:ins w:id="5100" w:author="박윤수" w:date="2014-08-23T00:26:00Z">
        <w:r>
          <w:rPr>
            <w:noProof/>
            <w:rPrChange w:id="510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30819" cy="2000495"/>
              <wp:effectExtent l="19050" t="0" r="7531" b="0"/>
              <wp:docPr id="796" name="_x155241592" descr="EMB000005c075d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1592" descr="EMB000005c075d5"/>
                      <pic:cNvPicPr>
                        <a:picLocks noChangeAspect="1" noChangeArrowheads="1"/>
                      </pic:cNvPicPr>
                    </pic:nvPicPr>
                    <pic:blipFill>
                      <a:blip r:embed="rId1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36605" cy="20061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510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35209" cy="2009554"/>
              <wp:effectExtent l="19050" t="0" r="0" b="0"/>
              <wp:docPr id="797" name="_x155156528" descr="EMB000005c075d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56528" descr="EMB000005c075d6"/>
                      <pic:cNvPicPr>
                        <a:picLocks noChangeAspect="1" noChangeArrowheads="1"/>
                      </pic:cNvPicPr>
                    </pic:nvPicPr>
                    <pic:blipFill>
                      <a:blip r:embed="rId1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34953" cy="20093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7B5EFA" w:rsidRDefault="00F96939" w:rsidP="00F96939">
      <w:pPr>
        <w:pStyle w:val="affc"/>
        <w:numPr>
          <w:ilvl w:val="0"/>
          <w:numId w:val="53"/>
        </w:numPr>
        <w:ind w:leftChars="0"/>
        <w:rPr>
          <w:ins w:id="5103" w:author="박윤수" w:date="2014-08-23T00:26:00Z"/>
          <w:rFonts w:asciiTheme="minorEastAsia" w:hAnsiTheme="minorEastAsia"/>
          <w:lang w:val="en-US" w:eastAsia="ko-KR"/>
        </w:rPr>
      </w:pPr>
      <w:ins w:id="5104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다시 비퍼 위에서 마우스 오른쪽 버튼을 클릭하여</w:t>
        </w:r>
        <w:r>
          <w:rPr>
            <w:rFonts w:asciiTheme="minorEastAsia" w:hAnsiTheme="minorEastAsia" w:hint="eastAsia"/>
            <w:lang w:val="en-US" w:eastAsia="ko-KR"/>
          </w:rPr>
          <w:t xml:space="preserve"> 왼쪽아래그림과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 같이 </w:t>
        </w:r>
        <w:r>
          <w:rPr>
            <w:rFonts w:asciiTheme="minorEastAsia" w:hAnsiTheme="minorEastAsia"/>
            <w:lang w:val="en-US" w:eastAsia="ko-KR"/>
          </w:rPr>
          <w:t>‘</w:t>
        </w:r>
        <w:r w:rsidRPr="007B5EFA">
          <w:rPr>
            <w:rFonts w:asciiTheme="minorEastAsia" w:hAnsiTheme="minorEastAsia" w:hint="eastAsia"/>
            <w:lang w:val="en-US" w:eastAsia="ko-KR"/>
          </w:rPr>
          <w:t>0</w:t>
        </w:r>
        <w:r>
          <w:rPr>
            <w:rFonts w:asciiTheme="minorEastAsia" w:hAnsiTheme="minorEastAsia"/>
            <w:lang w:val="en-US" w:eastAsia="ko-KR"/>
          </w:rPr>
          <w:t>’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을 클릭하면 비퍼가 </w:t>
        </w:r>
        <w:r>
          <w:rPr>
            <w:rFonts w:asciiTheme="minorEastAsia" w:hAnsiTheme="minorEastAsia" w:hint="eastAsia"/>
            <w:lang w:val="en-US" w:eastAsia="ko-KR"/>
          </w:rPr>
          <w:t>사라집니다.</w:t>
        </w:r>
      </w:ins>
    </w:p>
    <w:p w:rsidR="00F96939" w:rsidRDefault="00AF7365" w:rsidP="00F96939">
      <w:pPr>
        <w:pStyle w:val="affe"/>
        <w:snapToGrid/>
        <w:ind w:left="565"/>
        <w:rPr>
          <w:ins w:id="5105" w:author="박윤수" w:date="2014-08-23T00:26:00Z"/>
        </w:rPr>
      </w:pPr>
      <w:ins w:id="5106" w:author="박윤수" w:date="2014-08-23T00:26:00Z">
        <w:r>
          <w:rPr>
            <w:noProof/>
            <w:rPrChange w:id="510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62717" cy="2033464"/>
              <wp:effectExtent l="19050" t="0" r="0" b="0"/>
              <wp:docPr id="798" name="_x69881904" descr="EMB000005c075d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81904" descr="EMB000005c075d9"/>
                      <pic:cNvPicPr>
                        <a:picLocks noChangeAspect="1" noChangeArrowheads="1"/>
                      </pic:cNvPicPr>
                    </pic:nvPicPr>
                    <pic:blipFill>
                      <a:blip r:embed="rId1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2759" cy="203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510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60683" cy="2030819"/>
              <wp:effectExtent l="19050" t="0" r="0" b="0"/>
              <wp:docPr id="799" name="_x160442496" descr="EMB000005c075d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2496" descr="EMB000005c075da"/>
                      <pic:cNvPicPr>
                        <a:picLocks noChangeAspect="1" noChangeArrowheads="1"/>
                      </pic:cNvPicPr>
                    </pic:nvPicPr>
                    <pic:blipFill>
                      <a:blip r:embed="rId1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0939" cy="203107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spacing w:after="0"/>
        <w:ind w:leftChars="257" w:left="565"/>
        <w:rPr>
          <w:ins w:id="5109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spacing w:after="0"/>
        <w:ind w:left="0"/>
        <w:rPr>
          <w:ins w:id="5110" w:author="박윤수" w:date="2014-08-23T00:26:00Z"/>
          <w:rFonts w:asciiTheme="minorEastAsia" w:hAnsiTheme="minorEastAsia"/>
          <w:lang w:val="en-US" w:eastAsia="ko-KR"/>
        </w:rPr>
      </w:pPr>
      <w:ins w:id="5111" w:author="박윤수" w:date="2014-08-23T00:26:00Z">
        <w:r>
          <w:rPr>
            <w:rFonts w:asciiTheme="minorEastAsia" w:hAnsiTheme="minorEastAsia"/>
            <w:lang w:val="en-US" w:eastAsia="ko-KR"/>
          </w:rPr>
          <w:br w:type="page"/>
        </w:r>
      </w:ins>
    </w:p>
    <w:p w:rsidR="00F96939" w:rsidRPr="007B5EFA" w:rsidRDefault="00F96939" w:rsidP="00F96939">
      <w:pPr>
        <w:spacing w:after="0"/>
        <w:ind w:leftChars="257" w:left="565"/>
        <w:rPr>
          <w:ins w:id="5112" w:author="박윤수" w:date="2014-08-23T00:26:00Z"/>
          <w:rFonts w:asciiTheme="minorEastAsia" w:hAnsiTheme="minorEastAsia"/>
          <w:lang w:val="en-US" w:eastAsia="ko-KR"/>
        </w:rPr>
      </w:pPr>
      <w:ins w:id="5113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lastRenderedPageBreak/>
          <w:t>[스스로 하기 10]</w:t>
        </w:r>
      </w:ins>
    </w:p>
    <w:p w:rsidR="00F96939" w:rsidRPr="007B5EFA" w:rsidRDefault="00F96939" w:rsidP="00F96939">
      <w:pPr>
        <w:ind w:leftChars="257" w:left="565"/>
        <w:rPr>
          <w:ins w:id="5114" w:author="박윤수" w:date="2014-08-23T00:26:00Z"/>
          <w:rFonts w:asciiTheme="minorEastAsia" w:hAnsiTheme="minorEastAsia"/>
          <w:lang w:val="en-US" w:eastAsia="ko-KR"/>
        </w:rPr>
      </w:pPr>
      <w:ins w:id="5115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아래와 같이 월드에 비퍼를 생성하시오.</w:t>
        </w:r>
      </w:ins>
    </w:p>
    <w:p w:rsidR="00F96939" w:rsidRDefault="00AF7365" w:rsidP="00F96939">
      <w:pPr>
        <w:pStyle w:val="affe"/>
        <w:snapToGrid/>
        <w:jc w:val="center"/>
        <w:rPr>
          <w:ins w:id="5116" w:author="박윤수" w:date="2014-08-23T00:26:00Z"/>
        </w:rPr>
      </w:pPr>
      <w:ins w:id="5117" w:author="박윤수" w:date="2014-08-23T00:26:00Z">
        <w:r>
          <w:rPr>
            <w:noProof/>
            <w:rPrChange w:id="511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05247" cy="2007010"/>
              <wp:effectExtent l="19050" t="0" r="9303" b="0"/>
              <wp:docPr id="800" name="_x69837168" descr="EMB000005c075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37168" descr="EMB000005c075df"/>
                      <pic:cNvPicPr>
                        <a:picLocks noChangeAspect="1" noChangeArrowheads="1"/>
                      </pic:cNvPicPr>
                    </pic:nvPicPr>
                    <pic:blipFill>
                      <a:blip r:embed="rId1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02665" cy="200454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511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44793" cy="1594884"/>
              <wp:effectExtent l="19050" t="0" r="0" b="0"/>
              <wp:docPr id="801" name="_x160516496" descr="EMB000005c075e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516496" descr="EMB000005c075e0"/>
                      <pic:cNvPicPr>
                        <a:picLocks noChangeAspect="1" noChangeArrowheads="1"/>
                      </pic:cNvPicPr>
                    </pic:nvPicPr>
                    <pic:blipFill>
                      <a:blip r:embed="rId1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45072" cy="159504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ind w:leftChars="257" w:left="565"/>
        <w:rPr>
          <w:ins w:id="5120" w:author="박윤수" w:date="2014-08-23T00:26:00Z"/>
          <w:rFonts w:asciiTheme="minorEastAsia" w:hAnsiTheme="minorEastAsia"/>
          <w:b/>
          <w:sz w:val="24"/>
          <w:lang w:val="en-US" w:eastAsia="ko-KR"/>
        </w:rPr>
      </w:pPr>
    </w:p>
    <w:p w:rsidR="00F96939" w:rsidRPr="007B5EFA" w:rsidRDefault="00F96939" w:rsidP="00F96939">
      <w:pPr>
        <w:ind w:leftChars="257" w:left="565"/>
        <w:rPr>
          <w:ins w:id="5121" w:author="박윤수" w:date="2014-08-23T00:26:00Z"/>
          <w:rFonts w:asciiTheme="minorEastAsia" w:hAnsiTheme="minorEastAsia"/>
          <w:b/>
          <w:sz w:val="24"/>
          <w:lang w:val="en-US" w:eastAsia="ko-KR"/>
        </w:rPr>
      </w:pPr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122" w:author="박윤수" w:date="2014-08-23T00:26:00Z"/>
          <w:rFonts w:asciiTheme="minorEastAsia" w:hAnsiTheme="minorEastAsia"/>
          <w:b/>
          <w:sz w:val="24"/>
          <w:lang w:eastAsia="ko-KR"/>
        </w:rPr>
      </w:pPr>
      <w:ins w:id="5123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리보그에게 비퍼 주기</w:t>
        </w:r>
      </w:ins>
    </w:p>
    <w:p w:rsidR="00F96939" w:rsidRDefault="00F96939" w:rsidP="00F96939">
      <w:pPr>
        <w:spacing w:after="0"/>
        <w:rPr>
          <w:ins w:id="5124" w:author="박윤수" w:date="2014-08-23T00:26:00Z"/>
          <w:rFonts w:asciiTheme="minorEastAsia" w:hAnsiTheme="minorEastAsia"/>
          <w:lang w:eastAsia="ko-KR"/>
        </w:rPr>
      </w:pPr>
      <w:ins w:id="5125" w:author="박윤수" w:date="2014-08-23T00:26:00Z">
        <w:r>
          <w:rPr>
            <w:rFonts w:asciiTheme="minorEastAsia" w:hAnsiTheme="minorEastAsia" w:hint="eastAsia"/>
            <w:lang w:eastAsia="ko-KR"/>
          </w:rPr>
          <w:t>리보그</w:t>
        </w:r>
        <w:r>
          <w:rPr>
            <w:rFonts w:asciiTheme="minorEastAsia" w:hAnsiTheme="minorEastAsia"/>
            <w:lang w:eastAsia="ko-KR"/>
          </w:rPr>
          <w:t>는</w:t>
        </w:r>
        <w:r w:rsidRPr="007B5EFA">
          <w:rPr>
            <w:rFonts w:asciiTheme="minorEastAsia" w:hAnsiTheme="minorEastAsia" w:hint="eastAsia"/>
            <w:lang w:eastAsia="ko-KR"/>
          </w:rPr>
          <w:t xml:space="preserve"> 비퍼를 보관할 수 있는 가방이 </w:t>
        </w:r>
        <w:r>
          <w:rPr>
            <w:rFonts w:asciiTheme="minorEastAsia" w:hAnsiTheme="minorEastAsia" w:hint="eastAsia"/>
            <w:lang w:eastAsia="ko-KR"/>
          </w:rPr>
          <w:t xml:space="preserve">있습니다. </w:t>
        </w:r>
        <w:r w:rsidRPr="007B5EFA">
          <w:rPr>
            <w:rFonts w:asciiTheme="minorEastAsia" w:hAnsiTheme="minorEastAsia" w:hint="eastAsia"/>
            <w:lang w:eastAsia="ko-KR"/>
          </w:rPr>
          <w:t xml:space="preserve">(보이진 </w:t>
        </w:r>
        <w:r>
          <w:rPr>
            <w:rFonts w:asciiTheme="minorEastAsia" w:hAnsiTheme="minorEastAsia" w:hint="eastAsia"/>
            <w:lang w:eastAsia="ko-KR"/>
          </w:rPr>
          <w:t xml:space="preserve">않습니다.) </w:t>
        </w:r>
        <w:r w:rsidRPr="007B5EFA">
          <w:rPr>
            <w:rFonts w:asciiTheme="minorEastAsia" w:hAnsiTheme="minorEastAsia" w:hint="eastAsia"/>
            <w:lang w:eastAsia="ko-KR"/>
          </w:rPr>
          <w:t xml:space="preserve"> 가방에 보관하고 있는 비퍼의 개수를 화면 하단의 상태 창에서 확인할 수 </w:t>
        </w:r>
        <w:r>
          <w:rPr>
            <w:rFonts w:asciiTheme="minorEastAsia" w:hAnsiTheme="minorEastAsia" w:hint="eastAsia"/>
            <w:lang w:eastAsia="ko-KR"/>
          </w:rPr>
          <w:t>있습니다.</w:t>
        </w:r>
      </w:ins>
    </w:p>
    <w:p w:rsidR="00F96939" w:rsidRDefault="00AF7365" w:rsidP="00F96939">
      <w:pPr>
        <w:pStyle w:val="affe"/>
        <w:snapToGrid/>
        <w:jc w:val="center"/>
        <w:rPr>
          <w:ins w:id="5126" w:author="박윤수" w:date="2014-08-23T00:26:00Z"/>
        </w:rPr>
      </w:pPr>
      <w:ins w:id="5127" w:author="박윤수" w:date="2014-08-23T00:26:00Z">
        <w:r>
          <w:rPr>
            <w:noProof/>
            <w:rPrChange w:id="512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73275" cy="2211705"/>
              <wp:effectExtent l="19050" t="0" r="3175" b="0"/>
              <wp:docPr id="802" name="_x155265880" descr="EMB000005c075e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880" descr="EMB000005c075e8"/>
                      <pic:cNvPicPr>
                        <a:picLocks noChangeAspect="1" noChangeArrowheads="1"/>
                      </pic:cNvPicPr>
                    </pic:nvPicPr>
                    <pic:blipFill>
                      <a:blip r:embed="rId1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73275" cy="2211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spacing w:after="0"/>
        <w:rPr>
          <w:ins w:id="5129" w:author="박윤수" w:date="2014-08-23T00:26:00Z"/>
          <w:rFonts w:asciiTheme="minorEastAsia" w:hAnsiTheme="minorEastAsia"/>
          <w:lang w:eastAsia="ko-KR"/>
        </w:rPr>
      </w:pPr>
    </w:p>
    <w:p w:rsidR="00F96939" w:rsidRDefault="00F96939" w:rsidP="00F96939">
      <w:pPr>
        <w:spacing w:after="0"/>
        <w:rPr>
          <w:ins w:id="5130" w:author="박윤수" w:date="2014-08-23T00:26:00Z"/>
          <w:rFonts w:asciiTheme="minorEastAsia" w:hAnsiTheme="minorEastAsia"/>
          <w:lang w:eastAsia="ko-KR"/>
        </w:rPr>
      </w:pPr>
      <w:ins w:id="5131" w:author="박윤수" w:date="2014-08-23T00:26:00Z">
        <w:r>
          <w:rPr>
            <w:rFonts w:asciiTheme="minorEastAsia" w:hAnsiTheme="minorEastAsia" w:hint="eastAsia"/>
            <w:noProof/>
            <w:lang w:eastAsia="ko-KR"/>
          </w:rPr>
          <w:t>비퍼주기버튼(</w:t>
        </w:r>
        <w:r w:rsidR="00AF7365">
          <w:rPr>
            <w:rFonts w:asciiTheme="minorEastAsia" w:hAnsiTheme="minorEastAsia"/>
            <w:noProof/>
            <w:lang w:val="en-US" w:eastAsia="ko-KR"/>
            <w:rPrChange w:id="513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03" name="_x160516496" descr="EMB000005c075e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516496" descr="EMB000005c075ee"/>
                      <pic:cNvPicPr>
                        <a:picLocks noChangeAspect="1" noChangeArrowheads="1"/>
                      </pic:cNvPicPr>
                    </pic:nvPicPr>
                    <pic:blipFill>
                      <a:blip r:embed="rId1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noProof/>
            <w:lang w:eastAsia="ko-KR"/>
          </w:rPr>
          <w:t>)</w:t>
        </w:r>
        <w:r w:rsidRPr="007B5EFA">
          <w:rPr>
            <w:rFonts w:asciiTheme="minorEastAsia" w:hAnsiTheme="minorEastAsia" w:hint="eastAsia"/>
            <w:lang w:eastAsia="ko-KR"/>
          </w:rPr>
          <w:t xml:space="preserve">을 클릭하여 </w:t>
        </w:r>
        <w:r>
          <w:rPr>
            <w:rFonts w:asciiTheme="minorEastAsia" w:hAnsiTheme="minorEastAsia" w:hint="eastAsia"/>
            <w:lang w:eastAsia="ko-KR"/>
          </w:rPr>
          <w:t>리보그</w:t>
        </w:r>
        <w:r w:rsidRPr="007B5EFA">
          <w:rPr>
            <w:rFonts w:asciiTheme="minorEastAsia" w:hAnsiTheme="minorEastAsia" w:hint="eastAsia"/>
            <w:lang w:eastAsia="ko-KR"/>
          </w:rPr>
          <w:t xml:space="preserve">에게 비퍼를 줄 수 </w:t>
        </w:r>
        <w:r>
          <w:rPr>
            <w:rFonts w:asciiTheme="minorEastAsia" w:hAnsiTheme="minorEastAsia" w:hint="eastAsia"/>
            <w:lang w:eastAsia="ko-KR"/>
          </w:rPr>
          <w:t>있습니다.</w:t>
        </w:r>
      </w:ins>
    </w:p>
    <w:p w:rsidR="00F96939" w:rsidRDefault="00F96939" w:rsidP="00F96939">
      <w:pPr>
        <w:spacing w:after="0"/>
        <w:rPr>
          <w:ins w:id="5133" w:author="박윤수" w:date="2014-08-23T00:26:00Z"/>
          <w:rFonts w:asciiTheme="minorEastAsia" w:hAnsiTheme="minorEastAsia"/>
          <w:lang w:eastAsia="ko-KR"/>
        </w:rPr>
      </w:pPr>
    </w:p>
    <w:p w:rsidR="00F96939" w:rsidRDefault="00F96939" w:rsidP="00F96939">
      <w:pPr>
        <w:spacing w:after="0"/>
        <w:ind w:left="0"/>
        <w:rPr>
          <w:ins w:id="5134" w:author="박윤수" w:date="2014-08-23T00:26:00Z"/>
          <w:rFonts w:asciiTheme="minorEastAsia" w:hAnsiTheme="minorEastAsia"/>
          <w:lang w:eastAsia="ko-KR"/>
        </w:rPr>
      </w:pPr>
      <w:ins w:id="5135" w:author="박윤수" w:date="2014-08-23T00:26:00Z">
        <w:r>
          <w:rPr>
            <w:rFonts w:asciiTheme="minorEastAsia" w:hAnsiTheme="minorEastAsia"/>
            <w:lang w:eastAsia="ko-KR"/>
          </w:rPr>
          <w:br w:type="page"/>
        </w:r>
      </w:ins>
    </w:p>
    <w:p w:rsidR="00F96939" w:rsidRPr="007B5EFA" w:rsidRDefault="00F96939" w:rsidP="00F96939">
      <w:pPr>
        <w:spacing w:after="0"/>
        <w:rPr>
          <w:ins w:id="5136" w:author="박윤수" w:date="2014-08-23T00:26:00Z"/>
          <w:rFonts w:asciiTheme="minorEastAsia" w:hAnsiTheme="minorEastAsia"/>
          <w:lang w:eastAsia="ko-KR"/>
        </w:rPr>
      </w:pPr>
      <w:ins w:id="5137" w:author="박윤수" w:date="2014-08-23T00:26:00Z">
        <w:r w:rsidRPr="007B5EFA">
          <w:rPr>
            <w:rFonts w:asciiTheme="minorEastAsia" w:hAnsiTheme="minorEastAsia" w:hint="eastAsia"/>
            <w:lang w:eastAsia="ko-KR"/>
          </w:rPr>
          <w:lastRenderedPageBreak/>
          <w:t>[따라 하기]</w:t>
        </w:r>
      </w:ins>
    </w:p>
    <w:p w:rsidR="00F96939" w:rsidRDefault="00F96939" w:rsidP="00F96939">
      <w:pPr>
        <w:pStyle w:val="affc"/>
        <w:numPr>
          <w:ilvl w:val="0"/>
          <w:numId w:val="54"/>
        </w:numPr>
        <w:spacing w:after="0"/>
        <w:ind w:leftChars="0"/>
        <w:rPr>
          <w:ins w:id="5138" w:author="박윤수" w:date="2014-08-23T00:26:00Z"/>
          <w:rFonts w:asciiTheme="minorEastAsia" w:hAnsiTheme="minorEastAsia"/>
          <w:lang w:eastAsia="ko-KR"/>
        </w:rPr>
      </w:pPr>
      <w:ins w:id="5139" w:author="박윤수" w:date="2014-08-23T00:26:00Z">
        <w:r w:rsidRPr="007B5EFA">
          <w:rPr>
            <w:rFonts w:asciiTheme="minorEastAsia" w:hAnsiTheme="minorEastAsia" w:hint="eastAsia"/>
            <w:lang w:eastAsia="ko-KR"/>
          </w:rPr>
          <w:t xml:space="preserve">상단 메뉴의 </w:t>
        </w:r>
        <w:r>
          <w:rPr>
            <w:rFonts w:asciiTheme="minorEastAsia" w:hAnsiTheme="minorEastAsia" w:hint="eastAsia"/>
            <w:lang w:eastAsia="ko-KR"/>
          </w:rPr>
          <w:t>비퍼주기버튼(</w:t>
        </w:r>
        <w:r w:rsidR="00AF7365">
          <w:rPr>
            <w:noProof/>
            <w:lang w:val="en-US" w:eastAsia="ko-KR"/>
            <w:rPrChange w:id="514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04" name="_x155483848" descr="EMB000005c075f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483848" descr="EMB000005c075f5"/>
                      <pic:cNvPicPr>
                        <a:picLocks noChangeAspect="1" noChangeArrowheads="1"/>
                      </pic:cNvPicPr>
                    </pic:nvPicPr>
                    <pic:blipFill>
                      <a:blip r:embed="rId1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eastAsia="ko-KR"/>
          </w:rPr>
          <w:t>)</w:t>
        </w:r>
        <w:r w:rsidRPr="007B5EFA">
          <w:rPr>
            <w:rFonts w:asciiTheme="minorEastAsia" w:hAnsiTheme="minorEastAsia" w:hint="eastAsia"/>
            <w:lang w:eastAsia="ko-KR"/>
          </w:rPr>
          <w:t xml:space="preserve">을 클릭하여 </w:t>
        </w:r>
        <w:r>
          <w:rPr>
            <w:rFonts w:asciiTheme="minorEastAsia" w:hAnsiTheme="minorEastAsia" w:hint="eastAsia"/>
            <w:lang w:eastAsia="ko-KR"/>
          </w:rPr>
          <w:t>리보그</w:t>
        </w:r>
        <w:r w:rsidRPr="007B5EFA">
          <w:rPr>
            <w:rFonts w:asciiTheme="minorEastAsia" w:hAnsiTheme="minorEastAsia" w:hint="eastAsia"/>
            <w:lang w:eastAsia="ko-KR"/>
          </w:rPr>
          <w:t xml:space="preserve">에게 비퍼를 </w:t>
        </w:r>
        <w:r>
          <w:rPr>
            <w:rFonts w:asciiTheme="minorEastAsia" w:hAnsiTheme="minorEastAsia" w:hint="eastAsia"/>
            <w:lang w:eastAsia="ko-KR"/>
          </w:rPr>
          <w:t>줍니다.</w:t>
        </w:r>
      </w:ins>
    </w:p>
    <w:p w:rsidR="00F96939" w:rsidRPr="007B5EFA" w:rsidRDefault="00AF7365" w:rsidP="00F96939">
      <w:pPr>
        <w:pStyle w:val="affe"/>
        <w:snapToGrid/>
        <w:ind w:left="927"/>
        <w:rPr>
          <w:ins w:id="5141" w:author="박윤수" w:date="2014-08-23T00:26:00Z"/>
          <w:rFonts w:asciiTheme="minorEastAsia" w:hAnsiTheme="minorEastAsia"/>
        </w:rPr>
      </w:pPr>
      <w:ins w:id="5142" w:author="박윤수" w:date="2014-08-23T00:26:00Z">
        <w:r>
          <w:rPr>
            <w:noProof/>
            <w:rPrChange w:id="514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487420" cy="2115820"/>
              <wp:effectExtent l="19050" t="0" r="0" b="0"/>
              <wp:docPr id="805" name="_x155296488" descr="EMB000005c075f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96488" descr="EMB000005c075f8"/>
                      <pic:cNvPicPr>
                        <a:picLocks noChangeAspect="1" noChangeArrowheads="1"/>
                      </pic:cNvPicPr>
                    </pic:nvPicPr>
                    <pic:blipFill>
                      <a:blip r:embed="rId1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87420" cy="21158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7B5EFA" w:rsidRDefault="00F96939" w:rsidP="00F96939">
      <w:pPr>
        <w:pStyle w:val="affc"/>
        <w:numPr>
          <w:ilvl w:val="0"/>
          <w:numId w:val="54"/>
        </w:numPr>
        <w:spacing w:after="0"/>
        <w:ind w:leftChars="0"/>
        <w:rPr>
          <w:ins w:id="5144" w:author="박윤수" w:date="2014-08-23T00:26:00Z"/>
          <w:rFonts w:asciiTheme="minorEastAsia" w:hAnsiTheme="minorEastAsia"/>
          <w:lang w:eastAsia="ko-KR"/>
        </w:rPr>
      </w:pPr>
      <w:ins w:id="5145" w:author="박윤수" w:date="2014-08-23T00:26:00Z">
        <w:r w:rsidRPr="007B5EFA">
          <w:rPr>
            <w:rFonts w:asciiTheme="minorEastAsia" w:hAnsiTheme="minorEastAsia" w:hint="eastAsia"/>
            <w:lang w:eastAsia="ko-KR"/>
          </w:rPr>
          <w:t xml:space="preserve">상태 창에서 </w:t>
        </w:r>
        <w:r>
          <w:rPr>
            <w:rFonts w:asciiTheme="minorEastAsia" w:hAnsiTheme="minorEastAsia" w:hint="eastAsia"/>
            <w:lang w:eastAsia="ko-KR"/>
          </w:rPr>
          <w:t>리보그</w:t>
        </w:r>
        <w:r>
          <w:rPr>
            <w:rFonts w:asciiTheme="minorEastAsia" w:hAnsiTheme="minorEastAsia"/>
            <w:lang w:eastAsia="ko-KR"/>
          </w:rPr>
          <w:t>가</w:t>
        </w:r>
        <w:r w:rsidRPr="007B5EFA">
          <w:rPr>
            <w:rFonts w:asciiTheme="minorEastAsia" w:hAnsiTheme="minorEastAsia" w:hint="eastAsia"/>
            <w:lang w:eastAsia="ko-KR"/>
          </w:rPr>
          <w:t xml:space="preserve"> 보관하고 있는 비퍼의 수를 확인</w:t>
        </w:r>
        <w:r>
          <w:rPr>
            <w:rFonts w:asciiTheme="minorEastAsia" w:hAnsiTheme="minorEastAsia" w:hint="eastAsia"/>
            <w:lang w:eastAsia="ko-KR"/>
          </w:rPr>
          <w:t>합니다.</w:t>
        </w:r>
      </w:ins>
    </w:p>
    <w:p w:rsidR="00F96939" w:rsidRDefault="00F96939" w:rsidP="00F96939">
      <w:pPr>
        <w:spacing w:after="0"/>
        <w:rPr>
          <w:ins w:id="5146" w:author="박윤수" w:date="2014-08-23T00:26:00Z"/>
          <w:rFonts w:asciiTheme="minorEastAsia" w:hAnsiTheme="minorEastAsia"/>
          <w:lang w:eastAsia="ko-KR"/>
        </w:rPr>
      </w:pPr>
      <w:ins w:id="5147" w:author="박윤수" w:date="2014-08-23T00:26:00Z">
        <w:r w:rsidRPr="007B5EFA">
          <w:rPr>
            <w:rFonts w:asciiTheme="minorEastAsia" w:hAnsiTheme="minorEastAsia" w:hint="eastAsia"/>
            <w:lang w:eastAsia="ko-KR"/>
          </w:rPr>
          <w:t xml:space="preserve"> </w:t>
        </w:r>
      </w:ins>
    </w:p>
    <w:p w:rsidR="00F96939" w:rsidRDefault="00F96939" w:rsidP="00F96939">
      <w:pPr>
        <w:spacing w:after="0"/>
        <w:ind w:left="0"/>
        <w:rPr>
          <w:ins w:id="5148" w:author="박윤수" w:date="2014-08-23T00:26:00Z"/>
          <w:rFonts w:asciiTheme="minorEastAsia" w:hAnsiTheme="minorEastAsia"/>
          <w:lang w:eastAsia="ko-KR"/>
        </w:rPr>
      </w:pPr>
      <w:ins w:id="5149" w:author="박윤수" w:date="2014-08-23T00:26:00Z">
        <w:r>
          <w:rPr>
            <w:rFonts w:asciiTheme="minorEastAsia" w:hAnsiTheme="minorEastAsia"/>
            <w:lang w:eastAsia="ko-KR"/>
          </w:rPr>
          <w:br w:type="page"/>
        </w:r>
      </w:ins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150" w:author="박윤수" w:date="2014-08-23T00:26:00Z"/>
          <w:rFonts w:asciiTheme="minorEastAsia" w:hAnsiTheme="minorEastAsia"/>
          <w:b/>
          <w:sz w:val="24"/>
          <w:lang w:eastAsia="ko-KR"/>
        </w:rPr>
      </w:pPr>
      <w:ins w:id="5151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lastRenderedPageBreak/>
          <w:t>리보그 삭제/추가</w:t>
        </w:r>
      </w:ins>
    </w:p>
    <w:p w:rsidR="00F96939" w:rsidRPr="007B5EFA" w:rsidRDefault="00F96939" w:rsidP="00F96939">
      <w:pPr>
        <w:spacing w:after="0"/>
        <w:rPr>
          <w:ins w:id="5152" w:author="박윤수" w:date="2014-08-23T00:26:00Z"/>
          <w:rFonts w:asciiTheme="minorEastAsia" w:hAnsiTheme="minorEastAsia"/>
          <w:lang w:eastAsia="ko-KR"/>
        </w:rPr>
      </w:pPr>
      <w:ins w:id="5153" w:author="박윤수" w:date="2014-08-23T00:26:00Z">
        <w:r>
          <w:rPr>
            <w:rFonts w:asciiTheme="minorEastAsia" w:hAnsiTheme="minorEastAsia" w:hint="eastAsia"/>
            <w:lang w:eastAsia="ko-KR"/>
          </w:rPr>
          <w:t>리보그삭제/추가버튼(</w:t>
        </w:r>
        <w:r w:rsidR="00AF7365">
          <w:rPr>
            <w:rFonts w:asciiTheme="minorEastAsia" w:hAnsiTheme="minorEastAsia"/>
            <w:noProof/>
            <w:lang w:val="en-US" w:eastAsia="ko-KR"/>
            <w:rPrChange w:id="515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8610" cy="308610"/>
              <wp:effectExtent l="0" t="0" r="0" b="0"/>
              <wp:docPr id="806" name="_x69881904" descr="EMB000005c075f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81904" descr="EMB000005c075fd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7" cstate="print"/>
                      <a:srcRect l="-27931" t="-27931" r="-27931" b="-27931"/>
                      <a:stretch/>
                    </pic:blipFill>
                    <pic:spPr bwMode="auto">
                      <a:xfrm>
                        <a:off x="0" y="0"/>
                        <a:ext cx="308610" cy="3086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eastAsia="ko-KR"/>
          </w:rPr>
          <w:t xml:space="preserve">) </w:t>
        </w:r>
        <w:r w:rsidRPr="007B5EFA">
          <w:rPr>
            <w:rFonts w:asciiTheme="minorEastAsia" w:hAnsiTheme="minorEastAsia" w:hint="eastAsia"/>
            <w:lang w:eastAsia="ko-KR"/>
          </w:rPr>
          <w:t xml:space="preserve">버튼을 클릭하면 현재 월드에 </w:t>
        </w:r>
        <w:r>
          <w:rPr>
            <w:rFonts w:asciiTheme="minorEastAsia" w:hAnsiTheme="minorEastAsia" w:hint="eastAsia"/>
            <w:lang w:eastAsia="ko-KR"/>
          </w:rPr>
          <w:t>리보그</w:t>
        </w:r>
        <w:r>
          <w:rPr>
            <w:rFonts w:asciiTheme="minorEastAsia" w:hAnsiTheme="minorEastAsia"/>
            <w:lang w:eastAsia="ko-KR"/>
          </w:rPr>
          <w:t>가</w:t>
        </w:r>
        <w:r w:rsidRPr="007B5EFA">
          <w:rPr>
            <w:rFonts w:asciiTheme="minorEastAsia" w:hAnsiTheme="minorEastAsia" w:hint="eastAsia"/>
            <w:lang w:eastAsia="ko-KR"/>
          </w:rPr>
          <w:t xml:space="preserve"> 삭제/추가 </w:t>
        </w:r>
        <w:r>
          <w:rPr>
            <w:rFonts w:asciiTheme="minorEastAsia" w:hAnsiTheme="minorEastAsia" w:hint="eastAsia"/>
            <w:lang w:eastAsia="ko-KR"/>
          </w:rPr>
          <w:t>됩니다.</w:t>
        </w:r>
      </w:ins>
    </w:p>
    <w:p w:rsidR="00F96939" w:rsidRPr="007B5EFA" w:rsidRDefault="00F96939" w:rsidP="00F96939">
      <w:pPr>
        <w:spacing w:after="0"/>
        <w:rPr>
          <w:ins w:id="5155" w:author="박윤수" w:date="2014-08-23T00:26:00Z"/>
          <w:rFonts w:asciiTheme="minorEastAsia" w:hAnsiTheme="minorEastAsia"/>
          <w:b/>
          <w:sz w:val="24"/>
          <w:lang w:eastAsia="ko-KR"/>
        </w:rPr>
      </w:pPr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156" w:author="박윤수" w:date="2014-08-23T00:26:00Z"/>
          <w:rFonts w:asciiTheme="minorEastAsia" w:hAnsiTheme="minorEastAsia"/>
          <w:b/>
          <w:sz w:val="24"/>
          <w:lang w:eastAsia="ko-KR"/>
        </w:rPr>
      </w:pPr>
      <w:ins w:id="5157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t>월드(월드) 저장</w:t>
        </w:r>
      </w:ins>
    </w:p>
    <w:p w:rsidR="00F96939" w:rsidRPr="007B5EFA" w:rsidRDefault="00F96939" w:rsidP="00F96939">
      <w:pPr>
        <w:spacing w:after="0"/>
        <w:rPr>
          <w:ins w:id="5158" w:author="박윤수" w:date="2014-08-23T00:26:00Z"/>
          <w:rFonts w:asciiTheme="minorEastAsia" w:hAnsiTheme="minorEastAsia"/>
          <w:lang w:val="en-US" w:eastAsia="ko-KR"/>
        </w:rPr>
      </w:pPr>
      <w:ins w:id="5159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월드를 재사용하기 위해 저장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7B5EFA" w:rsidRDefault="00F96939" w:rsidP="00F96939">
      <w:pPr>
        <w:spacing w:after="0"/>
        <w:rPr>
          <w:ins w:id="5160" w:author="박윤수" w:date="2014-08-23T00:26:00Z"/>
          <w:rFonts w:asciiTheme="minorEastAsia" w:hAnsiTheme="minorEastAsia"/>
          <w:lang w:val="en-US" w:eastAsia="ko-KR"/>
        </w:rPr>
      </w:pPr>
    </w:p>
    <w:p w:rsidR="00F96939" w:rsidRPr="007B5EFA" w:rsidRDefault="00F96939" w:rsidP="00F96939">
      <w:pPr>
        <w:spacing w:after="0"/>
        <w:rPr>
          <w:ins w:id="5161" w:author="박윤수" w:date="2014-08-23T00:26:00Z"/>
          <w:rFonts w:asciiTheme="minorEastAsia" w:hAnsiTheme="minorEastAsia"/>
          <w:lang w:val="en-US" w:eastAsia="ko-KR"/>
        </w:rPr>
      </w:pPr>
      <w:ins w:id="5162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Default="00F96939" w:rsidP="00F96939">
      <w:pPr>
        <w:pStyle w:val="affc"/>
        <w:numPr>
          <w:ilvl w:val="0"/>
          <w:numId w:val="55"/>
        </w:numPr>
        <w:spacing w:after="0"/>
        <w:ind w:leftChars="0"/>
        <w:rPr>
          <w:ins w:id="5163" w:author="박윤수" w:date="2014-08-23T00:26:00Z"/>
          <w:rFonts w:asciiTheme="minorEastAsia" w:hAnsiTheme="minorEastAsia"/>
          <w:lang w:val="en-US" w:eastAsia="ko-KR"/>
        </w:rPr>
      </w:pPr>
      <w:ins w:id="5164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 xml:space="preserve">아래와 같은 월드를 만들고, 상단 메뉴의 </w:t>
        </w:r>
        <w:r>
          <w:rPr>
            <w:rFonts w:asciiTheme="minorEastAsia" w:hAnsiTheme="minorEastAsia" w:hint="eastAsia"/>
            <w:lang w:val="en-US" w:eastAsia="ko-KR"/>
          </w:rPr>
          <w:t>프로젝트 저장버튼(</w:t>
        </w:r>
        <w:r w:rsidR="00AF7365">
          <w:rPr>
            <w:rFonts w:asciiTheme="minorEastAsia" w:hAnsiTheme="minorEastAsia"/>
            <w:noProof/>
            <w:lang w:val="en-US" w:eastAsia="ko-KR"/>
            <w:rPrChange w:id="516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07" name="_x155265880" descr="EMB000005c076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880" descr="EMB000005c07606"/>
                      <pic:cNvPicPr>
                        <a:picLocks noChangeAspect="1" noChangeArrowheads="1"/>
                      </pic:cNvPicPr>
                    </pic:nvPicPr>
                    <pic:blipFill>
                      <a:blip r:embed="rId1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7B5EFA">
          <w:rPr>
            <w:rFonts w:asciiTheme="minorEastAsia" w:hAnsiTheme="minorEastAsia" w:hint="eastAsia"/>
            <w:lang w:val="en-US" w:eastAsia="ko-KR"/>
          </w:rPr>
          <w:t>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7B5EFA" w:rsidRDefault="00AF7365" w:rsidP="00F96939">
      <w:pPr>
        <w:pStyle w:val="affe"/>
        <w:snapToGrid/>
        <w:ind w:left="927"/>
        <w:jc w:val="center"/>
        <w:rPr>
          <w:ins w:id="5166" w:author="박윤수" w:date="2014-08-23T00:26:00Z"/>
          <w:rFonts w:asciiTheme="minorEastAsia" w:hAnsiTheme="minorEastAsia"/>
        </w:rPr>
      </w:pPr>
      <w:ins w:id="5167" w:author="박윤수" w:date="2014-08-23T00:26:00Z">
        <w:r>
          <w:rPr>
            <w:noProof/>
            <w:rPrChange w:id="516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868686" cy="1626685"/>
              <wp:effectExtent l="19050" t="0" r="0" b="0"/>
              <wp:docPr id="808" name="_x155241592" descr="EMB000005c076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1592" descr="EMB000005c07609"/>
                      <pic:cNvPicPr>
                        <a:picLocks noChangeAspect="1" noChangeArrowheads="1"/>
                      </pic:cNvPicPr>
                    </pic:nvPicPr>
                    <pic:blipFill>
                      <a:blip r:embed="rId1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68846" cy="1626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pStyle w:val="affc"/>
        <w:numPr>
          <w:ilvl w:val="0"/>
          <w:numId w:val="55"/>
        </w:numPr>
        <w:spacing w:after="0"/>
        <w:ind w:leftChars="0"/>
        <w:rPr>
          <w:ins w:id="5169" w:author="박윤수" w:date="2014-08-23T00:26:00Z"/>
          <w:rFonts w:asciiTheme="minorEastAsia" w:hAnsiTheme="minorEastAsia"/>
          <w:lang w:val="en-US" w:eastAsia="ko-KR"/>
        </w:rPr>
      </w:pPr>
      <w:ins w:id="5170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 xml:space="preserve">저장할 폴더를 선택하고 원하는 파일명을 입력한 후 확장자를 </w:t>
        </w:r>
        <w:r>
          <w:rPr>
            <w:rFonts w:asciiTheme="minorEastAsia" w:hAnsiTheme="minorEastAsia"/>
            <w:lang w:val="en-US" w:eastAsia="ko-KR"/>
          </w:rPr>
          <w:t>‘</w:t>
        </w:r>
        <w:r>
          <w:rPr>
            <w:rFonts w:asciiTheme="minorEastAsia" w:hAnsiTheme="minorEastAsia" w:hint="eastAsia"/>
            <w:lang w:val="en-US" w:eastAsia="ko-KR"/>
          </w:rPr>
          <w:t>wld</w:t>
        </w:r>
        <w:r>
          <w:rPr>
            <w:rFonts w:asciiTheme="minorEastAsia" w:hAnsiTheme="minorEastAsia"/>
            <w:lang w:val="en-US" w:eastAsia="ko-KR"/>
          </w:rPr>
          <w:t>’</w:t>
        </w:r>
        <w:r>
          <w:rPr>
            <w:rFonts w:asciiTheme="minorEastAsia" w:hAnsiTheme="minorEastAsia" w:hint="eastAsia"/>
            <w:lang w:val="en-US" w:eastAsia="ko-KR"/>
          </w:rPr>
          <w:t xml:space="preserve"> </w:t>
        </w:r>
        <w:r w:rsidRPr="007B5EFA">
          <w:rPr>
            <w:rFonts w:asciiTheme="minorEastAsia" w:hAnsiTheme="minorEastAsia" w:hint="eastAsia"/>
            <w:lang w:val="en-US" w:eastAsia="ko-KR"/>
          </w:rPr>
          <w:t>로 지정하여 저장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AF7365" w:rsidP="00F96939">
      <w:pPr>
        <w:pStyle w:val="affe"/>
        <w:snapToGrid/>
        <w:jc w:val="center"/>
        <w:rPr>
          <w:ins w:id="5171" w:author="박윤수" w:date="2014-08-23T00:26:00Z"/>
          <w:rFonts w:asciiTheme="minorEastAsia" w:hAnsiTheme="minorEastAsia"/>
        </w:rPr>
      </w:pPr>
      <w:ins w:id="5172" w:author="박윤수" w:date="2014-08-23T00:26:00Z">
        <w:r>
          <w:rPr>
            <w:noProof/>
            <w:rPrChange w:id="517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69160" cy="553085"/>
              <wp:effectExtent l="19050" t="0" r="2540" b="0"/>
              <wp:docPr id="809" name="_x160532976" descr="EMB000005c0760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532976" descr="EMB000005c0760c"/>
                      <pic:cNvPicPr>
                        <a:picLocks noChangeAspect="1" noChangeArrowheads="1"/>
                      </pic:cNvPicPr>
                    </pic:nvPicPr>
                    <pic:blipFill>
                      <a:blip r:embed="rId2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9160" cy="5530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 w:rsidP="00F96939">
      <w:pPr>
        <w:pStyle w:val="affc"/>
        <w:numPr>
          <w:ilvl w:val="0"/>
          <w:numId w:val="55"/>
        </w:numPr>
        <w:spacing w:after="0"/>
        <w:ind w:leftChars="0"/>
        <w:rPr>
          <w:ins w:id="5174" w:author="박윤수" w:date="2014-08-23T00:26:00Z"/>
          <w:rFonts w:asciiTheme="minorEastAsia" w:hAnsiTheme="minorEastAsia"/>
          <w:lang w:val="en-US" w:eastAsia="ko-KR"/>
        </w:rPr>
      </w:pPr>
      <w:ins w:id="5175" w:author="박윤수" w:date="2014-08-23T00:26:00Z">
        <w:r>
          <w:rPr>
            <w:rFonts w:asciiTheme="minorEastAsia" w:hAnsiTheme="minorEastAsia" w:hint="eastAsia"/>
            <w:lang w:val="en-US" w:eastAsia="ko-KR"/>
          </w:rPr>
          <w:t>러플(RUR-PLE)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 프로그램을 재실행한 후, 상단 메뉴의 </w:t>
        </w:r>
        <w:r>
          <w:rPr>
            <w:rFonts w:asciiTheme="minorEastAsia" w:hAnsiTheme="minorEastAsia" w:hint="eastAsia"/>
            <w:lang w:val="en-US" w:eastAsia="ko-KR"/>
          </w:rPr>
          <w:t>프로젝트 열기버튼(</w:t>
        </w:r>
        <w:r w:rsidR="00AF7365">
          <w:rPr>
            <w:rFonts w:asciiTheme="minorEastAsia" w:hAnsiTheme="minorEastAsia"/>
            <w:noProof/>
            <w:lang w:val="en-US" w:eastAsia="ko-KR"/>
            <w:rPrChange w:id="517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10" name="_x160871224" descr="EMB000005c0760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871224" descr="EMB000005c0760f"/>
                      <pic:cNvPicPr>
                        <a:picLocks noChangeAspect="1" noChangeArrowheads="1"/>
                      </pic:cNvPicPr>
                    </pic:nvPicPr>
                    <pic:blipFill>
                      <a:blip r:embed="rId2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7B5EFA">
          <w:rPr>
            <w:rFonts w:asciiTheme="minorEastAsia" w:hAnsiTheme="minorEastAsia" w:hint="eastAsia"/>
            <w:lang w:val="en-US" w:eastAsia="ko-KR"/>
          </w:rPr>
          <w:t>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Pr="00D21A89" w:rsidRDefault="00F96939" w:rsidP="00F96939">
      <w:pPr>
        <w:spacing w:after="0"/>
        <w:rPr>
          <w:ins w:id="5177" w:author="박윤수" w:date="2014-08-23T00:26:00Z"/>
          <w:rFonts w:asciiTheme="minorEastAsia" w:hAnsiTheme="minorEastAsia"/>
          <w:lang w:val="en-US" w:eastAsia="ko-KR"/>
        </w:rPr>
      </w:pPr>
    </w:p>
    <w:p w:rsidR="00F96939" w:rsidRPr="007B5EFA" w:rsidRDefault="00F96939" w:rsidP="00F96939">
      <w:pPr>
        <w:pStyle w:val="affc"/>
        <w:numPr>
          <w:ilvl w:val="0"/>
          <w:numId w:val="55"/>
        </w:numPr>
        <w:spacing w:after="0"/>
        <w:ind w:leftChars="0"/>
        <w:rPr>
          <w:ins w:id="5178" w:author="박윤수" w:date="2014-08-23T00:26:00Z"/>
          <w:rFonts w:asciiTheme="minorEastAsia" w:hAnsiTheme="minorEastAsia"/>
          <w:lang w:val="en-US" w:eastAsia="ko-KR"/>
        </w:rPr>
      </w:pPr>
      <w:ins w:id="5179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해당 폴더로 이동하여 월드파일을 선택하고 열기버튼을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000000" w:rsidRDefault="00AF7365">
      <w:pPr>
        <w:pStyle w:val="affe"/>
        <w:snapToGrid/>
        <w:ind w:left="927"/>
        <w:rPr>
          <w:ins w:id="5180" w:author="박윤수" w:date="2014-08-23T00:26:00Z"/>
          <w:rFonts w:asciiTheme="minorEastAsia" w:hAnsiTheme="minorEastAsia"/>
          <w:b/>
          <w:sz w:val="24"/>
        </w:rPr>
        <w:pPrChange w:id="5181" w:author="박윤수" w:date="2014-08-23T00:28:00Z">
          <w:pPr>
            <w:spacing w:after="0"/>
            <w:ind w:left="0"/>
          </w:pPr>
        </w:pPrChange>
      </w:pPr>
      <w:ins w:id="5182" w:author="박윤수" w:date="2014-08-23T00:26:00Z">
        <w:r>
          <w:rPr>
            <w:noProof/>
            <w:rPrChange w:id="5183">
              <w:rPr>
                <w:noProof/>
                <w:color w:val="0000FF"/>
                <w:u w:val="single"/>
              </w:rPr>
            </w:rPrChange>
          </w:rPr>
          <w:lastRenderedPageBreak/>
          <w:drawing>
            <wp:inline distT="0" distB="0" distL="0" distR="0">
              <wp:extent cx="2296795" cy="1828800"/>
              <wp:effectExtent l="19050" t="0" r="8255" b="0"/>
              <wp:docPr id="811" name="_x70870848" descr="EMB000005c076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70870848" descr="EMB000005c07612"/>
                      <pic:cNvPicPr>
                        <a:picLocks noChangeAspect="1" noChangeArrowheads="1"/>
                      </pic:cNvPicPr>
                    </pic:nvPicPr>
                    <pic:blipFill>
                      <a:blip r:embed="rId202" cstate="print"/>
                      <a:srcRect l="10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96795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518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306955" cy="1871345"/>
              <wp:effectExtent l="19050" t="0" r="0" b="0"/>
              <wp:docPr id="812" name="_x160309384" descr="EMB000005c076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9384" descr="EMB000005c07613"/>
                      <pic:cNvPicPr>
                        <a:picLocks noChangeAspect="1" noChangeArrowheads="1"/>
                      </pic:cNvPicPr>
                    </pic:nvPicPr>
                    <pic:blipFill>
                      <a:blip r:embed="rId2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06955" cy="1871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F96939">
          <w:rPr>
            <w:rFonts w:asciiTheme="minorEastAsia" w:hAnsiTheme="minorEastAsia"/>
            <w:b/>
            <w:sz w:val="24"/>
          </w:rPr>
          <w:br w:type="page"/>
        </w:r>
      </w:ins>
    </w:p>
    <w:p w:rsidR="00F96939" w:rsidRDefault="00F96939" w:rsidP="00F96939">
      <w:pPr>
        <w:pStyle w:val="affc"/>
        <w:numPr>
          <w:ilvl w:val="0"/>
          <w:numId w:val="50"/>
        </w:numPr>
        <w:spacing w:after="0"/>
        <w:ind w:leftChars="0"/>
        <w:rPr>
          <w:ins w:id="5185" w:author="박윤수" w:date="2014-08-23T00:26:00Z"/>
          <w:rFonts w:asciiTheme="minorEastAsia" w:hAnsiTheme="minorEastAsia"/>
          <w:b/>
          <w:sz w:val="24"/>
          <w:lang w:eastAsia="ko-KR"/>
        </w:rPr>
      </w:pPr>
      <w:ins w:id="5186" w:author="박윤수" w:date="2014-08-23T00:26:00Z">
        <w:r>
          <w:rPr>
            <w:rFonts w:asciiTheme="minorEastAsia" w:hAnsiTheme="minorEastAsia" w:hint="eastAsia"/>
            <w:b/>
            <w:sz w:val="24"/>
            <w:lang w:eastAsia="ko-KR"/>
          </w:rPr>
          <w:lastRenderedPageBreak/>
          <w:t>월드 파일 보기</w:t>
        </w:r>
      </w:ins>
    </w:p>
    <w:p w:rsidR="00F96939" w:rsidRDefault="00F96939" w:rsidP="00F96939">
      <w:pPr>
        <w:spacing w:after="0"/>
        <w:rPr>
          <w:ins w:id="5187" w:author="박윤수" w:date="2014-08-23T00:26:00Z"/>
          <w:rFonts w:asciiTheme="minorEastAsia" w:hAnsiTheme="minorEastAsia"/>
          <w:lang w:val="en-US" w:eastAsia="ko-KR"/>
        </w:rPr>
      </w:pPr>
    </w:p>
    <w:p w:rsidR="00F96939" w:rsidRPr="007B5EFA" w:rsidRDefault="00F96939" w:rsidP="00F96939">
      <w:pPr>
        <w:spacing w:after="0"/>
        <w:rPr>
          <w:ins w:id="5188" w:author="박윤수" w:date="2014-08-23T00:26:00Z"/>
          <w:rFonts w:asciiTheme="minorEastAsia" w:hAnsiTheme="minorEastAsia"/>
          <w:lang w:val="en-US" w:eastAsia="ko-KR"/>
        </w:rPr>
      </w:pPr>
      <w:ins w:id="5189" w:author="박윤수" w:date="2014-08-23T00:26:00Z">
        <w:r>
          <w:rPr>
            <w:rFonts w:asciiTheme="minorEastAsia" w:hAnsiTheme="minorEastAsia" w:hint="eastAsia"/>
            <w:lang w:val="en-US" w:eastAsia="ko-KR"/>
          </w:rPr>
          <w:t>월드파일 보기버튼(</w:t>
        </w:r>
        <w:r w:rsidR="00AF7365">
          <w:rPr>
            <w:rFonts w:asciiTheme="minorEastAsia" w:hAnsiTheme="minorEastAsia"/>
            <w:noProof/>
            <w:lang w:val="en-US" w:eastAsia="ko-KR"/>
            <w:rPrChange w:id="519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13" name="_x160194504" descr="EMB000005c0761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1d"/>
                      <pic:cNvPicPr>
                        <a:picLocks noChangeAspect="1" noChangeArrowheads="1"/>
                      </pic:cNvPicPr>
                    </pic:nvPicPr>
                    <pic:blipFill>
                      <a:blip r:embed="rId2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을 클릭하여 월드 파일이 저장된 형태를 확인할 수 </w:t>
        </w:r>
        <w:r>
          <w:rPr>
            <w:rFonts w:asciiTheme="minorEastAsia" w:hAnsiTheme="minorEastAsia" w:hint="eastAsia"/>
            <w:lang w:val="en-US" w:eastAsia="ko-KR"/>
          </w:rPr>
          <w:t>있습니다.</w:t>
        </w:r>
      </w:ins>
    </w:p>
    <w:p w:rsidR="00F96939" w:rsidRPr="007B5EFA" w:rsidRDefault="00F96939" w:rsidP="00F96939">
      <w:pPr>
        <w:spacing w:after="0"/>
        <w:rPr>
          <w:ins w:id="5191" w:author="박윤수" w:date="2014-08-23T00:26:00Z"/>
          <w:rFonts w:asciiTheme="minorEastAsia" w:hAnsiTheme="minorEastAsia"/>
          <w:lang w:val="en-US" w:eastAsia="ko-KR"/>
        </w:rPr>
      </w:pPr>
    </w:p>
    <w:p w:rsidR="00F96939" w:rsidRPr="007B5EFA" w:rsidRDefault="00F96939" w:rsidP="00F96939">
      <w:pPr>
        <w:spacing w:after="0"/>
        <w:rPr>
          <w:ins w:id="5192" w:author="박윤수" w:date="2014-08-23T00:26:00Z"/>
          <w:rFonts w:asciiTheme="minorEastAsia" w:hAnsiTheme="minorEastAsia"/>
          <w:lang w:val="en-US" w:eastAsia="ko-KR"/>
        </w:rPr>
      </w:pPr>
      <w:ins w:id="5193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[따라 하기]</w:t>
        </w:r>
      </w:ins>
    </w:p>
    <w:p w:rsidR="00F96939" w:rsidRPr="0086491F" w:rsidRDefault="00F96939" w:rsidP="00F96939">
      <w:pPr>
        <w:pStyle w:val="affc"/>
        <w:numPr>
          <w:ilvl w:val="0"/>
          <w:numId w:val="56"/>
        </w:numPr>
        <w:spacing w:after="0"/>
        <w:ind w:leftChars="0"/>
        <w:rPr>
          <w:ins w:id="5194" w:author="박윤수" w:date="2014-08-23T00:26:00Z"/>
          <w:rFonts w:asciiTheme="minorEastAsia" w:hAnsiTheme="minorEastAsia"/>
          <w:lang w:val="en-US" w:eastAsia="ko-KR"/>
        </w:rPr>
      </w:pPr>
      <w:ins w:id="5195" w:author="박윤수" w:date="2014-08-23T00:26:00Z">
        <w:r w:rsidRPr="0086491F">
          <w:rPr>
            <w:rFonts w:asciiTheme="minorEastAsia" w:hAnsiTheme="minorEastAsia" w:hint="eastAsia"/>
            <w:lang w:val="en-US" w:eastAsia="ko-KR"/>
          </w:rPr>
          <w:t xml:space="preserve">상단 메뉴의 </w:t>
        </w:r>
        <w:r>
          <w:rPr>
            <w:rFonts w:asciiTheme="minorEastAsia" w:hAnsiTheme="minorEastAsia" w:hint="eastAsia"/>
            <w:lang w:val="en-US" w:eastAsia="ko-KR"/>
          </w:rPr>
          <w:t>월드파일 보기버튼(</w:t>
        </w:r>
        <w:r w:rsidR="00AF7365">
          <w:rPr>
            <w:noProof/>
            <w:lang w:val="en-US" w:eastAsia="ko-KR"/>
            <w:rPrChange w:id="51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14" name="_x160194504" descr="EMB000005c0761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1d"/>
                      <pic:cNvPicPr>
                        <a:picLocks noChangeAspect="1" noChangeArrowheads="1"/>
                      </pic:cNvPicPr>
                    </pic:nvPicPr>
                    <pic:blipFill>
                      <a:blip r:embed="rId2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)을</w:t>
        </w:r>
        <w:r w:rsidRPr="0086491F">
          <w:rPr>
            <w:rFonts w:asciiTheme="minorEastAsia" w:hAnsiTheme="minorEastAsia" w:hint="eastAsia"/>
            <w:lang w:val="en-US" w:eastAsia="ko-KR"/>
          </w:rPr>
          <w:t xml:space="preserve"> 클릭</w:t>
        </w:r>
        <w:r>
          <w:rPr>
            <w:rFonts w:asciiTheme="minorEastAsia" w:hAnsiTheme="minorEastAsia" w:hint="eastAsia"/>
            <w:lang w:val="en-US" w:eastAsia="ko-KR"/>
          </w:rPr>
          <w:t>합니다.</w:t>
        </w:r>
      </w:ins>
    </w:p>
    <w:p w:rsidR="00F96939" w:rsidRDefault="00F96939" w:rsidP="00F96939">
      <w:pPr>
        <w:pStyle w:val="affc"/>
        <w:numPr>
          <w:ilvl w:val="0"/>
          <w:numId w:val="56"/>
        </w:numPr>
        <w:spacing w:after="0"/>
        <w:ind w:leftChars="0"/>
        <w:rPr>
          <w:ins w:id="5197" w:author="박윤수" w:date="2014-08-23T00:26:00Z"/>
          <w:rFonts w:asciiTheme="minorEastAsia" w:hAnsiTheme="minorEastAsia"/>
          <w:lang w:val="en-US" w:eastAsia="ko-KR"/>
        </w:rPr>
      </w:pPr>
      <w:ins w:id="5198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 xml:space="preserve">아래와 같은 월드 파일의 내용을 확인할 수 </w:t>
        </w:r>
        <w:r>
          <w:rPr>
            <w:rFonts w:asciiTheme="minorEastAsia" w:hAnsiTheme="minorEastAsia" w:hint="eastAsia"/>
            <w:lang w:val="en-US" w:eastAsia="ko-KR"/>
          </w:rPr>
          <w:t>있습니다.</w:t>
        </w:r>
      </w:ins>
    </w:p>
    <w:p w:rsidR="00F96939" w:rsidRPr="0086491F" w:rsidRDefault="00AF7365" w:rsidP="00F96939">
      <w:pPr>
        <w:spacing w:after="0"/>
        <w:rPr>
          <w:ins w:id="5199" w:author="박윤수" w:date="2014-08-23T00:26:00Z"/>
          <w:rFonts w:asciiTheme="minorEastAsia" w:hAnsiTheme="minorEastAsia"/>
          <w:lang w:val="en-US" w:eastAsia="ko-KR"/>
        </w:rPr>
      </w:pPr>
      <w:ins w:id="5200" w:author="박윤수" w:date="2014-08-23T00:26:00Z">
        <w:r>
          <w:rPr>
            <w:rFonts w:asciiTheme="minorEastAsia" w:hAnsiTheme="minorEastAsia"/>
            <w:noProof/>
            <w:lang w:val="en-US" w:eastAsia="ko-KR"/>
            <w:rPrChange w:id="52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881120" cy="2137410"/>
              <wp:effectExtent l="19050" t="0" r="5080" b="0"/>
              <wp:docPr id="815" name="_x160309384" descr="EMB000005c076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9384" descr="EMB000005c07620"/>
                      <pic:cNvPicPr>
                        <a:picLocks noChangeAspect="1" noChangeArrowheads="1"/>
                      </pic:cNvPicPr>
                    </pic:nvPicPr>
                    <pic:blipFill>
                      <a:blip r:embed="rId2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81120" cy="21374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Pr="0086491F" w:rsidRDefault="00F96939" w:rsidP="00F96939">
      <w:pPr>
        <w:pStyle w:val="affc"/>
        <w:numPr>
          <w:ilvl w:val="0"/>
          <w:numId w:val="56"/>
        </w:numPr>
        <w:spacing w:after="0"/>
        <w:ind w:leftChars="0"/>
        <w:rPr>
          <w:ins w:id="5202" w:author="박윤수" w:date="2014-08-23T00:26:00Z"/>
          <w:rFonts w:asciiTheme="minorEastAsia" w:hAnsiTheme="minorEastAsia"/>
          <w:lang w:val="en-US" w:eastAsia="ko-KR"/>
        </w:rPr>
      </w:pPr>
      <w:ins w:id="5203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 xml:space="preserve">다시 </w:t>
        </w:r>
        <w:r>
          <w:rPr>
            <w:rFonts w:asciiTheme="minorEastAsia" w:hAnsiTheme="minorEastAsia" w:hint="eastAsia"/>
            <w:lang w:val="en-US" w:eastAsia="ko-KR"/>
          </w:rPr>
          <w:t>월드파일 보기버튼(</w:t>
        </w:r>
        <w:r w:rsidR="00AF7365">
          <w:rPr>
            <w:rFonts w:asciiTheme="minorEastAsia" w:hAnsiTheme="minorEastAsia"/>
            <w:noProof/>
            <w:lang w:val="en-US" w:eastAsia="ko-KR"/>
            <w:rPrChange w:id="520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16" name="_x160194504" descr="EMB000005c0761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1d"/>
                      <pic:cNvPicPr>
                        <a:picLocks noChangeAspect="1" noChangeArrowheads="1"/>
                      </pic:cNvPicPr>
                    </pic:nvPicPr>
                    <pic:blipFill>
                      <a:blip r:embed="rId2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Theme="minorEastAsia" w:hAnsiTheme="minorEastAsia" w:hint="eastAsia"/>
            <w:lang w:val="en-US" w:eastAsia="ko-KR"/>
          </w:rPr>
          <w:t>)</w:t>
        </w:r>
        <w:r w:rsidRPr="007B5EFA">
          <w:rPr>
            <w:rFonts w:asciiTheme="minorEastAsia" w:hAnsiTheme="minorEastAsia" w:hint="eastAsia"/>
            <w:lang w:val="en-US" w:eastAsia="ko-KR"/>
          </w:rPr>
          <w:t xml:space="preserve">을 클릭하면 월드 파일 정보가 </w:t>
        </w:r>
        <w:r>
          <w:rPr>
            <w:rFonts w:asciiTheme="minorEastAsia" w:hAnsiTheme="minorEastAsia" w:hint="eastAsia"/>
            <w:lang w:val="en-US" w:eastAsia="ko-KR"/>
          </w:rPr>
          <w:t>사라집니다.</w:t>
        </w:r>
      </w:ins>
    </w:p>
    <w:p w:rsidR="00F96939" w:rsidRDefault="00F96939" w:rsidP="00F96939">
      <w:pPr>
        <w:spacing w:after="0"/>
        <w:rPr>
          <w:ins w:id="5205" w:author="박윤수" w:date="2014-08-23T00:26:00Z"/>
          <w:rFonts w:asciiTheme="minorEastAsia" w:hAnsiTheme="minorEastAsia"/>
          <w:lang w:val="en-US" w:eastAsia="ko-KR"/>
        </w:rPr>
      </w:pPr>
    </w:p>
    <w:p w:rsidR="00F96939" w:rsidRDefault="00F96939" w:rsidP="00F96939">
      <w:pPr>
        <w:spacing w:after="0"/>
        <w:rPr>
          <w:ins w:id="5206" w:author="박윤수" w:date="2014-08-23T00:26:00Z"/>
          <w:rFonts w:asciiTheme="minorEastAsia" w:hAnsiTheme="minorEastAsia"/>
          <w:lang w:val="en-US" w:eastAsia="ko-KR"/>
        </w:rPr>
      </w:pPr>
      <w:ins w:id="5207" w:author="박윤수" w:date="2014-08-23T00:26:00Z">
        <w:r w:rsidRPr="007B5EFA">
          <w:rPr>
            <w:rFonts w:asciiTheme="minorEastAsia" w:hAnsiTheme="minorEastAsia" w:hint="eastAsia"/>
            <w:lang w:val="en-US" w:eastAsia="ko-KR"/>
          </w:rPr>
          <w:t>※ 월드파일 내용 설명</w:t>
        </w:r>
      </w:ins>
    </w:p>
    <w:p w:rsidR="00F96939" w:rsidRDefault="00AF7365" w:rsidP="00F96939">
      <w:pPr>
        <w:pStyle w:val="affe"/>
        <w:snapToGrid/>
        <w:jc w:val="center"/>
        <w:rPr>
          <w:ins w:id="5208" w:author="박윤수" w:date="2014-08-23T00:26:00Z"/>
        </w:rPr>
      </w:pPr>
      <w:ins w:id="5209" w:author="박윤수" w:date="2014-08-23T00:26:00Z">
        <w:r>
          <w:rPr>
            <w:noProof/>
            <w:rPrChange w:id="521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5039995" cy="2019935"/>
              <wp:effectExtent l="19050" t="0" r="0" b="0"/>
              <wp:docPr id="817" name="_x70870848" descr="EMB000005c076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70870848" descr="EMB000005c07623"/>
                      <pic:cNvPicPr>
                        <a:picLocks noChangeAspect="1" noChangeArrowheads="1"/>
                      </pic:cNvPicPr>
                    </pic:nvPicPr>
                    <pic:blipFill>
                      <a:blip r:embed="rId2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39995" cy="20199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F96939" w:rsidRDefault="00F96939">
      <w:pPr>
        <w:spacing w:after="0"/>
        <w:ind w:left="0"/>
        <w:rPr>
          <w:ins w:id="5211" w:author="박윤수" w:date="2014-08-23T00:26:00Z"/>
          <w:rFonts w:asciiTheme="minorEastAsia" w:hAnsiTheme="minorEastAsia"/>
          <w:lang w:eastAsia="ko-KR"/>
        </w:rPr>
      </w:pPr>
    </w:p>
    <w:p w:rsidR="00000000" w:rsidRDefault="00A02876">
      <w:pPr>
        <w:pStyle w:val="a7"/>
        <w:spacing w:after="240"/>
        <w:rPr>
          <w:del w:id="5212" w:author="박윤수" w:date="2014-08-23T00:15:00Z"/>
          <w:rFonts w:asciiTheme="minorEastAsia" w:hAnsiTheme="minorEastAsia"/>
          <w:lang w:eastAsia="ko-KR"/>
        </w:rPr>
        <w:pPrChange w:id="5213" w:author="박윤수" w:date="2014-08-23T00:18:00Z">
          <w:pPr>
            <w:pStyle w:val="a7"/>
          </w:pPr>
        </w:pPrChange>
      </w:pPr>
      <w:del w:id="5214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제</w:delText>
        </w:r>
        <w:r w:rsidR="00CF14BE" w:rsidRPr="00193803" w:rsidDel="00C13530">
          <w:rPr>
            <w:rFonts w:asciiTheme="minorEastAsia" w:hAnsiTheme="minorEastAsia"/>
            <w:lang w:eastAsia="ko-KR"/>
          </w:rPr>
          <w:delText>II</w:delText>
        </w:r>
        <w:r w:rsidDel="00C13530">
          <w:rPr>
            <w:rFonts w:asciiTheme="minorEastAsia" w:hAnsiTheme="minorEastAsia" w:hint="eastAsia"/>
            <w:lang w:eastAsia="ko-KR"/>
          </w:rPr>
          <w:delText xml:space="preserve"> 부</w:delText>
        </w:r>
      </w:del>
    </w:p>
    <w:p w:rsidR="00CF14BE" w:rsidRPr="00193803" w:rsidDel="00C13530" w:rsidRDefault="00A02876" w:rsidP="006722B5">
      <w:pPr>
        <w:pStyle w:val="1"/>
        <w:numPr>
          <w:ilvl w:val="0"/>
          <w:numId w:val="0"/>
        </w:numPr>
        <w:spacing w:after="240"/>
        <w:ind w:left="567"/>
        <w:rPr>
          <w:del w:id="5215" w:author="박윤수" w:date="2014-08-23T00:15:00Z"/>
          <w:rFonts w:asciiTheme="minorEastAsia" w:hAnsiTheme="minorEastAsia"/>
          <w:lang w:eastAsia="ko-KR"/>
        </w:rPr>
        <w:sectPr w:rsidR="00CF14BE" w:rsidRPr="00193803" w:rsidDel="00C13530">
          <w:pgSz w:w="11906" w:h="16838" w:code="9"/>
          <w:pgMar w:top="1418" w:right="1701" w:bottom="1985" w:left="1701" w:header="709" w:footer="1134" w:gutter="0"/>
          <w:cols w:space="708"/>
          <w:vAlign w:val="center"/>
          <w:titlePg/>
          <w:docGrid w:linePitch="360"/>
        </w:sectPr>
      </w:pPr>
      <w:del w:id="5216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학습 목록</w:delText>
        </w:r>
      </w:del>
    </w:p>
    <w:p w:rsidR="00CF6B85" w:rsidRDefault="00A02876">
      <w:pPr>
        <w:pStyle w:val="HiddenfromContents"/>
        <w:rPr>
          <w:del w:id="5217" w:author="박윤수" w:date="2014-08-23T00:15:00Z"/>
          <w:rFonts w:asciiTheme="minorEastAsia" w:hAnsiTheme="minorEastAsia"/>
          <w:lang w:eastAsia="ko-KR"/>
        </w:rPr>
      </w:pPr>
      <w:del w:id="5218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브라우져</w:delText>
        </w:r>
      </w:del>
      <w:ins w:id="5219" w:author="이은정" w:date="2014-08-22T11:29:00Z">
        <w:del w:id="5220" w:author="박윤수" w:date="2014-08-23T00:15:00Z">
          <w:r w:rsidR="00F3520A" w:rsidDel="00C13530">
            <w:rPr>
              <w:rFonts w:asciiTheme="minorEastAsia" w:hAnsiTheme="minorEastAsia" w:hint="eastAsia"/>
              <w:lang w:eastAsia="ko-KR"/>
            </w:rPr>
            <w:delText>브라우저</w:delText>
          </w:r>
        </w:del>
      </w:ins>
      <w:del w:id="5221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(About the Browser)</w:delText>
        </w:r>
        <w:r w:rsidR="0012290D" w:rsidDel="00C13530">
          <w:rPr>
            <w:rFonts w:asciiTheme="minorEastAsia" w:hAnsiTheme="minorEastAsia" w:hint="eastAsia"/>
            <w:lang w:eastAsia="ko-KR"/>
          </w:rPr>
          <w:delText xml:space="preserve"> 소개</w:delText>
        </w:r>
      </w:del>
    </w:p>
    <w:p w:rsidR="00CF6B85" w:rsidRDefault="0012290D">
      <w:pPr>
        <w:rPr>
          <w:del w:id="5222" w:author="박윤수" w:date="2014-08-23T00:15:00Z"/>
          <w:rFonts w:asciiTheme="minorEastAsia" w:hAnsiTheme="minorEastAsia"/>
          <w:lang w:eastAsia="ko-KR"/>
        </w:rPr>
      </w:pPr>
      <w:del w:id="5223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RUR-PLE</w:delText>
        </w:r>
      </w:del>
      <w:ins w:id="5224" w:author="이은정" w:date="2014-08-22T10:11:00Z">
        <w:del w:id="5225" w:author="박윤수" w:date="2014-08-23T00:15:00Z">
          <w:r w:rsidR="00E3226E" w:rsidDel="00C13530">
            <w:rPr>
              <w:rFonts w:asciiTheme="minorEastAsia" w:hAnsiTheme="minorEastAsia" w:hint="eastAsia"/>
              <w:lang w:eastAsia="ko-KR"/>
            </w:rPr>
            <w:delText>러플(RUR-PLE)</w:delText>
          </w:r>
        </w:del>
      </w:ins>
      <w:del w:id="5226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 xml:space="preserve">은 노트북으로 구성되어 </w:delText>
        </w:r>
        <w:r w:rsidR="00C5453C" w:rsidDel="00C13530">
          <w:rPr>
            <w:rFonts w:asciiTheme="minorEastAsia" w:hAnsiTheme="minorEastAsia" w:hint="eastAsia"/>
            <w:lang w:eastAsia="ko-KR"/>
          </w:rPr>
          <w:delText>있습니다.</w:delText>
        </w:r>
        <w:r w:rsidDel="00C13530">
          <w:rPr>
            <w:rFonts w:asciiTheme="minorEastAsia" w:hAnsiTheme="minorEastAsia" w:hint="eastAsia"/>
            <w:lang w:eastAsia="ko-KR"/>
          </w:rPr>
          <w:delText xml:space="preserve"> 첫 페이지(RUR : Read and Learn)는 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>지금 RUR-PLE</w:delText>
        </w:r>
      </w:del>
      <w:ins w:id="5227" w:author="이은정" w:date="2014-08-22T10:11:00Z">
        <w:del w:id="5228" w:author="박윤수" w:date="2014-08-23T00:15:00Z">
          <w:r w:rsidR="00E3226E" w:rsidDel="00C13530">
            <w:rPr>
              <w:rFonts w:asciiTheme="minorEastAsia" w:hAnsiTheme="minorEastAsia" w:hint="eastAsia"/>
              <w:lang w:eastAsia="ko-KR"/>
            </w:rPr>
            <w:delText>러플(RUR-PLE)</w:delText>
          </w:r>
        </w:del>
      </w:ins>
      <w:del w:id="5229" w:author="박윤수" w:date="2014-08-23T00:15:00Z">
        <w:r w:rsidR="009D5A4B" w:rsidDel="00C13530">
          <w:rPr>
            <w:rFonts w:asciiTheme="minorEastAsia" w:hAnsiTheme="minorEastAsia" w:hint="eastAsia"/>
            <w:lang w:eastAsia="ko-KR"/>
          </w:rPr>
          <w:delText xml:space="preserve"> 웹페이지와 동일한 페이지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>입니다.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 xml:space="preserve"> 이 페이지는 간단한 웹브라우저입니다. 사용하기는 간단하지만, 기능은 다소 제약이 있습니다.</w:delText>
        </w:r>
      </w:del>
    </w:p>
    <w:p w:rsidR="00CF6B85" w:rsidRDefault="009D5A4B">
      <w:pPr>
        <w:rPr>
          <w:del w:id="5230" w:author="박윤수" w:date="2014-08-23T00:15:00Z"/>
          <w:rFonts w:asciiTheme="minorEastAsia" w:hAnsiTheme="minorEastAsia"/>
          <w:lang w:eastAsia="ko-KR"/>
        </w:rPr>
      </w:pPr>
      <w:del w:id="5231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 xml:space="preserve">이 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>브라우저</w:delText>
        </w:r>
        <w:r w:rsidDel="00C13530">
          <w:rPr>
            <w:rFonts w:asciiTheme="minorEastAsia" w:hAnsiTheme="minorEastAsia" w:hint="eastAsia"/>
            <w:lang w:eastAsia="ko-KR"/>
          </w:rPr>
          <w:delText>는 여러분이 정보를 탐색하는데 도움이 되도록 다음 5개 버튼을 제공합니다. 유용한 기준으로 위에서부터 순서가 되고 역할은 다음과 같습니다.</w:delText>
        </w:r>
      </w:del>
    </w:p>
    <w:p w:rsidR="00CF6B85" w:rsidRDefault="00AF7365">
      <w:pPr>
        <w:pStyle w:val="affc"/>
        <w:numPr>
          <w:ilvl w:val="0"/>
          <w:numId w:val="17"/>
        </w:numPr>
        <w:ind w:leftChars="0"/>
        <w:rPr>
          <w:del w:id="5232" w:author="박윤수" w:date="2014-08-23T00:15:00Z"/>
          <w:rFonts w:asciiTheme="minorEastAsia" w:hAnsiTheme="minorEastAsia"/>
          <w:lang w:eastAsia="ko-KR"/>
        </w:rPr>
      </w:pPr>
      <w:del w:id="5233" w:author="박윤수" w:date="2014-08-23T00:15:00Z">
        <w:r>
          <w:rPr>
            <w:rFonts w:asciiTheme="minorEastAsia" w:hAnsiTheme="minorEastAsia"/>
            <w:noProof/>
            <w:lang w:val="en-US" w:eastAsia="ko-KR"/>
            <w:rPrChange w:id="523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" name="그림 0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9D5A4B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 xml:space="preserve"> : 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>항상 처음 시작 페이지로 돌아갈 수 있게 합니다.</w:delText>
        </w:r>
      </w:del>
    </w:p>
    <w:p w:rsidR="00CF6B85" w:rsidRDefault="00AF7365">
      <w:pPr>
        <w:pStyle w:val="affc"/>
        <w:numPr>
          <w:ilvl w:val="0"/>
          <w:numId w:val="17"/>
        </w:numPr>
        <w:ind w:leftChars="0"/>
        <w:rPr>
          <w:del w:id="5235" w:author="박윤수" w:date="2014-08-23T00:15:00Z"/>
          <w:rFonts w:asciiTheme="minorEastAsia" w:hAnsiTheme="minorEastAsia"/>
          <w:lang w:eastAsia="ko-KR"/>
        </w:rPr>
      </w:pPr>
      <w:del w:id="5236" w:author="박윤수" w:date="2014-08-23T00:15:00Z">
        <w:r>
          <w:rPr>
            <w:rFonts w:asciiTheme="minorEastAsia" w:hAnsiTheme="minorEastAsia"/>
            <w:noProof/>
            <w:lang w:val="en-US" w:eastAsia="ko-KR"/>
            <w:rPrChange w:id="523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6" name="그림 1" descr="back_bt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btn.png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9D5A4B" w:rsidRPr="009D5A4B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 xml:space="preserve"> : 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>앞에서 본 페이지가 있다면, 뒷쪽 페이지로 갈 수 있게 합니다.</w:delText>
        </w:r>
      </w:del>
    </w:p>
    <w:p w:rsidR="00CF6B85" w:rsidRDefault="00AF7365">
      <w:pPr>
        <w:pStyle w:val="affc"/>
        <w:numPr>
          <w:ilvl w:val="0"/>
          <w:numId w:val="17"/>
        </w:numPr>
        <w:ind w:leftChars="0"/>
        <w:rPr>
          <w:del w:id="5238" w:author="박윤수" w:date="2014-08-23T00:15:00Z"/>
          <w:rFonts w:asciiTheme="minorEastAsia" w:hAnsiTheme="minorEastAsia"/>
          <w:lang w:eastAsia="ko-KR"/>
        </w:rPr>
      </w:pPr>
      <w:del w:id="5239" w:author="박윤수" w:date="2014-08-23T00:15:00Z">
        <w:r>
          <w:rPr>
            <w:rFonts w:asciiTheme="minorEastAsia" w:hAnsiTheme="minorEastAsia"/>
            <w:noProof/>
            <w:lang w:val="en-US" w:eastAsia="ko-KR"/>
            <w:rPrChange w:id="524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5" name="그림 4" descr="forward_bt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rward_btn.png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804E9" w:rsidDel="00C13530">
          <w:rPr>
            <w:rFonts w:asciiTheme="minorEastAsia" w:hAnsiTheme="minorEastAsia" w:hint="eastAsia"/>
            <w:lang w:eastAsia="ko-KR"/>
          </w:rPr>
          <w:delText xml:space="preserve"> : 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>앞쪽 페이지로 볼 수 있게 이동합니다. (뒤로 돌아가는 버튼 동작의 반대)</w:delText>
        </w:r>
      </w:del>
    </w:p>
    <w:p w:rsidR="00CF6B85" w:rsidRDefault="00AF7365">
      <w:pPr>
        <w:pStyle w:val="affc"/>
        <w:numPr>
          <w:ilvl w:val="0"/>
          <w:numId w:val="17"/>
        </w:numPr>
        <w:ind w:leftChars="0"/>
        <w:rPr>
          <w:del w:id="5241" w:author="박윤수" w:date="2014-08-23T00:15:00Z"/>
          <w:rFonts w:asciiTheme="minorEastAsia" w:hAnsiTheme="minorEastAsia"/>
          <w:lang w:eastAsia="ko-KR"/>
        </w:rPr>
      </w:pPr>
      <w:del w:id="5242" w:author="박윤수" w:date="2014-08-23T00:15:00Z">
        <w:r>
          <w:rPr>
            <w:rFonts w:asciiTheme="minorEastAsia" w:hAnsiTheme="minorEastAsia"/>
            <w:noProof/>
            <w:lang w:val="en-US" w:eastAsia="ko-KR"/>
            <w:rPrChange w:id="524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4" name="그림 3" descr="folder_htm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lder_html.png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9D5A4B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 xml:space="preserve"> : 브라우저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 xml:space="preserve"> 창에서 로컬</w:delText>
        </w:r>
      </w:del>
      <w:ins w:id="5244" w:author="이은정" w:date="2014-08-22T11:31:00Z">
        <w:del w:id="5245" w:author="박윤수" w:date="2014-08-23T00:15:00Z">
          <w:r w:rsidR="00360F93" w:rsidDel="00C13530">
            <w:rPr>
              <w:rFonts w:asciiTheme="minorEastAsia" w:hAnsiTheme="minorEastAsia" w:hint="eastAsia"/>
              <w:lang w:eastAsia="ko-KR"/>
            </w:rPr>
            <w:delText>파일</w:delText>
          </w:r>
        </w:del>
      </w:ins>
      <w:del w:id="5246" w:author="박윤수" w:date="2014-08-23T00:15:00Z">
        <w:r w:rsidR="009D5A4B" w:rsidDel="00C13530">
          <w:rPr>
            <w:rFonts w:asciiTheme="minorEastAsia" w:hAnsiTheme="minorEastAsia" w:hint="eastAsia"/>
            <w:lang w:eastAsia="ko-KR"/>
          </w:rPr>
          <w:delText>(하드디스크, USB등)</w:delText>
        </w:r>
        <w:r w:rsidR="009D5A4B" w:rsidDel="00C13530">
          <w:rPr>
            <w:rFonts w:asciiTheme="minorEastAsia" w:hAnsiTheme="minorEastAsia"/>
            <w:lang w:eastAsia="ko-KR"/>
          </w:rPr>
          <w:delText>에</w:delText>
        </w:r>
        <w:r w:rsidR="009D5A4B" w:rsidDel="00C13530">
          <w:rPr>
            <w:rFonts w:asciiTheme="minorEastAsia" w:hAnsiTheme="minorEastAsia" w:hint="eastAsia"/>
            <w:lang w:eastAsia="ko-KR"/>
          </w:rPr>
          <w:delText xml:space="preserve"> 저장된 것을 열게 합니다.</w:delText>
        </w:r>
      </w:del>
    </w:p>
    <w:p w:rsidR="00CF6B85" w:rsidRDefault="00AF7365">
      <w:pPr>
        <w:pStyle w:val="affc"/>
        <w:numPr>
          <w:ilvl w:val="0"/>
          <w:numId w:val="17"/>
        </w:numPr>
        <w:ind w:leftChars="0"/>
        <w:rPr>
          <w:del w:id="5247" w:author="박윤수" w:date="2014-08-23T00:15:00Z"/>
          <w:rFonts w:asciiTheme="minorEastAsia" w:hAnsiTheme="minorEastAsia"/>
          <w:lang w:eastAsia="ko-KR"/>
        </w:rPr>
      </w:pPr>
      <w:del w:id="5248" w:author="박윤수" w:date="2014-08-23T00:15:00Z">
        <w:r>
          <w:rPr>
            <w:rFonts w:asciiTheme="minorEastAsia" w:hAnsiTheme="minorEastAsia"/>
            <w:noProof/>
            <w:lang w:val="en-US" w:eastAsia="ko-KR"/>
            <w:rPrChange w:id="524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7" name="그림 6" descr="folder_ur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lder_url.png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B7600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 xml:space="preserve">: </w:delText>
        </w:r>
        <w:r w:rsidR="00FB7600" w:rsidDel="00C13530">
          <w:rPr>
            <w:rFonts w:asciiTheme="minorEastAsia" w:hAnsiTheme="minorEastAsia" w:hint="eastAsia"/>
            <w:lang w:eastAsia="ko-KR"/>
          </w:rPr>
          <w:delText xml:space="preserve">웹 정보 (URL, 예로 </w:delText>
        </w:r>
        <w:r w:rsidR="00E80AEF" w:rsidDel="00C13530">
          <w:fldChar w:fldCharType="begin"/>
        </w:r>
        <w:r w:rsidR="00D21A89" w:rsidDel="00C13530">
          <w:rPr>
            <w:lang w:eastAsia="ko-KR"/>
          </w:rPr>
          <w:delInstrText>HYPERLINK "http://www.python.org"</w:delInstrText>
        </w:r>
        <w:r w:rsidR="00E80AEF" w:rsidDel="00C13530">
          <w:fldChar w:fldCharType="separate"/>
        </w:r>
        <w:r w:rsidR="00FB7600" w:rsidRPr="00A01FEC" w:rsidDel="00C13530">
          <w:rPr>
            <w:rStyle w:val="a6"/>
            <w:rFonts w:asciiTheme="minorEastAsia" w:hAnsiTheme="minorEastAsia" w:hint="eastAsia"/>
            <w:lang w:eastAsia="ko-KR"/>
          </w:rPr>
          <w:delText>http://www.python.org</w:delText>
        </w:r>
        <w:r w:rsidR="00E80AEF" w:rsidDel="00C13530">
          <w:fldChar w:fldCharType="end"/>
        </w:r>
        <w:r w:rsidR="00FB7600" w:rsidDel="00C13530">
          <w:rPr>
            <w:rFonts w:asciiTheme="minorEastAsia" w:hAnsiTheme="minorEastAsia" w:hint="eastAsia"/>
            <w:lang w:eastAsia="ko-KR"/>
          </w:rPr>
          <w:delText>) 열어서 브라우저에 정보를 보여줍니다.</w:delText>
        </w:r>
      </w:del>
    </w:p>
    <w:p w:rsidR="00CF6B85" w:rsidRDefault="00AF7365">
      <w:pPr>
        <w:pStyle w:val="affc"/>
        <w:numPr>
          <w:ilvl w:val="0"/>
          <w:numId w:val="17"/>
        </w:numPr>
        <w:ind w:leftChars="0"/>
        <w:rPr>
          <w:del w:id="5250" w:author="박윤수" w:date="2014-08-23T00:15:00Z"/>
          <w:rFonts w:asciiTheme="minorEastAsia" w:hAnsiTheme="minorEastAsia"/>
          <w:lang w:eastAsia="ko-KR"/>
        </w:rPr>
      </w:pPr>
      <w:del w:id="5251" w:author="박윤수" w:date="2014-08-23T00:15:00Z">
        <w:r>
          <w:rPr>
            <w:rFonts w:asciiTheme="minorEastAsia" w:hAnsiTheme="minorEastAsia"/>
            <w:noProof/>
            <w:lang w:val="en-US" w:eastAsia="ko-KR"/>
            <w:rPrChange w:id="525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736508" cy="431746"/>
              <wp:effectExtent l="19050" t="0" r="6442" b="0"/>
              <wp:docPr id="8" name="그림 7" descr="language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anguages.png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508" cy="4317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B7600" w:rsidDel="00C13530">
          <w:rPr>
            <w:rFonts w:asciiTheme="minorEastAsia" w:hAnsiTheme="minorEastAsia" w:hint="eastAsia"/>
            <w:lang w:eastAsia="ko-KR"/>
          </w:rPr>
          <w:delText xml:space="preserve"> RUR-PLE</w:delText>
        </w:r>
      </w:del>
      <w:ins w:id="5253" w:author="이은정" w:date="2014-08-22T10:11:00Z">
        <w:del w:id="5254" w:author="박윤수" w:date="2014-08-23T00:15:00Z">
          <w:r w:rsidR="00E3226E" w:rsidDel="00C13530">
            <w:rPr>
              <w:rFonts w:asciiTheme="minorEastAsia" w:hAnsiTheme="minorEastAsia" w:hint="eastAsia"/>
              <w:lang w:eastAsia="ko-KR"/>
            </w:rPr>
            <w:delText>러플(RUR-PLE)</w:delText>
          </w:r>
        </w:del>
      </w:ins>
      <w:del w:id="5255" w:author="박윤수" w:date="2014-08-23T00:15:00Z">
        <w:r w:rsidR="00FB7600" w:rsidDel="00C13530">
          <w:rPr>
            <w:rFonts w:asciiTheme="minorEastAsia" w:hAnsiTheme="minorEastAsia" w:hint="eastAsia"/>
            <w:lang w:eastAsia="ko-KR"/>
          </w:rPr>
          <w:delText xml:space="preserve"> 번역 언어를 선택합니다. 현재 영어와 불어만 제공되고, 불어 제공은 현재까지 완벽하지는 않습니다.</w:delText>
        </w:r>
      </w:del>
    </w:p>
    <w:p w:rsidR="00CF6B85" w:rsidRDefault="00FB7600">
      <w:pPr>
        <w:rPr>
          <w:del w:id="5256" w:author="박윤수" w:date="2014-08-23T00:15:00Z"/>
          <w:rFonts w:asciiTheme="minorEastAsia" w:hAnsiTheme="minorEastAsia"/>
          <w:lang w:eastAsia="ko-KR"/>
        </w:rPr>
      </w:pPr>
      <w:del w:id="5257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 xml:space="preserve">현재 페이지 하단에 두 개의 링크가 있습니다. 준비가 되었으면, </w:delText>
        </w:r>
        <w:r w:rsidDel="00C13530">
          <w:rPr>
            <w:rFonts w:asciiTheme="minorEastAsia" w:hAnsiTheme="minorEastAsia"/>
            <w:lang w:eastAsia="ko-KR"/>
          </w:rPr>
          <w:delText>“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리봇</w:delText>
        </w:r>
      </w:del>
      <w:ins w:id="5258" w:author="이은정" w:date="2014-08-22T10:38:00Z">
        <w:del w:id="5259" w:author="박윤수" w:date="2014-08-23T00:15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  <w:del w:id="5260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 xml:space="preserve"> 명령하기</w:delText>
        </w:r>
        <w:r w:rsidDel="00C13530">
          <w:rPr>
            <w:rFonts w:asciiTheme="minorEastAsia" w:hAnsiTheme="minorEastAsia"/>
            <w:lang w:eastAsia="ko-KR"/>
          </w:rPr>
          <w:delText>”</w:delText>
        </w:r>
        <w:r w:rsidDel="00C13530">
          <w:rPr>
            <w:rFonts w:asciiTheme="minorEastAsia" w:hAnsiTheme="minorEastAsia" w:hint="eastAsia"/>
            <w:lang w:eastAsia="ko-KR"/>
          </w:rPr>
          <w:delText xml:space="preserve"> 링크를 클릭하여 다음 학습을 진행하세요.</w:delText>
        </w:r>
      </w:del>
    </w:p>
    <w:p w:rsidR="00CF6B85" w:rsidRDefault="00FB7600">
      <w:pPr>
        <w:jc w:val="center"/>
        <w:rPr>
          <w:del w:id="5261" w:author="박윤수" w:date="2014-08-23T00:15:00Z"/>
          <w:rFonts w:asciiTheme="minorEastAsia" w:hAnsiTheme="minorEastAsia"/>
          <w:lang w:eastAsia="ko-KR"/>
        </w:rPr>
      </w:pPr>
      <w:del w:id="5262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--</w:delText>
        </w:r>
        <w:r w:rsidR="00AF7365">
          <w:rPr>
            <w:rFonts w:asciiTheme="minorEastAsia" w:hAnsiTheme="minorEastAsia"/>
            <w:noProof/>
            <w:lang w:val="en-US" w:eastAsia="ko-KR"/>
            <w:rPrChange w:id="526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0" name="그림 0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C13530">
          <w:rPr>
            <w:rFonts w:asciiTheme="minorEastAsia" w:hAnsiTheme="minorEastAsia" w:hint="eastAsia"/>
            <w:lang w:eastAsia="ko-KR"/>
          </w:rPr>
          <w:delText>-</w:delText>
        </w:r>
        <w:r w:rsidDel="00C13530">
          <w:rPr>
            <w:rFonts w:asciiTheme="minorEastAsia" w:hAnsiTheme="minorEastAsia"/>
            <w:lang w:eastAsia="ko-KR"/>
          </w:rPr>
          <w:delText>“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리봇</w:delText>
        </w:r>
      </w:del>
      <w:ins w:id="5264" w:author="이은정" w:date="2014-08-22T10:38:00Z">
        <w:del w:id="5265" w:author="박윤수" w:date="2014-08-23T00:15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  <w:del w:id="5266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 xml:space="preserve"> 명령하기</w:delText>
        </w:r>
        <w:r w:rsidDel="00C13530">
          <w:rPr>
            <w:rFonts w:asciiTheme="minorEastAsia" w:hAnsiTheme="minorEastAsia"/>
            <w:lang w:eastAsia="ko-KR"/>
          </w:rPr>
          <w:delText>”</w:delText>
        </w:r>
        <w:r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AF7365">
          <w:rPr>
            <w:rFonts w:asciiTheme="minorEastAsia" w:hAnsiTheme="minorEastAsia"/>
            <w:noProof/>
            <w:lang w:val="en-US" w:eastAsia="ko-KR"/>
            <w:rPrChange w:id="526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1" name="그림 8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5268" w:author="박윤수" w:date="2014-08-23T00:15:00Z"/>
          <w:rFonts w:asciiTheme="minorEastAsia" w:hAnsiTheme="minorEastAsia"/>
          <w:lang w:eastAsia="ko-KR"/>
        </w:rPr>
      </w:pPr>
    </w:p>
    <w:p w:rsidR="00CF6B85" w:rsidRDefault="00CF6B85">
      <w:pPr>
        <w:rPr>
          <w:del w:id="5269" w:author="박윤수" w:date="2014-08-23T00:15:00Z"/>
          <w:rFonts w:asciiTheme="minorEastAsia" w:hAnsiTheme="minorEastAsia"/>
          <w:lang w:eastAsia="ko-KR"/>
        </w:rPr>
      </w:pPr>
    </w:p>
    <w:p w:rsidR="00FB7600" w:rsidRPr="009D5A4B" w:rsidDel="00C13530" w:rsidRDefault="00FB7600" w:rsidP="006722B5">
      <w:pPr>
        <w:rPr>
          <w:del w:id="5270" w:author="박윤수" w:date="2014-08-23T00:15:00Z"/>
          <w:rFonts w:asciiTheme="minorEastAsia" w:hAnsiTheme="minorEastAsia"/>
          <w:lang w:eastAsia="ko-KR"/>
        </w:rPr>
        <w:sectPr w:rsidR="00FB7600" w:rsidRPr="009D5A4B" w:rsidDel="00C13530">
          <w:pgSz w:w="11906" w:h="16838"/>
          <w:pgMar w:top="1418" w:right="1701" w:bottom="1985" w:left="1701" w:header="709" w:footer="1134" w:gutter="0"/>
          <w:cols w:space="708"/>
          <w:docGrid w:linePitch="360"/>
        </w:sectPr>
      </w:pPr>
    </w:p>
    <w:p w:rsidR="00CF6B85" w:rsidRDefault="00AE0C29">
      <w:pPr>
        <w:pStyle w:val="HiddenfromContents"/>
        <w:rPr>
          <w:del w:id="5271" w:author="박윤수" w:date="2014-08-23T00:15:00Z"/>
          <w:rFonts w:asciiTheme="minorEastAsia" w:hAnsiTheme="minorEastAsia"/>
          <w:lang w:eastAsia="ko-KR"/>
        </w:rPr>
      </w:pPr>
      <w:del w:id="5272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월드</w:delText>
        </w:r>
        <w:r w:rsidDel="00C13530">
          <w:rPr>
            <w:rFonts w:asciiTheme="minorEastAsia" w:hAnsiTheme="minorEastAsia"/>
            <w:lang w:eastAsia="ko-KR"/>
          </w:rPr>
          <w:delText>를</w:delText>
        </w:r>
        <w:r w:rsidR="00082511" w:rsidDel="00C13530">
          <w:rPr>
            <w:rFonts w:asciiTheme="minorEastAsia" w:hAnsiTheme="minorEastAsia" w:hint="eastAsia"/>
            <w:lang w:eastAsia="ko-KR"/>
          </w:rPr>
          <w:delText xml:space="preserve"> 탐색하는 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리봇</w:delText>
        </w:r>
      </w:del>
      <w:ins w:id="5273" w:author="이은정" w:date="2014-08-22T10:38:00Z">
        <w:del w:id="5274" w:author="박윤수" w:date="2014-08-23T00:15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</w:p>
    <w:p w:rsidR="00CF6B85" w:rsidRDefault="00D84D69">
      <w:pPr>
        <w:rPr>
          <w:del w:id="5275" w:author="박윤수" w:date="2014-08-23T00:15:00Z"/>
          <w:lang w:eastAsia="ko-KR"/>
        </w:rPr>
      </w:pPr>
      <w:del w:id="5276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277" w:author="이은정" w:date="2014-08-22T10:38:00Z">
        <w:del w:id="527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ins w:id="5279" w:author="이은정" w:date="2014-08-22T11:32:00Z">
        <w:del w:id="5280" w:author="박윤수" w:date="2014-08-23T00:15:00Z">
          <w:r w:rsidR="00360F93" w:rsidDel="00C13530">
            <w:rPr>
              <w:rFonts w:hint="eastAsia"/>
              <w:lang w:eastAsia="ko-KR"/>
            </w:rPr>
            <w:delText>는</w:delText>
          </w:r>
          <w:r w:rsidR="00360F93" w:rsidDel="00C13530">
            <w:rPr>
              <w:rFonts w:hint="eastAsia"/>
              <w:lang w:eastAsia="ko-KR"/>
            </w:rPr>
            <w:delText xml:space="preserve"> </w:delText>
          </w:r>
        </w:del>
      </w:ins>
      <w:del w:id="5281" w:author="박윤수" w:date="2014-08-23T00:15:00Z">
        <w:r w:rsidR="00082511" w:rsidDel="00C13530">
          <w:rPr>
            <w:rFonts w:hint="eastAsia"/>
            <w:lang w:eastAsia="ko-KR"/>
          </w:rPr>
          <w:delText xml:space="preserve"> 4</w:delText>
        </w:r>
        <w:r w:rsidR="00082511" w:rsidDel="00C13530">
          <w:rPr>
            <w:rFonts w:hint="eastAsia"/>
            <w:lang w:eastAsia="ko-KR"/>
          </w:rPr>
          <w:delText>가지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기본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작업을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할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수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있습니다</w:delText>
        </w:r>
        <w:r w:rsidR="00082511" w:rsidDel="00C13530">
          <w:rPr>
            <w:rFonts w:hint="eastAsia"/>
            <w:lang w:eastAsia="ko-KR"/>
          </w:rPr>
          <w:delText>. (</w:delText>
        </w:r>
        <w:r w:rsidR="00082511" w:rsidDel="00C13530">
          <w:rPr>
            <w:rFonts w:hint="eastAsia"/>
            <w:lang w:eastAsia="ko-KR"/>
          </w:rPr>
          <w:delText>앞으로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한칸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이동</w:delText>
        </w:r>
        <w:r w:rsidR="00082511" w:rsidDel="00C13530">
          <w:rPr>
            <w:rFonts w:hint="eastAsia"/>
            <w:lang w:eastAsia="ko-KR"/>
          </w:rPr>
          <w:delText xml:space="preserve">, </w:delText>
        </w:r>
        <w:r w:rsidR="00082511" w:rsidDel="00C13530">
          <w:rPr>
            <w:rFonts w:hint="eastAsia"/>
            <w:lang w:eastAsia="ko-KR"/>
          </w:rPr>
          <w:delText>왼쪽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돌기</w:delText>
        </w:r>
        <w:r w:rsidR="00082511" w:rsidDel="00C13530">
          <w:rPr>
            <w:rFonts w:hint="eastAsia"/>
            <w:lang w:eastAsia="ko-KR"/>
          </w:rPr>
          <w:delText xml:space="preserve">, </w:delText>
        </w:r>
        <w:r w:rsidR="00082511" w:rsidDel="00C13530">
          <w:rPr>
            <w:rFonts w:hint="eastAsia"/>
            <w:lang w:eastAsia="ko-KR"/>
          </w:rPr>
          <w:delText>비퍼를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줍기</w:delText>
        </w:r>
        <w:r w:rsidR="00082511" w:rsidDel="00C13530">
          <w:rPr>
            <w:rFonts w:hint="eastAsia"/>
            <w:lang w:eastAsia="ko-KR"/>
          </w:rPr>
          <w:delText xml:space="preserve">, </w:delText>
        </w:r>
        <w:r w:rsidR="00AE2082" w:rsidDel="00C13530">
          <w:rPr>
            <w:rFonts w:hint="eastAsia"/>
            <w:lang w:eastAsia="ko-KR"/>
          </w:rPr>
          <w:delText>비퍼</w:delText>
        </w:r>
        <w:r w:rsidR="00082511" w:rsidDel="00C13530">
          <w:rPr>
            <w:rFonts w:hint="eastAsia"/>
            <w:lang w:eastAsia="ko-KR"/>
          </w:rPr>
          <w:delText>를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내려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놓기</w:delText>
        </w:r>
        <w:r w:rsidR="00082511" w:rsidDel="00C13530">
          <w:rPr>
            <w:rFonts w:hint="eastAsia"/>
            <w:lang w:eastAsia="ko-KR"/>
          </w:rPr>
          <w:delText xml:space="preserve">) </w:delText>
        </w:r>
        <w:r w:rsidR="00082511" w:rsidDel="00C13530">
          <w:rPr>
            <w:rFonts w:hint="eastAsia"/>
            <w:lang w:eastAsia="ko-KR"/>
          </w:rPr>
          <w:delText>프로그래밍이라는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마술을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통해서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282" w:author="이은정" w:date="2014-08-22T10:38:00Z">
        <w:del w:id="528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284" w:author="박윤수" w:date="2014-08-23T00:15:00Z">
        <w:r w:rsidR="00082511" w:rsidDel="00C13530">
          <w:rPr>
            <w:rFonts w:hint="eastAsia"/>
            <w:lang w:eastAsia="ko-KR"/>
          </w:rPr>
          <w:delText xml:space="preserve"> 4</w:delText>
        </w:r>
        <w:r w:rsidR="00082511" w:rsidDel="00C13530">
          <w:rPr>
            <w:rFonts w:hint="eastAsia"/>
            <w:lang w:eastAsia="ko-KR"/>
          </w:rPr>
          <w:delText>가지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기본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작업을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조합해서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매우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복잡하고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어려운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작업을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수행하는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것을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배울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것입니다</w:delText>
        </w:r>
        <w:r w:rsidR="00082511" w:rsidDel="00C13530">
          <w:rPr>
            <w:rFonts w:hint="eastAsia"/>
            <w:lang w:eastAsia="ko-KR"/>
          </w:rPr>
          <w:delText>. 4</w:delText>
        </w:r>
        <w:r w:rsidR="00082511" w:rsidDel="00C13530">
          <w:rPr>
            <w:rFonts w:hint="eastAsia"/>
            <w:lang w:eastAsia="ko-KR"/>
          </w:rPr>
          <w:delText>가지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기본작업으로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복잡한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작업을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수행하기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전에</w:delText>
        </w:r>
        <w:r w:rsidR="00082511"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리봇</w:delText>
        </w:r>
      </w:del>
      <w:ins w:id="5285" w:author="이은정" w:date="2014-08-22T10:38:00Z">
        <w:del w:id="528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287" w:author="박윤수" w:date="2014-08-23T00:15:00Z">
        <w:r w:rsidR="00082511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가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어디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있는지</w:delText>
        </w:r>
        <w:r w:rsidR="00082511" w:rsidDel="00C13530">
          <w:rPr>
            <w:rFonts w:hint="eastAsia"/>
            <w:lang w:eastAsia="ko-KR"/>
          </w:rPr>
          <w:delText xml:space="preserve">, </w:delText>
        </w:r>
        <w:r w:rsidR="00082511" w:rsidDel="00C13530">
          <w:rPr>
            <w:rFonts w:hint="eastAsia"/>
            <w:lang w:eastAsia="ko-KR"/>
          </w:rPr>
          <w:delText>그리고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어떻게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생겼는지를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탐험하도록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여러분을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안내할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것입니다</w:delText>
        </w:r>
        <w:r w:rsidR="00082511" w:rsidDel="00C13530">
          <w:rPr>
            <w:rFonts w:hint="eastAsia"/>
            <w:lang w:eastAsia="ko-KR"/>
          </w:rPr>
          <w:delText>.</w:delText>
        </w:r>
      </w:del>
    </w:p>
    <w:p w:rsidR="00CF6B85" w:rsidRDefault="00082511">
      <w:pPr>
        <w:rPr>
          <w:del w:id="5288" w:author="박윤수" w:date="2014-08-23T00:15:00Z"/>
          <w:lang w:eastAsia="ko-KR"/>
        </w:rPr>
      </w:pPr>
      <w:del w:id="5289" w:author="박윤수" w:date="2014-08-23T00:15:00Z">
        <w:r w:rsidDel="00C13530">
          <w:rPr>
            <w:rFonts w:hint="eastAsia"/>
            <w:lang w:eastAsia="ko-KR"/>
          </w:rPr>
          <w:delText>준비가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아래처럼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노트북의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페이지</w:delText>
        </w:r>
      </w:del>
      <w:ins w:id="5290" w:author="이은정" w:date="2014-08-22T11:35:00Z">
        <w:del w:id="5291" w:author="박윤수" w:date="2014-08-23T00:15:00Z">
          <w:r w:rsidR="00360F93" w:rsidDel="00C13530">
            <w:rPr>
              <w:rFonts w:hint="eastAsia"/>
              <w:lang w:eastAsia="ko-KR"/>
            </w:rPr>
            <w:delText>[</w:delText>
          </w:r>
        </w:del>
      </w:ins>
      <w:del w:id="5292" w:author="박윤수" w:date="2014-08-23T00:15:00Z">
        <w:r w:rsidDel="00C13530">
          <w:rPr>
            <w:rFonts w:hint="eastAsia"/>
            <w:lang w:eastAsia="ko-KR"/>
          </w:rPr>
          <w:delText>(RUR: Code and Learn</w:delText>
        </w:r>
      </w:del>
      <w:ins w:id="5293" w:author="이은정" w:date="2014-08-22T11:36:00Z">
        <w:del w:id="5294" w:author="박윤수" w:date="2014-08-23T00:15:00Z">
          <w:r w:rsidR="00360F93" w:rsidDel="00C13530">
            <w:rPr>
              <w:rFonts w:hint="eastAsia"/>
              <w:lang w:eastAsia="ko-KR"/>
            </w:rPr>
            <w:delText>]</w:delText>
          </w:r>
        </w:del>
      </w:ins>
      <w:del w:id="5295" w:author="박윤수" w:date="2014-08-23T00:15:00Z"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화면이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5296" w:author="박윤수" w:date="2014-08-23T00:15:00Z"/>
          <w:lang w:eastAsia="ko-KR"/>
        </w:rPr>
      </w:pPr>
      <w:del w:id="5297" w:author="박윤수" w:date="2014-08-23T00:15:00Z">
        <w:r>
          <w:rPr>
            <w:noProof/>
            <w:lang w:val="en-US" w:eastAsia="ko-KR"/>
            <w:rPrChange w:id="52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438400" cy="219075"/>
              <wp:effectExtent l="19050" t="0" r="0" b="0"/>
              <wp:docPr id="12" name="그림 11" descr="code_ta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ode_tab.png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0" cy="219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082511">
      <w:pPr>
        <w:rPr>
          <w:del w:id="5299" w:author="박윤수" w:date="2014-08-23T00:15:00Z"/>
          <w:lang w:eastAsia="ko-KR"/>
        </w:rPr>
      </w:pPr>
      <w:del w:id="5300" w:author="박윤수" w:date="2014-08-23T00:15:00Z"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정상적으로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작동되면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화면이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5301" w:author="이은정" w:date="2014-08-22T11:37:00Z">
        <w:del w:id="5302" w:author="박윤수" w:date="2014-08-23T00:15:00Z">
          <w:r w:rsidR="00360F93" w:rsidDel="00C13530">
            <w:rPr>
              <w:rFonts w:hint="eastAsia"/>
              <w:lang w:eastAsia="ko-KR"/>
            </w:rPr>
            <w:br/>
          </w:r>
          <w:r w:rsidR="00360F93" w:rsidDel="00C13530">
            <w:rPr>
              <w:rFonts w:hint="eastAsia"/>
              <w:lang w:eastAsia="ko-KR"/>
            </w:rPr>
            <w:delText>왼쪽에</w:delText>
          </w:r>
          <w:r w:rsidR="00360F93" w:rsidDel="00C13530">
            <w:rPr>
              <w:lang w:eastAsia="ko-KR"/>
            </w:rPr>
            <w:delText xml:space="preserve"> </w:delText>
          </w:r>
        </w:del>
      </w:ins>
      <w:del w:id="5303" w:author="박윤수" w:date="2014-08-23T00:15:00Z">
        <w:r w:rsidDel="00C13530">
          <w:rPr>
            <w:lang w:eastAsia="ko-KR"/>
          </w:rPr>
          <w:delText>“</w:delText>
        </w:r>
      </w:del>
      <w:ins w:id="5304" w:author="이은정" w:date="2014-08-22T11:36:00Z">
        <w:del w:id="5305" w:author="박윤수" w:date="2014-08-23T00:15:00Z">
          <w:r w:rsidR="00360F93" w:rsidDel="00C13530">
            <w:rPr>
              <w:rFonts w:hint="eastAsia"/>
              <w:lang w:eastAsia="ko-KR"/>
            </w:rPr>
            <w:delText>프로그램창</w:delText>
          </w:r>
          <w:r w:rsidR="00360F93" w:rsidDel="00C13530">
            <w:rPr>
              <w:rFonts w:hint="eastAsia"/>
              <w:lang w:eastAsia="ko-KR"/>
            </w:rPr>
            <w:delText>(</w:delText>
          </w:r>
        </w:del>
      </w:ins>
      <w:del w:id="5306" w:author="박윤수" w:date="2014-08-23T00:15:00Z">
        <w:r w:rsidDel="00C13530">
          <w:rPr>
            <w:rFonts w:hint="eastAsia"/>
            <w:lang w:eastAsia="ko-KR"/>
          </w:rPr>
          <w:delText>Program Window</w:delText>
        </w:r>
      </w:del>
      <w:ins w:id="5307" w:author="이은정" w:date="2014-08-22T11:36:00Z">
        <w:del w:id="5308" w:author="박윤수" w:date="2014-08-23T00:15:00Z">
          <w:r w:rsidR="00360F93" w:rsidDel="00C13530">
            <w:rPr>
              <w:rFonts w:hint="eastAsia"/>
              <w:lang w:eastAsia="ko-KR"/>
            </w:rPr>
            <w:delText>)</w:delText>
          </w:r>
        </w:del>
      </w:ins>
      <w:del w:id="5309" w:author="박윤수" w:date="2014-08-23T00:15:00Z"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가</w:delText>
        </w:r>
      </w:del>
      <w:ins w:id="5310" w:author="이은정" w:date="2014-08-22T11:38:00Z">
        <w:del w:id="5311" w:author="박윤수" w:date="2014-08-23T00:15:00Z">
          <w:r w:rsidR="00360F93" w:rsidDel="00C13530">
            <w:rPr>
              <w:rFonts w:hint="eastAsia"/>
              <w:lang w:eastAsia="ko-KR"/>
            </w:rPr>
            <w:delText>이</w:delText>
          </w:r>
          <w:r w:rsidR="00360F93" w:rsidDel="00C13530">
            <w:rPr>
              <w:rFonts w:hint="eastAsia"/>
              <w:lang w:eastAsia="ko-KR"/>
            </w:rPr>
            <w:delText xml:space="preserve"> </w:delText>
          </w:r>
          <w:r w:rsidR="00360F93" w:rsidDel="00C13530">
            <w:rPr>
              <w:rFonts w:hint="eastAsia"/>
              <w:lang w:eastAsia="ko-KR"/>
            </w:rPr>
            <w:delText>있고</w:delText>
          </w:r>
        </w:del>
      </w:ins>
      <w:del w:id="531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좌측에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lang w:eastAsia="ko-KR"/>
          </w:rPr>
          <w:delText>“</w:delText>
        </w:r>
      </w:del>
      <w:ins w:id="5313" w:author="이은정" w:date="2014-08-22T11:38:00Z">
        <w:del w:id="5314" w:author="박윤수" w:date="2014-08-23T00:15:00Z">
          <w:r w:rsidR="00360F93" w:rsidDel="00C13530">
            <w:rPr>
              <w:rFonts w:hint="eastAsia"/>
              <w:lang w:eastAsia="ko-KR"/>
            </w:rPr>
            <w:delText>로봇</w:delText>
          </w:r>
          <w:r w:rsidR="00360F93" w:rsidDel="00C13530">
            <w:rPr>
              <w:rFonts w:hint="eastAsia"/>
              <w:lang w:eastAsia="ko-KR"/>
            </w:rPr>
            <w:delText xml:space="preserve"> </w:delText>
          </w:r>
          <w:r w:rsidR="00360F93" w:rsidDel="00C13530">
            <w:rPr>
              <w:rFonts w:hint="eastAsia"/>
              <w:lang w:eastAsia="ko-KR"/>
            </w:rPr>
            <w:delText>월드</w:delText>
          </w:r>
          <w:r w:rsidR="00360F93" w:rsidDel="00C13530">
            <w:rPr>
              <w:rFonts w:hint="eastAsia"/>
              <w:lang w:eastAsia="ko-KR"/>
            </w:rPr>
            <w:delText>(</w:delText>
          </w:r>
        </w:del>
      </w:ins>
      <w:del w:id="5315" w:author="박윤수" w:date="2014-08-23T00:15:00Z">
        <w:r w:rsidDel="00C13530">
          <w:rPr>
            <w:rFonts w:hint="eastAsia"/>
            <w:lang w:eastAsia="ko-KR"/>
          </w:rPr>
          <w:delText>Robot World</w:delText>
        </w:r>
      </w:del>
      <w:ins w:id="5316" w:author="이은정" w:date="2014-08-22T11:38:00Z">
        <w:del w:id="5317" w:author="박윤수" w:date="2014-08-23T00:15:00Z">
          <w:r w:rsidR="00360F93" w:rsidDel="00C13530">
            <w:rPr>
              <w:rFonts w:hint="eastAsia"/>
              <w:lang w:eastAsia="ko-KR"/>
            </w:rPr>
            <w:delText>)</w:delText>
          </w:r>
        </w:del>
      </w:ins>
      <w:del w:id="5318" w:author="박윤수" w:date="2014-08-23T00:15:00Z"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5319" w:author="박윤수" w:date="2014-08-23T00:15:00Z"/>
          <w:lang w:eastAsia="ko-KR"/>
        </w:rPr>
      </w:pPr>
      <w:del w:id="5320" w:author="박윤수" w:date="2014-08-23T00:15:00Z">
        <w:r>
          <w:rPr>
            <w:noProof/>
            <w:lang w:val="en-US" w:eastAsia="ko-KR"/>
            <w:rPrChange w:id="53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5400040" cy="4455160"/>
              <wp:effectExtent l="19050" t="0" r="0" b="0"/>
              <wp:docPr id="13" name="그림 12" descr="robot_window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obot_window.jpg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4455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5322" w:author="박윤수" w:date="2014-08-23T00:15:00Z"/>
          <w:lang w:eastAsia="ko-KR"/>
        </w:rPr>
      </w:pPr>
      <w:del w:id="5323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5324" w:author="이은정" w:date="2014-08-22T10:38:00Z">
        <w:del w:id="532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326" w:author="박윤수" w:date="2014-08-23T00:15:00Z">
        <w:r w:rsidR="00082511" w:rsidDel="00C13530">
          <w:rPr>
            <w:rFonts w:hint="eastAsia"/>
            <w:lang w:eastAsia="ko-KR"/>
          </w:rPr>
          <w:delText>의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는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가로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세로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길로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구성되어</w:delText>
        </w:r>
        <w:r w:rsidR="00082511" w:rsidDel="00C13530">
          <w:rPr>
            <w:rFonts w:hint="eastAsia"/>
            <w:lang w:eastAsia="ko-KR"/>
          </w:rPr>
          <w:delText xml:space="preserve"> </w:delText>
        </w:r>
        <w:r w:rsidR="00082511" w:rsidDel="00C13530">
          <w:rPr>
            <w:rFonts w:hint="eastAsia"/>
            <w:lang w:eastAsia="ko-KR"/>
          </w:rPr>
          <w:delText>있습니다</w:delText>
        </w:r>
        <w:r w:rsidR="00082511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</w:del>
      <w:ins w:id="5327" w:author="이은정" w:date="2014-08-22T10:38:00Z">
        <w:del w:id="532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329" w:author="박윤수" w:date="2014-08-23T00:15:00Z">
        <w:r w:rsidR="00FB7442" w:rsidDel="00C13530">
          <w:rPr>
            <w:rFonts w:hint="eastAsia"/>
            <w:lang w:eastAsia="ko-KR"/>
          </w:rPr>
          <w:delText>의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위치를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식별하는데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편리한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이름을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다음과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같이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지었습니다</w:delText>
        </w:r>
        <w:r w:rsidR="00FB7442" w:rsidDel="00C13530">
          <w:rPr>
            <w:rFonts w:hint="eastAsia"/>
            <w:lang w:eastAsia="ko-KR"/>
          </w:rPr>
          <w:delText xml:space="preserve">. </w:delText>
        </w:r>
        <w:r w:rsidR="00FB7442" w:rsidDel="00C13530">
          <w:rPr>
            <w:rFonts w:hint="eastAsia"/>
            <w:lang w:eastAsia="ko-KR"/>
          </w:rPr>
          <w:delText>북쪽</w:delText>
        </w:r>
        <w:r w:rsidR="00FB7442" w:rsidDel="00C13530">
          <w:rPr>
            <w:rFonts w:hint="eastAsia"/>
            <w:lang w:eastAsia="ko-KR"/>
          </w:rPr>
          <w:delText>(</w:delText>
        </w:r>
        <w:r w:rsidR="00FB7442" w:rsidDel="00C13530">
          <w:rPr>
            <w:rFonts w:hint="eastAsia"/>
            <w:lang w:eastAsia="ko-KR"/>
          </w:rPr>
          <w:delText>화면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위쪽으로</w:delText>
        </w:r>
        <w:r w:rsidR="00FB7442" w:rsidDel="00C13530">
          <w:rPr>
            <w:rFonts w:hint="eastAsia"/>
            <w:lang w:eastAsia="ko-KR"/>
          </w:rPr>
          <w:delText xml:space="preserve">), </w:delText>
        </w:r>
        <w:r w:rsidR="00FB7442" w:rsidDel="00C13530">
          <w:rPr>
            <w:rFonts w:hint="eastAsia"/>
            <w:lang w:eastAsia="ko-KR"/>
          </w:rPr>
          <w:delText>동쪽</w:delText>
        </w:r>
        <w:r w:rsidR="00FB7442" w:rsidDel="00C13530">
          <w:rPr>
            <w:rFonts w:hint="eastAsia"/>
            <w:lang w:eastAsia="ko-KR"/>
          </w:rPr>
          <w:delText>(</w:delText>
        </w:r>
        <w:r w:rsidR="00FB7442" w:rsidDel="00C13530">
          <w:rPr>
            <w:rFonts w:hint="eastAsia"/>
            <w:lang w:eastAsia="ko-KR"/>
          </w:rPr>
          <w:delText>화면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오른쪽으로</w:delText>
        </w:r>
        <w:r w:rsidR="00FB7442" w:rsidDel="00C13530">
          <w:rPr>
            <w:rFonts w:hint="eastAsia"/>
            <w:lang w:eastAsia="ko-KR"/>
          </w:rPr>
          <w:delText xml:space="preserve">), </w:delText>
        </w:r>
        <w:r w:rsidR="00FB7442" w:rsidDel="00C13530">
          <w:rPr>
            <w:rFonts w:hint="eastAsia"/>
            <w:lang w:eastAsia="ko-KR"/>
          </w:rPr>
          <w:delText>남쪽</w:delText>
        </w:r>
        <w:r w:rsidR="00FB7442" w:rsidDel="00C13530">
          <w:rPr>
            <w:rFonts w:hint="eastAsia"/>
            <w:lang w:eastAsia="ko-KR"/>
          </w:rPr>
          <w:delText>(</w:delText>
        </w:r>
        <w:r w:rsidR="00FB7442" w:rsidDel="00C13530">
          <w:rPr>
            <w:rFonts w:hint="eastAsia"/>
            <w:lang w:eastAsia="ko-KR"/>
          </w:rPr>
          <w:delText>화면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아래쪽으로</w:delText>
        </w:r>
        <w:r w:rsidR="00FB7442" w:rsidDel="00C13530">
          <w:rPr>
            <w:rFonts w:hint="eastAsia"/>
            <w:lang w:eastAsia="ko-KR"/>
          </w:rPr>
          <w:delText xml:space="preserve">), </w:delText>
        </w:r>
        <w:r w:rsidR="00FB7442" w:rsidDel="00C13530">
          <w:rPr>
            <w:rFonts w:hint="eastAsia"/>
            <w:lang w:eastAsia="ko-KR"/>
          </w:rPr>
          <w:delText>서쪽</w:delText>
        </w:r>
        <w:r w:rsidR="00FB7442" w:rsidDel="00C13530">
          <w:rPr>
            <w:rFonts w:hint="eastAsia"/>
            <w:lang w:eastAsia="ko-KR"/>
          </w:rPr>
          <w:delText>(</w:delText>
        </w:r>
        <w:r w:rsidR="00FB7442" w:rsidDel="00C13530">
          <w:rPr>
            <w:rFonts w:hint="eastAsia"/>
            <w:lang w:eastAsia="ko-KR"/>
          </w:rPr>
          <w:delText>화면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왼쪽으로</w:delText>
        </w:r>
        <w:r w:rsidR="00FB7442" w:rsidDel="00C13530">
          <w:rPr>
            <w:rFonts w:hint="eastAsia"/>
            <w:lang w:eastAsia="ko-KR"/>
          </w:rPr>
          <w:delText xml:space="preserve">).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330" w:author="이은정" w:date="2014-08-22T10:38:00Z">
        <w:del w:id="533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332" w:author="박윤수" w:date="2014-08-23T00:15:00Z">
        <w:r w:rsidR="00FB7442" w:rsidDel="00C13530">
          <w:rPr>
            <w:rFonts w:hint="eastAsia"/>
            <w:lang w:eastAsia="ko-KR"/>
          </w:rPr>
          <w:delText xml:space="preserve"> 4</w:delText>
        </w:r>
        <w:r w:rsidR="00FB7442" w:rsidDel="00C13530">
          <w:rPr>
            <w:rFonts w:hint="eastAsia"/>
            <w:lang w:eastAsia="ko-KR"/>
          </w:rPr>
          <w:delText>가지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방향으로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움직일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수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있습니다</w:delText>
        </w:r>
        <w:r w:rsidR="00FB7442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</w:del>
      <w:ins w:id="5333" w:author="이은정" w:date="2014-08-22T10:38:00Z">
        <w:del w:id="533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335" w:author="박윤수" w:date="2014-08-23T00:15:00Z">
        <w:r w:rsidR="00FB7442" w:rsidDel="00C13530">
          <w:rPr>
            <w:rFonts w:hint="eastAsia"/>
            <w:lang w:eastAsia="ko-KR"/>
          </w:rPr>
          <w:delText>의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처음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위치는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가로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길의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첫번째</w:delText>
        </w:r>
        <w:r w:rsidR="00FB7442" w:rsidDel="00C13530">
          <w:rPr>
            <w:rFonts w:hint="eastAsia"/>
            <w:lang w:eastAsia="ko-KR"/>
          </w:rPr>
          <w:delText xml:space="preserve">, </w:delText>
        </w:r>
        <w:r w:rsidR="00FB7442" w:rsidDel="00C13530">
          <w:rPr>
            <w:rFonts w:hint="eastAsia"/>
            <w:lang w:eastAsia="ko-KR"/>
          </w:rPr>
          <w:delText>세로길의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첫번째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위치해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있고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동쪽을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바라보고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있으며</w:delText>
        </w:r>
        <w:r w:rsidR="00FB7442" w:rsidDel="00C13530">
          <w:rPr>
            <w:rFonts w:hint="eastAsia"/>
            <w:lang w:eastAsia="ko-KR"/>
          </w:rPr>
          <w:delText xml:space="preserve">, </w:delText>
        </w:r>
        <w:r w:rsidR="00FB7442" w:rsidDel="00C13530">
          <w:rPr>
            <w:rFonts w:hint="eastAsia"/>
            <w:lang w:eastAsia="ko-KR"/>
          </w:rPr>
          <w:delText>동쪽으로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이동할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준비를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마쳤습니다</w:delText>
        </w:r>
        <w:r w:rsidR="00FB7442" w:rsidDel="00C13530">
          <w:rPr>
            <w:rFonts w:hint="eastAsia"/>
            <w:lang w:eastAsia="ko-KR"/>
          </w:rPr>
          <w:delText>.</w:delText>
        </w:r>
      </w:del>
    </w:p>
    <w:p w:rsidR="00CF6B85" w:rsidRDefault="00FB7442">
      <w:pPr>
        <w:rPr>
          <w:del w:id="5336" w:author="박윤수" w:date="2014-08-23T00:15:00Z"/>
          <w:b/>
          <w:color w:val="00B050"/>
          <w:lang w:eastAsia="ko-KR"/>
          <w:rPrChange w:id="5337" w:author="이은정" w:date="2014-08-22T16:25:00Z">
            <w:rPr>
              <w:del w:id="5338" w:author="박윤수" w:date="2014-08-23T00:15:00Z"/>
              <w:b/>
              <w:color w:val="4F6228" w:themeColor="accent3" w:themeShade="80"/>
              <w:lang w:eastAsia="ko-KR"/>
            </w:rPr>
          </w:rPrChange>
        </w:rPr>
      </w:pPr>
      <w:del w:id="5339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340" w:author="이은정" w:date="2014-08-22T16:26:00Z">
        <w:del w:id="534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D84D69">
      <w:pPr>
        <w:rPr>
          <w:ins w:id="5342" w:author="이은정" w:date="2014-08-22T16:14:00Z"/>
          <w:del w:id="5343" w:author="박윤수" w:date="2014-08-23T00:15:00Z"/>
          <w:lang w:eastAsia="ko-KR"/>
        </w:rPr>
      </w:pPr>
      <w:del w:id="5344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을</w:delText>
        </w:r>
      </w:del>
      <w:ins w:id="5345" w:author="이은정" w:date="2014-08-22T10:38:00Z">
        <w:del w:id="534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347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클릭해서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잠에서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깨우세요</w:delText>
        </w:r>
        <w:r w:rsidR="00FB7442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348" w:author="이은정" w:date="2014-08-22T10:38:00Z">
        <w:del w:id="534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350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반응하길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기대하지는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마세요</w:delText>
        </w:r>
        <w:r w:rsidR="00FB7442" w:rsidDel="00C13530">
          <w:rPr>
            <w:rFonts w:hint="eastAsia"/>
            <w:lang w:eastAsia="ko-KR"/>
          </w:rPr>
          <w:delText xml:space="preserve">. </w:delText>
        </w:r>
      </w:del>
      <w:ins w:id="5351" w:author="이은정" w:date="2014-08-22T11:39:00Z">
        <w:del w:id="5352" w:author="박윤수" w:date="2014-08-23T00:15:00Z">
          <w:r w:rsidR="00360F93" w:rsidDel="00C13530">
            <w:rPr>
              <w:lang w:eastAsia="ko-KR"/>
            </w:rPr>
            <w:br/>
          </w:r>
        </w:del>
      </w:ins>
      <w:del w:id="5353" w:author="박윤수" w:date="2014-08-23T00:15:00Z">
        <w:r w:rsidR="00FB7442" w:rsidDel="00C13530">
          <w:rPr>
            <w:rFonts w:hint="eastAsia"/>
            <w:lang w:eastAsia="ko-KR"/>
          </w:rPr>
          <w:delText>단지</w:delText>
        </w:r>
        <w:r w:rsidR="00FB7442"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354" w:author="이은정" w:date="2014-08-22T10:38:00Z">
        <w:del w:id="535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356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단지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준비가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되었습니다</w:delText>
        </w:r>
        <w:r w:rsidR="00FB7442" w:rsidDel="00C13530">
          <w:rPr>
            <w:rFonts w:hint="eastAsia"/>
            <w:lang w:eastAsia="ko-KR"/>
          </w:rPr>
          <w:delText xml:space="preserve">. </w:delText>
        </w:r>
        <w:r w:rsidR="00FB7442" w:rsidDel="00C13530">
          <w:rPr>
            <w:rFonts w:hint="eastAsia"/>
            <w:lang w:eastAsia="ko-KR"/>
          </w:rPr>
          <w:delText>이제</w:delText>
        </w:r>
        <w:r w:rsidR="00FB7442" w:rsidDel="00C13530">
          <w:rPr>
            <w:rFonts w:hint="eastAsia"/>
            <w:lang w:eastAsia="ko-KR"/>
          </w:rPr>
          <w:delText xml:space="preserve">, </w:delText>
        </w:r>
        <w:r w:rsidR="00FB7442" w:rsidDel="00C13530">
          <w:rPr>
            <w:rFonts w:hint="eastAsia"/>
            <w:lang w:eastAsia="ko-KR"/>
          </w:rPr>
          <w:delText>키보드의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BB0302" w:rsidDel="00C13530">
          <w:rPr>
            <w:rFonts w:hint="eastAsia"/>
            <w:lang w:eastAsia="ko-KR"/>
          </w:rPr>
          <w:delText>위</w:delText>
        </w:r>
        <w:r w:rsidR="00FB7442" w:rsidDel="00C13530">
          <w:rPr>
            <w:rFonts w:hint="eastAsia"/>
            <w:lang w:eastAsia="ko-KR"/>
          </w:rPr>
          <w:delText>쪽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화살표</w:delText>
        </w:r>
        <w:r w:rsidR="00FB7442" w:rsidDel="00C13530">
          <w:rPr>
            <w:rFonts w:hint="eastAsia"/>
            <w:lang w:eastAsia="ko-KR"/>
          </w:rPr>
          <w:delText>(up-arrow</w:delText>
        </w:r>
      </w:del>
      <w:ins w:id="5357" w:author="이은정" w:date="2014-08-22T16:13:00Z">
        <w:del w:id="5358" w:author="박윤수" w:date="2014-08-23T00:15:00Z">
          <w:r w:rsidR="00AF7365">
            <w:rPr>
              <w:noProof/>
              <w:lang w:val="en-US" w:eastAsia="ko-KR"/>
              <w:rPrChange w:id="5359">
                <w:rPr>
                  <w:noProof/>
                  <w:color w:val="0000FF"/>
                  <w:u w:val="single"/>
                  <w:lang w:val="en-US" w:eastAsia="ko-KR"/>
                </w:rPr>
              </w:rPrChange>
            </w:rPr>
            <w:drawing>
              <wp:inline distT="0" distB="0" distL="0" distR="0">
                <wp:extent cx="238095" cy="247619"/>
                <wp:effectExtent l="0" t="0" r="0" b="635"/>
                <wp:docPr id="46" name="그림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095" cy="247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5360" w:author="박윤수" w:date="2014-08-23T00:15:00Z">
        <w:r w:rsidR="00FB7442" w:rsidDel="00C13530">
          <w:rPr>
            <w:rFonts w:hint="eastAsia"/>
            <w:lang w:eastAsia="ko-KR"/>
          </w:rPr>
          <w:delText xml:space="preserve">) </w:delText>
        </w:r>
        <w:r w:rsidR="00AF7365">
          <w:rPr>
            <w:noProof/>
            <w:lang w:val="en-US" w:eastAsia="ko-KR"/>
            <w:rPrChange w:id="536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38095" cy="247619"/>
              <wp:effectExtent l="0" t="0" r="0" b="635"/>
              <wp:docPr id="34" name="그림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095" cy="2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B7442" w:rsidDel="00C13530">
          <w:rPr>
            <w:rFonts w:hint="eastAsia"/>
            <w:lang w:eastAsia="ko-KR"/>
          </w:rPr>
          <w:delText>를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사용해서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을</w:delText>
        </w:r>
      </w:del>
      <w:ins w:id="5362" w:author="이은정" w:date="2014-08-22T10:38:00Z">
        <w:del w:id="536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364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움직이세요</w:delText>
        </w:r>
        <w:r w:rsidR="00FB7442" w:rsidDel="00C13530">
          <w:rPr>
            <w:rFonts w:hint="eastAsia"/>
            <w:lang w:eastAsia="ko-KR"/>
          </w:rPr>
          <w:delText xml:space="preserve">. </w:delText>
        </w:r>
        <w:r w:rsidR="00BB0302" w:rsidDel="00C13530">
          <w:rPr>
            <w:rFonts w:hint="eastAsia"/>
            <w:lang w:eastAsia="ko-KR"/>
          </w:rPr>
          <w:delText>위</w:delText>
        </w:r>
        <w:r w:rsidR="00FB7442" w:rsidDel="00C13530">
          <w:rPr>
            <w:rFonts w:hint="eastAsia"/>
            <w:lang w:eastAsia="ko-KR"/>
          </w:rPr>
          <w:delText>쪽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화살표</w:delText>
        </w:r>
        <w:r w:rsidR="00BB0302" w:rsidDel="00C13530">
          <w:rPr>
            <w:rFonts w:hint="eastAsia"/>
            <w:lang w:eastAsia="ko-KR"/>
          </w:rPr>
          <w:delText>(</w:delText>
        </w:r>
        <w:r w:rsidR="00AF7365">
          <w:rPr>
            <w:noProof/>
            <w:lang w:val="en-US" w:eastAsia="ko-KR"/>
            <w:rPrChange w:id="536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38095" cy="247619"/>
              <wp:effectExtent l="0" t="0" r="0" b="635"/>
              <wp:docPr id="36" name="그림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095" cy="2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B0302" w:rsidDel="00C13530">
          <w:rPr>
            <w:rFonts w:hint="eastAsia"/>
            <w:lang w:eastAsia="ko-KR"/>
          </w:rPr>
          <w:delText>)</w:delText>
        </w:r>
        <w:r w:rsidR="00FB7442" w:rsidDel="00C13530">
          <w:rPr>
            <w:rFonts w:hint="eastAsia"/>
            <w:lang w:eastAsia="ko-KR"/>
          </w:rPr>
          <w:delText>는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을</w:delText>
        </w:r>
      </w:del>
      <w:ins w:id="5366" w:author="이은정" w:date="2014-08-22T10:39:00Z">
        <w:del w:id="536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368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한칸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앞으로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이동시키고</w:delText>
        </w:r>
        <w:r w:rsidR="00FB7442" w:rsidDel="00C13530">
          <w:rPr>
            <w:rFonts w:hint="eastAsia"/>
            <w:lang w:eastAsia="ko-KR"/>
          </w:rPr>
          <w:delText xml:space="preserve">, </w:delText>
        </w:r>
        <w:r w:rsidR="00FB7442" w:rsidDel="00C13530">
          <w:rPr>
            <w:rFonts w:hint="eastAsia"/>
            <w:lang w:eastAsia="ko-KR"/>
          </w:rPr>
          <w:delText>좌측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화살표</w:delText>
        </w:r>
        <w:r w:rsidR="00FB7442" w:rsidDel="00C13530">
          <w:rPr>
            <w:rFonts w:hint="eastAsia"/>
            <w:lang w:eastAsia="ko-KR"/>
          </w:rPr>
          <w:delText>(</w:delText>
        </w:r>
      </w:del>
      <w:ins w:id="5369" w:author="이은정" w:date="2014-08-22T16:13:00Z">
        <w:del w:id="5370" w:author="박윤수" w:date="2014-08-23T00:15:00Z">
          <w:r w:rsidR="00AF7365">
            <w:rPr>
              <w:noProof/>
              <w:lang w:val="en-US" w:eastAsia="ko-KR"/>
              <w:rPrChange w:id="5371">
                <w:rPr>
                  <w:noProof/>
                  <w:color w:val="0000FF"/>
                  <w:u w:val="single"/>
                  <w:lang w:val="en-US" w:eastAsia="ko-KR"/>
                </w:rPr>
              </w:rPrChange>
            </w:rPr>
            <w:drawing>
              <wp:inline distT="0" distB="0" distL="0" distR="0">
                <wp:extent cx="257143" cy="257143"/>
                <wp:effectExtent l="0" t="0" r="0" b="0"/>
                <wp:docPr id="47" name="그림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43" cy="257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5372" w:author="박윤수" w:date="2014-08-23T00:15:00Z">
        <w:r w:rsidR="00FB7442" w:rsidDel="00C13530">
          <w:rPr>
            <w:rFonts w:hint="eastAsia"/>
            <w:lang w:eastAsia="ko-KR"/>
          </w:rPr>
          <w:delText>left-arrow)</w:delText>
        </w:r>
        <w:r w:rsidR="00BB0302" w:rsidRPr="00BB0302" w:rsidDel="00C13530">
          <w:rPr>
            <w:noProof/>
            <w:lang w:val="en-US" w:eastAsia="ko-KR"/>
          </w:rPr>
          <w:delText xml:space="preserve"> </w:delText>
        </w:r>
        <w:r w:rsidR="00AF7365">
          <w:rPr>
            <w:noProof/>
            <w:lang w:val="en-US" w:eastAsia="ko-KR"/>
            <w:rPrChange w:id="537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57143" cy="257143"/>
              <wp:effectExtent l="0" t="0" r="0" b="0"/>
              <wp:docPr id="38" name="그림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143" cy="2571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B7442" w:rsidDel="00C13530">
          <w:rPr>
            <w:rFonts w:hint="eastAsia"/>
            <w:lang w:eastAsia="ko-KR"/>
          </w:rPr>
          <w:delText>는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을</w:delText>
        </w:r>
      </w:del>
      <w:ins w:id="5374" w:author="이은정" w:date="2014-08-22T10:39:00Z">
        <w:del w:id="537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376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좌측으로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돌게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합니다</w:delText>
        </w:r>
        <w:r w:rsidR="00FB7442" w:rsidDel="00C13530">
          <w:rPr>
            <w:rFonts w:hint="eastAsia"/>
            <w:lang w:eastAsia="ko-KR"/>
          </w:rPr>
          <w:delText>.</w:delText>
        </w:r>
      </w:del>
    </w:p>
    <w:p w:rsidR="00CF6B85" w:rsidRDefault="00CF6B85">
      <w:pPr>
        <w:rPr>
          <w:del w:id="5377" w:author="박윤수" w:date="2014-08-23T00:15:00Z"/>
          <w:color w:val="00B050"/>
          <w:lang w:eastAsia="ko-KR"/>
          <w:rPrChange w:id="5378" w:author="이은정" w:date="2014-08-22T16:28:00Z">
            <w:rPr>
              <w:del w:id="5379" w:author="박윤수" w:date="2014-08-23T00:15:00Z"/>
              <w:lang w:eastAsia="ko-KR"/>
            </w:rPr>
          </w:rPrChange>
        </w:rPr>
      </w:pPr>
    </w:p>
    <w:p w:rsidR="00CF6B85" w:rsidRDefault="00FB7442">
      <w:pPr>
        <w:rPr>
          <w:del w:id="5380" w:author="박윤수" w:date="2014-08-23T00:15:00Z"/>
          <w:b/>
          <w:color w:val="943634" w:themeColor="accent2" w:themeShade="BF"/>
          <w:lang w:eastAsia="ko-KR"/>
        </w:rPr>
      </w:pPr>
      <w:del w:id="5381" w:author="박윤수" w:date="2014-08-23T00:15:00Z">
        <w:r w:rsidRPr="001A433F" w:rsidDel="00C13530">
          <w:rPr>
            <w:rFonts w:hint="eastAsia"/>
            <w:b/>
            <w:color w:val="943634" w:themeColor="accent2" w:themeShade="BF"/>
            <w:lang w:eastAsia="ko-KR"/>
          </w:rPr>
          <w:delText>실험</w:delText>
        </w:r>
        <w:r w:rsidRPr="001A433F" w:rsidDel="00C13530">
          <w:rPr>
            <w:rFonts w:hint="eastAsia"/>
            <w:b/>
            <w:color w:val="943634" w:themeColor="accent2" w:themeShade="BF"/>
            <w:lang w:eastAsia="ko-KR"/>
          </w:rPr>
          <w:delText>!</w:delText>
        </w:r>
      </w:del>
    </w:p>
    <w:p w:rsidR="00CF6B85" w:rsidRDefault="00D84D69">
      <w:pPr>
        <w:rPr>
          <w:del w:id="5382" w:author="박윤수" w:date="2014-08-23T00:15:00Z"/>
          <w:lang w:eastAsia="ko-KR"/>
        </w:rPr>
      </w:pPr>
      <w:del w:id="5383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을</w:delText>
        </w:r>
      </w:del>
      <w:ins w:id="5384" w:author="이은정" w:date="2014-08-22T10:39:00Z">
        <w:del w:id="538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386" w:author="박윤수" w:date="2014-08-23T00:15:00Z"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경계를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넘어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밖으로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이동시키면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무슨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일이</w:delText>
        </w:r>
        <w:r w:rsidR="00FB7442" w:rsidDel="00C13530">
          <w:rPr>
            <w:rFonts w:hint="eastAsia"/>
            <w:lang w:eastAsia="ko-KR"/>
          </w:rPr>
          <w:delText xml:space="preserve"> </w:delText>
        </w:r>
        <w:r w:rsidR="00FB7442" w:rsidDel="00C13530">
          <w:rPr>
            <w:rFonts w:hint="eastAsia"/>
            <w:lang w:eastAsia="ko-KR"/>
          </w:rPr>
          <w:delText>생기나요</w:delText>
        </w:r>
        <w:r w:rsidR="00FB7442" w:rsidDel="00C13530">
          <w:rPr>
            <w:rFonts w:hint="eastAsia"/>
            <w:lang w:eastAsia="ko-KR"/>
          </w:rPr>
          <w:delText>?</w:delText>
        </w:r>
      </w:del>
    </w:p>
    <w:p w:rsidR="00CF6B85" w:rsidRDefault="00CF6B85">
      <w:pPr>
        <w:rPr>
          <w:del w:id="5387" w:author="박윤수" w:date="2014-08-23T00:15:00Z"/>
          <w:lang w:eastAsia="ko-KR"/>
        </w:rPr>
      </w:pPr>
    </w:p>
    <w:p w:rsidR="00CF6B85" w:rsidRDefault="00A5736D">
      <w:pPr>
        <w:jc w:val="center"/>
        <w:rPr>
          <w:del w:id="5388" w:author="박윤수" w:date="2014-08-23T00:15:00Z"/>
          <w:lang w:eastAsia="ko-KR"/>
        </w:rPr>
      </w:pPr>
      <w:del w:id="5389" w:author="박윤수" w:date="2014-08-23T00:15:00Z">
        <w:r w:rsidRPr="00E80AEF">
          <w:rPr>
            <w:noProof/>
            <w:lang w:val="en-US" w:eastAsia="ko-KR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그림 14" o:spid="_x0000_i1025" type="#_x0000_t75" alt="previous.png" style="width:11.5pt;height:11.5pt;visibility:visible;mso-wrap-style:square" o:bullet="t">
              <v:imagedata r:id="rId207" o:title="previous"/>
            </v:shape>
          </w:pict>
        </w:r>
        <w:r w:rsidR="001A433F" w:rsidDel="00C13530">
          <w:rPr>
            <w:rFonts w:hint="eastAsia"/>
            <w:lang w:eastAsia="ko-KR"/>
          </w:rPr>
          <w:delText xml:space="preserve"> </w:delText>
        </w:r>
        <w:r w:rsidR="001A433F" w:rsidDel="00C13530">
          <w:rPr>
            <w:rFonts w:hint="eastAsia"/>
            <w:lang w:eastAsia="ko-KR"/>
          </w:rPr>
          <w:delText>브라우저</w:delText>
        </w:r>
        <w:r w:rsidR="001A433F" w:rsidDel="00C13530">
          <w:rPr>
            <w:rFonts w:hint="eastAsia"/>
            <w:lang w:eastAsia="ko-KR"/>
          </w:rPr>
          <w:delText xml:space="preserve"> </w:delText>
        </w:r>
        <w:r w:rsidR="001A433F" w:rsidDel="00C13530">
          <w:rPr>
            <w:rFonts w:hint="eastAsia"/>
            <w:lang w:eastAsia="ko-KR"/>
          </w:rPr>
          <w:delText>소개</w:delText>
        </w:r>
        <w:r w:rsidR="001A433F" w:rsidDel="00C13530">
          <w:rPr>
            <w:rFonts w:hint="eastAsia"/>
            <w:lang w:eastAsia="ko-KR"/>
          </w:rPr>
          <w:delText xml:space="preserve"> -</w:delText>
        </w:r>
        <w:r w:rsidR="00AF7365">
          <w:rPr>
            <w:noProof/>
            <w:lang w:val="en-US" w:eastAsia="ko-KR"/>
            <w:rPrChange w:id="539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1A433F" w:rsidDel="00C13530">
          <w:rPr>
            <w:rFonts w:hint="eastAsia"/>
            <w:lang w:eastAsia="ko-KR"/>
          </w:rPr>
          <w:delText xml:space="preserve">- </w:delText>
        </w:r>
        <w:r w:rsidR="001A433F" w:rsidDel="00C13530">
          <w:rPr>
            <w:rFonts w:hint="eastAsia"/>
            <w:lang w:eastAsia="ko-KR"/>
          </w:rPr>
          <w:delText>첫</w:delText>
        </w:r>
      </w:del>
      <w:ins w:id="5391" w:author="이은정" w:date="2014-08-22T11:42:00Z">
        <w:del w:id="5392" w:author="박윤수" w:date="2014-08-23T00:15:00Z">
          <w:r w:rsidR="00487EF6" w:rsidDel="00C13530">
            <w:rPr>
              <w:rFonts w:hint="eastAsia"/>
              <w:lang w:eastAsia="ko-KR"/>
            </w:rPr>
            <w:delText xml:space="preserve"> </w:delText>
          </w:r>
        </w:del>
      </w:ins>
      <w:del w:id="5393" w:author="박윤수" w:date="2014-08-23T00:15:00Z">
        <w:r w:rsidR="001A433F" w:rsidDel="00C13530">
          <w:rPr>
            <w:rFonts w:hint="eastAsia"/>
            <w:lang w:eastAsia="ko-KR"/>
          </w:rPr>
          <w:delText xml:space="preserve"> </w:delText>
        </w:r>
        <w:r w:rsidR="001A433F" w:rsidDel="00C13530">
          <w:rPr>
            <w:rFonts w:hint="eastAsia"/>
            <w:lang w:eastAsia="ko-KR"/>
          </w:rPr>
          <w:delText>프</w:delText>
        </w:r>
      </w:del>
      <w:ins w:id="5394" w:author="이은정" w:date="2014-08-22T11:42:00Z">
        <w:del w:id="5395" w:author="박윤수" w:date="2014-08-23T00:15:00Z">
          <w:r w:rsidR="00487EF6" w:rsidDel="00C13530">
            <w:rPr>
              <w:rFonts w:hint="eastAsia"/>
              <w:lang w:eastAsia="ko-KR"/>
            </w:rPr>
            <w:delText>번째</w:delText>
          </w:r>
          <w:r w:rsidR="00487EF6" w:rsidDel="00C13530">
            <w:rPr>
              <w:rFonts w:hint="eastAsia"/>
              <w:lang w:eastAsia="ko-KR"/>
            </w:rPr>
            <w:delText xml:space="preserve"> </w:delText>
          </w:r>
          <w:r w:rsidR="00487EF6" w:rsidDel="00C13530">
            <w:rPr>
              <w:rFonts w:hint="eastAsia"/>
              <w:lang w:eastAsia="ko-KR"/>
            </w:rPr>
            <w:delText>프</w:delText>
          </w:r>
        </w:del>
      </w:ins>
      <w:del w:id="5396" w:author="박윤수" w:date="2014-08-23T00:15:00Z">
        <w:r w:rsidR="001A433F" w:rsidDel="00C13530">
          <w:rPr>
            <w:rFonts w:hint="eastAsia"/>
            <w:lang w:eastAsia="ko-KR"/>
          </w:rPr>
          <w:delText>로그램</w:delText>
        </w:r>
        <w:r w:rsidR="001A433F"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noProof/>
            <w:lang w:val="en-US" w:eastAsia="ko-KR"/>
            <w:rPrChange w:id="53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jc w:val="center"/>
        <w:rPr>
          <w:del w:id="5398" w:author="박윤수" w:date="2014-08-23T00:15:00Z"/>
          <w:lang w:eastAsia="ko-KR"/>
        </w:rPr>
      </w:pPr>
    </w:p>
    <w:p w:rsidR="00CF6B85" w:rsidRDefault="00CF6B85">
      <w:pPr>
        <w:jc w:val="center"/>
        <w:rPr>
          <w:del w:id="5399" w:author="박윤수" w:date="2014-08-23T00:15:00Z"/>
          <w:lang w:eastAsia="ko-KR"/>
        </w:rPr>
      </w:pPr>
    </w:p>
    <w:p w:rsidR="00CF6B85" w:rsidRDefault="00CF6B85">
      <w:pPr>
        <w:jc w:val="center"/>
        <w:rPr>
          <w:del w:id="5400" w:author="박윤수" w:date="2014-08-23T00:15:00Z"/>
          <w:lang w:eastAsia="ko-KR"/>
        </w:rPr>
      </w:pPr>
    </w:p>
    <w:p w:rsidR="00CF6B85" w:rsidRDefault="00CF6B85">
      <w:pPr>
        <w:jc w:val="center"/>
        <w:rPr>
          <w:del w:id="5401" w:author="박윤수" w:date="2014-08-23T00:15:00Z"/>
          <w:lang w:eastAsia="ko-KR"/>
        </w:rPr>
      </w:pPr>
    </w:p>
    <w:p w:rsidR="00CF6B85" w:rsidRDefault="00CF6B85">
      <w:pPr>
        <w:jc w:val="center"/>
        <w:rPr>
          <w:del w:id="5402" w:author="박윤수" w:date="2014-08-23T00:15:00Z"/>
          <w:lang w:eastAsia="ko-KR"/>
        </w:rPr>
      </w:pPr>
    </w:p>
    <w:p w:rsidR="00CF6B85" w:rsidRDefault="00CF6B85">
      <w:pPr>
        <w:jc w:val="center"/>
        <w:rPr>
          <w:del w:id="5403" w:author="박윤수" w:date="2014-08-23T00:15:00Z"/>
          <w:lang w:eastAsia="ko-KR"/>
        </w:rPr>
      </w:pPr>
    </w:p>
    <w:p w:rsidR="00CF6B85" w:rsidRDefault="00CF6B85">
      <w:pPr>
        <w:jc w:val="center"/>
        <w:rPr>
          <w:del w:id="5404" w:author="박윤수" w:date="2014-08-23T00:15:00Z"/>
          <w:lang w:eastAsia="ko-KR"/>
        </w:rPr>
      </w:pPr>
    </w:p>
    <w:p w:rsidR="00CF6B85" w:rsidRDefault="00CF6B85">
      <w:pPr>
        <w:jc w:val="center"/>
        <w:rPr>
          <w:del w:id="5405" w:author="박윤수" w:date="2014-08-23T00:15:00Z"/>
          <w:lang w:eastAsia="ko-KR"/>
        </w:rPr>
      </w:pPr>
    </w:p>
    <w:p w:rsidR="00CF6B85" w:rsidRDefault="00CF6B85">
      <w:pPr>
        <w:jc w:val="center"/>
        <w:rPr>
          <w:del w:id="5406" w:author="박윤수" w:date="2014-08-23T00:15:00Z"/>
          <w:lang w:eastAsia="ko-KR"/>
        </w:rPr>
      </w:pPr>
    </w:p>
    <w:p w:rsidR="00CF6B85" w:rsidRDefault="00CF6B85">
      <w:pPr>
        <w:jc w:val="center"/>
        <w:rPr>
          <w:del w:id="5407" w:author="박윤수" w:date="2014-08-23T00:15:00Z"/>
          <w:lang w:eastAsia="ko-KR"/>
        </w:rPr>
      </w:pPr>
    </w:p>
    <w:p w:rsidR="00CF6B85" w:rsidRDefault="00CF6B85">
      <w:pPr>
        <w:jc w:val="center"/>
        <w:rPr>
          <w:del w:id="5408" w:author="박윤수" w:date="2014-08-23T00:15:00Z"/>
          <w:lang w:eastAsia="ko-KR"/>
        </w:rPr>
      </w:pPr>
    </w:p>
    <w:p w:rsidR="00CF6B85" w:rsidRDefault="00CF6B85">
      <w:pPr>
        <w:jc w:val="center"/>
        <w:rPr>
          <w:del w:id="5409" w:author="박윤수" w:date="2014-08-23T00:15:00Z"/>
          <w:lang w:eastAsia="ko-KR"/>
        </w:rPr>
      </w:pPr>
    </w:p>
    <w:p w:rsidR="00CF6B85" w:rsidRDefault="0012660A">
      <w:pPr>
        <w:pStyle w:val="HiddenfromContents"/>
        <w:pageBreakBefore/>
        <w:rPr>
          <w:del w:id="5410" w:author="박윤수" w:date="2014-08-23T00:15:00Z"/>
          <w:rFonts w:asciiTheme="minorEastAsia" w:hAnsiTheme="minorEastAsia"/>
          <w:lang w:eastAsia="ko-KR"/>
        </w:rPr>
      </w:pPr>
      <w:del w:id="5411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첫 번째 프로그램</w:delText>
        </w:r>
      </w:del>
    </w:p>
    <w:p w:rsidR="00CF6B85" w:rsidRDefault="00DA10DB">
      <w:pPr>
        <w:rPr>
          <w:del w:id="5412" w:author="박윤수" w:date="2014-08-23T00:15:00Z"/>
          <w:lang w:eastAsia="ko-KR"/>
        </w:rPr>
      </w:pPr>
      <w:del w:id="5413" w:author="박윤수" w:date="2014-08-23T00:15:00Z">
        <w:r w:rsidDel="00C13530">
          <w:rPr>
            <w:rFonts w:hint="eastAsia"/>
            <w:lang w:eastAsia="ko-KR"/>
          </w:rPr>
          <w:delText>앞서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언급한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바와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같이</w:delText>
        </w:r>
        <w:r w:rsidRPr="00DA10DB"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과</w:delText>
        </w:r>
      </w:del>
      <w:ins w:id="5414" w:author="이은정" w:date="2014-08-22T10:39:00Z">
        <w:del w:id="541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와</w:delText>
          </w:r>
        </w:del>
      </w:ins>
      <w:del w:id="5416" w:author="박윤수" w:date="2014-08-23T00:15:00Z"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상호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작용하는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데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</w:delText>
        </w:r>
      </w:del>
      <w:ins w:id="5417" w:author="이은정" w:date="2014-08-22T11:43:00Z">
        <w:del w:id="5418" w:author="박윤수" w:date="2014-08-23T00:15:00Z">
          <w:r w:rsidR="00487EF6" w:rsidDel="00C13530">
            <w:rPr>
              <w:rFonts w:hint="eastAsia"/>
              <w:lang w:eastAsia="ko-KR"/>
            </w:rPr>
            <w:delText>요한</w:delText>
          </w:r>
          <w:r w:rsidR="00487EF6" w:rsidDel="00C13530">
            <w:rPr>
              <w:rFonts w:hint="eastAsia"/>
              <w:lang w:eastAsia="ko-KR"/>
            </w:rPr>
            <w:delText xml:space="preserve"> </w:delText>
          </w:r>
          <w:r w:rsidR="00487EF6" w:rsidDel="00C13530">
            <w:rPr>
              <w:rFonts w:hint="eastAsia"/>
              <w:lang w:eastAsia="ko-KR"/>
            </w:rPr>
            <w:delText>창이</w:delText>
          </w:r>
        </w:del>
      </w:ins>
      <w:del w:id="541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윈도우가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있습니다</w:delText>
        </w:r>
        <w:r w:rsidRPr="00DA10DB" w:rsidDel="00C13530">
          <w:rPr>
            <w:rFonts w:hint="eastAsia"/>
            <w:lang w:eastAsia="ko-KR"/>
          </w:rPr>
          <w:delText xml:space="preserve">. </w:delText>
        </w:r>
        <w:r w:rsidRPr="00DA10DB" w:rsidDel="00C13530">
          <w:rPr>
            <w:rFonts w:hint="eastAsia"/>
            <w:lang w:eastAsia="ko-KR"/>
          </w:rPr>
          <w:delText>왼쪽에</w:delText>
        </w:r>
        <w:r w:rsidRPr="00DA10DB" w:rsidDel="00C13530">
          <w:rPr>
            <w:rFonts w:hint="eastAsia"/>
            <w:lang w:eastAsia="ko-KR"/>
          </w:rPr>
          <w:delText xml:space="preserve"> </w:delText>
        </w:r>
        <w:r w:rsidRPr="00DA10DB"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</w:del>
      <w:ins w:id="5420" w:author="이은정" w:date="2014-08-22T11:41:00Z">
        <w:del w:id="5421" w:author="박윤수" w:date="2014-08-23T00:15:00Z">
          <w:r w:rsidR="00C93874" w:rsidDel="00C13530">
            <w:rPr>
              <w:rFonts w:hint="eastAsia"/>
              <w:lang w:eastAsia="ko-KR"/>
            </w:rPr>
            <w:delText>창</w:delText>
          </w:r>
        </w:del>
      </w:ins>
      <w:del w:id="5422" w:author="박윤수" w:date="2014-08-23T00:15:00Z">
        <w:r w:rsidDel="00C13530">
          <w:rPr>
            <w:rFonts w:hint="eastAsia"/>
            <w:lang w:eastAsia="ko-KR"/>
          </w:rPr>
          <w:delText>윈도우</w:delText>
        </w:r>
        <w:r w:rsidDel="00C13530">
          <w:rPr>
            <w:rFonts w:hint="eastAsia"/>
            <w:lang w:eastAsia="ko-KR"/>
          </w:rPr>
          <w:delText xml:space="preserve">(Program window):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423" w:author="이은정" w:date="2014-08-22T10:39:00Z">
        <w:del w:id="542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42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오른쪽에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그래픽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(Graphic World): </w:delText>
        </w:r>
        <w:r w:rsidDel="00C13530">
          <w:rPr>
            <w:rFonts w:hint="eastAsia"/>
            <w:lang w:eastAsia="ko-KR"/>
          </w:rPr>
          <w:delText>명령을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받은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426" w:author="이은정" w:date="2014-08-22T10:39:00Z">
        <w:del w:id="542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42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DA10DB">
      <w:pPr>
        <w:rPr>
          <w:del w:id="5429" w:author="박윤수" w:date="2014-08-23T00:15:00Z"/>
          <w:lang w:eastAsia="ko-KR"/>
        </w:rPr>
      </w:pPr>
      <w:del w:id="5430" w:author="박윤수" w:date="2014-08-23T00:15:00Z"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</w:delText>
        </w:r>
        <w:r w:rsidR="00BB0302" w:rsidDel="00C13530">
          <w:rPr>
            <w:rFonts w:hint="eastAsia"/>
            <w:lang w:eastAsia="ko-KR"/>
          </w:rPr>
          <w:delText>(</w:delText>
        </w:r>
        <w:r w:rsidR="00AF7365">
          <w:rPr>
            <w:noProof/>
            <w:lang w:val="en-US" w:eastAsia="ko-KR"/>
            <w:rPrChange w:id="543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7510" cy="197510"/>
              <wp:effectExtent l="0" t="0" r="0" b="0"/>
              <wp:docPr id="3" name="그림 1" descr="btn_open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open_program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722" cy="2007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B0302"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move1.rur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선택합니다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다음의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</w:delText>
        </w:r>
        <w:r w:rsidDel="00C13530">
          <w:rPr>
            <w:rFonts w:hint="eastAsia"/>
            <w:lang w:eastAsia="ko-KR"/>
          </w:rPr>
          <w:delText xml:space="preserve">(computer code), </w:delText>
        </w:r>
        <w:r w:rsidDel="00C13530">
          <w:rPr>
            <w:rFonts w:hint="eastAsia"/>
            <w:lang w:eastAsia="ko-KR"/>
          </w:rPr>
          <w:delText>줄여서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</w:delText>
        </w:r>
        <w:r w:rsidDel="00C13530">
          <w:rPr>
            <w:rFonts w:hint="eastAsia"/>
            <w:lang w:eastAsia="ko-KR"/>
          </w:rPr>
          <w:delText>(code)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윈도우</w:delText>
        </w:r>
      </w:del>
      <w:ins w:id="5432" w:author="이은정" w:date="2014-08-22T11:41:00Z">
        <w:del w:id="5433" w:author="박윤수" w:date="2014-08-23T00:15:00Z">
          <w:r w:rsidR="00C93874" w:rsidDel="00C13530">
            <w:rPr>
              <w:rFonts w:hint="eastAsia"/>
              <w:lang w:eastAsia="ko-KR"/>
            </w:rPr>
            <w:delText>창</w:delText>
          </w:r>
        </w:del>
      </w:ins>
      <w:del w:id="5434" w:author="박윤수" w:date="2014-08-23T00:15:00Z">
        <w:r w:rsidDel="00C13530">
          <w:rPr>
            <w:rFonts w:hint="eastAsia"/>
            <w:lang w:eastAsia="ko-KR"/>
          </w:rPr>
          <w:delText>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DA10DB">
      <w:pPr>
        <w:rPr>
          <w:del w:id="5435" w:author="박윤수" w:date="2014-08-23T00:15:00Z"/>
          <w:sz w:val="20"/>
          <w:lang w:val="en-US" w:eastAsia="ko-KR"/>
        </w:rPr>
        <w:pPrChange w:id="5436" w:author="박윤수" w:date="2014-08-23T00:18:00Z">
          <w:pPr>
            <w:spacing w:after="0"/>
          </w:pPr>
        </w:pPrChange>
      </w:pPr>
      <w:del w:id="5437" w:author="박윤수" w:date="2014-08-23T00:15:00Z">
        <w:r w:rsidRPr="00DA10DB" w:rsidDel="00C13530">
          <w:rPr>
            <w:sz w:val="20"/>
            <w:lang w:val="en-US" w:eastAsia="ko-KR"/>
          </w:rPr>
          <w:delText>move()</w:delText>
        </w:r>
      </w:del>
    </w:p>
    <w:p w:rsidR="00000000" w:rsidRDefault="00DA10DB">
      <w:pPr>
        <w:rPr>
          <w:del w:id="5438" w:author="박윤수" w:date="2014-08-23T00:15:00Z"/>
          <w:sz w:val="20"/>
          <w:lang w:val="en-US" w:eastAsia="ko-KR"/>
        </w:rPr>
        <w:pPrChange w:id="5439" w:author="박윤수" w:date="2014-08-23T00:18:00Z">
          <w:pPr>
            <w:spacing w:after="0"/>
          </w:pPr>
        </w:pPrChange>
      </w:pPr>
      <w:del w:id="5440" w:author="박윤수" w:date="2014-08-23T00:15:00Z">
        <w:r w:rsidRPr="00DA10DB" w:rsidDel="00C13530">
          <w:rPr>
            <w:sz w:val="20"/>
            <w:lang w:val="en-US" w:eastAsia="ko-KR"/>
          </w:rPr>
          <w:delText>turn_off()</w:delText>
        </w:r>
      </w:del>
    </w:p>
    <w:p w:rsidR="00000000" w:rsidRDefault="00AF7365">
      <w:pPr>
        <w:rPr>
          <w:del w:id="5441" w:author="박윤수" w:date="2014-08-23T00:15:00Z"/>
          <w:lang w:eastAsia="ko-KR"/>
        </w:rPr>
        <w:pPrChange w:id="5442" w:author="박윤수" w:date="2014-08-23T00:18:00Z">
          <w:pPr>
            <w:spacing w:after="0"/>
          </w:pPr>
        </w:pPrChange>
      </w:pPr>
    </w:p>
    <w:p w:rsidR="00000000" w:rsidRDefault="00DA10DB">
      <w:pPr>
        <w:rPr>
          <w:del w:id="5443" w:author="박윤수" w:date="2014-08-23T00:15:00Z"/>
          <w:lang w:eastAsia="ko-KR"/>
        </w:rPr>
        <w:pPrChange w:id="5444" w:author="박윤수" w:date="2014-08-23T00:18:00Z">
          <w:pPr>
            <w:spacing w:after="0"/>
          </w:pPr>
        </w:pPrChange>
      </w:pPr>
      <w:del w:id="5445" w:author="박윤수" w:date="2014-08-23T00:15:00Z">
        <w:r w:rsidDel="00C13530">
          <w:rPr>
            <w:rFonts w:hint="eastAsia"/>
            <w:lang w:eastAsia="ko-KR"/>
          </w:rPr>
          <w:delText>코드</w:delText>
        </w:r>
        <w:r w:rsidDel="00C13530">
          <w:rPr>
            <w:rFonts w:hint="eastAsia"/>
            <w:lang w:eastAsia="ko-KR"/>
          </w:rPr>
          <w:delText>(code)</w:delText>
        </w:r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텍스트</w:delText>
        </w:r>
        <w:r w:rsidDel="00C13530">
          <w:rPr>
            <w:rFonts w:hint="eastAsia"/>
            <w:lang w:eastAsia="ko-KR"/>
          </w:rPr>
          <w:delText>(program text)</w:delText>
        </w:r>
        <w:r w:rsidDel="00C13530">
          <w:rPr>
            <w:rFonts w:hint="eastAsia"/>
            <w:lang w:eastAsia="ko-KR"/>
          </w:rPr>
          <w:delText>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동의어입니다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지시입니다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384543" w:rsidDel="00C13530">
          <w:rPr>
            <w:rFonts w:hint="eastAsia"/>
            <w:lang w:eastAsia="ko-KR"/>
          </w:rPr>
          <w:delText>지시</w:delText>
        </w:r>
        <w:r w:rsidDel="00C13530">
          <w:rPr>
            <w:rFonts w:hint="eastAsia"/>
            <w:lang w:eastAsia="ko-KR"/>
          </w:rPr>
          <w:delText>문으로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구성되었습니다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446" w:author="박윤수" w:date="2014-08-23T00:15:00Z"/>
          <w:lang w:eastAsia="ko-KR"/>
        </w:rPr>
        <w:pPrChange w:id="5447" w:author="박윤수" w:date="2014-08-23T00:18:00Z">
          <w:pPr>
            <w:spacing w:after="0"/>
          </w:pPr>
        </w:pPrChange>
      </w:pPr>
    </w:p>
    <w:p w:rsidR="00000000" w:rsidRDefault="00DA10DB">
      <w:pPr>
        <w:pStyle w:val="affc"/>
        <w:numPr>
          <w:ilvl w:val="0"/>
          <w:numId w:val="18"/>
        </w:numPr>
        <w:ind w:leftChars="0"/>
        <w:rPr>
          <w:del w:id="5448" w:author="박윤수" w:date="2014-08-23T00:15:00Z"/>
          <w:sz w:val="20"/>
          <w:lang w:val="en-US" w:eastAsia="ko-KR"/>
        </w:rPr>
        <w:pPrChange w:id="5449" w:author="박윤수" w:date="2014-08-23T00:18:00Z">
          <w:pPr>
            <w:pStyle w:val="affc"/>
            <w:numPr>
              <w:numId w:val="18"/>
            </w:numPr>
            <w:spacing w:after="0"/>
            <w:ind w:leftChars="0" w:left="1367" w:hanging="400"/>
          </w:pPr>
        </w:pPrChange>
      </w:pPr>
      <w:del w:id="5450" w:author="박윤수" w:date="2014-08-23T00:15:00Z">
        <w:r w:rsidRPr="00384543" w:rsidDel="00C13530">
          <w:rPr>
            <w:sz w:val="20"/>
            <w:lang w:val="en-US" w:eastAsia="ko-KR"/>
          </w:rPr>
          <w:delText>move()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: </w:delText>
        </w:r>
        <w:r w:rsidR="00D84D69" w:rsidDel="00C13530">
          <w:rPr>
            <w:rFonts w:hint="eastAsia"/>
            <w:sz w:val="20"/>
            <w:lang w:val="en-US" w:eastAsia="ko-KR"/>
          </w:rPr>
          <w:delText>리봇</w:delText>
        </w:r>
      </w:del>
      <w:ins w:id="5451" w:author="이은정" w:date="2014-08-22T10:39:00Z">
        <w:del w:id="5452" w:author="박윤수" w:date="2014-08-23T00:15:00Z">
          <w:r w:rsidR="005A42A0" w:rsidDel="00C13530">
            <w:rPr>
              <w:rFonts w:hint="eastAsia"/>
              <w:sz w:val="20"/>
              <w:lang w:val="en-US" w:eastAsia="ko-KR"/>
            </w:rPr>
            <w:delText>리보그</w:delText>
          </w:r>
        </w:del>
      </w:ins>
      <w:del w:id="5453" w:author="박윤수" w:date="2014-08-23T00:15:00Z">
        <w:r w:rsidR="00384543" w:rsidDel="00C13530">
          <w:rPr>
            <w:rFonts w:hint="eastAsia"/>
            <w:sz w:val="20"/>
            <w:lang w:val="en-US" w:eastAsia="ko-KR"/>
          </w:rPr>
          <w:delText>에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한칸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앞으로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전진하도록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지시합니다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. </w:delText>
        </w:r>
      </w:del>
    </w:p>
    <w:p w:rsidR="00000000" w:rsidRDefault="00DA10DB">
      <w:pPr>
        <w:pStyle w:val="affc"/>
        <w:numPr>
          <w:ilvl w:val="0"/>
          <w:numId w:val="18"/>
        </w:numPr>
        <w:ind w:leftChars="0"/>
        <w:rPr>
          <w:ins w:id="5454" w:author="이은정" w:date="2014-08-22T11:50:00Z"/>
          <w:del w:id="5455" w:author="박윤수" w:date="2014-08-23T00:15:00Z"/>
          <w:sz w:val="20"/>
          <w:lang w:val="en-US" w:eastAsia="ko-KR"/>
        </w:rPr>
        <w:pPrChange w:id="5456" w:author="박윤수" w:date="2014-08-23T00:18:00Z">
          <w:pPr>
            <w:pStyle w:val="affc"/>
            <w:numPr>
              <w:numId w:val="18"/>
            </w:numPr>
            <w:spacing w:after="0"/>
            <w:ind w:leftChars="0" w:left="1367" w:hanging="400"/>
          </w:pPr>
        </w:pPrChange>
      </w:pPr>
      <w:del w:id="5457" w:author="박윤수" w:date="2014-08-23T00:15:00Z">
        <w:r w:rsidRPr="00384543" w:rsidDel="00C13530">
          <w:rPr>
            <w:sz w:val="20"/>
            <w:lang w:val="en-US" w:eastAsia="ko-KR"/>
          </w:rPr>
          <w:delText>turn_off()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: </w:delText>
        </w:r>
        <w:r w:rsidR="00D84D69" w:rsidDel="00C13530">
          <w:rPr>
            <w:rFonts w:hint="eastAsia"/>
            <w:sz w:val="20"/>
            <w:lang w:val="en-US" w:eastAsia="ko-KR"/>
          </w:rPr>
          <w:delText>리봇</w:delText>
        </w:r>
      </w:del>
      <w:ins w:id="5458" w:author="이은정" w:date="2014-08-22T10:39:00Z">
        <w:del w:id="5459" w:author="박윤수" w:date="2014-08-23T00:15:00Z">
          <w:r w:rsidR="005A42A0" w:rsidDel="00C13530">
            <w:rPr>
              <w:rFonts w:hint="eastAsia"/>
              <w:sz w:val="20"/>
              <w:lang w:val="en-US" w:eastAsia="ko-KR"/>
            </w:rPr>
            <w:delText>리보그</w:delText>
          </w:r>
        </w:del>
      </w:ins>
      <w:del w:id="5460" w:author="박윤수" w:date="2014-08-23T00:15:00Z">
        <w:r w:rsidR="00384543" w:rsidDel="00C13530">
          <w:rPr>
            <w:rFonts w:hint="eastAsia"/>
            <w:sz w:val="20"/>
            <w:lang w:val="en-US" w:eastAsia="ko-KR"/>
          </w:rPr>
          <w:delText>에서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더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이상의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지시할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것이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없다고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알려줘서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에너지를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절약하도록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D84D69" w:rsidDel="00C13530">
          <w:rPr>
            <w:rFonts w:hint="eastAsia"/>
            <w:sz w:val="20"/>
            <w:lang w:val="en-US" w:eastAsia="ko-KR"/>
          </w:rPr>
          <w:delText>리봇</w:delText>
        </w:r>
      </w:del>
      <w:ins w:id="5461" w:author="이은정" w:date="2014-08-22T10:39:00Z">
        <w:del w:id="5462" w:author="박윤수" w:date="2014-08-23T00:15:00Z">
          <w:r w:rsidR="005A42A0" w:rsidDel="00C13530">
            <w:rPr>
              <w:rFonts w:hint="eastAsia"/>
              <w:sz w:val="20"/>
              <w:lang w:val="en-US" w:eastAsia="ko-KR"/>
            </w:rPr>
            <w:delText>리보그</w:delText>
          </w:r>
        </w:del>
      </w:ins>
      <w:del w:id="5463" w:author="박윤수" w:date="2014-08-23T00:15:00Z">
        <w:r w:rsidR="00384543" w:rsidDel="00C13530">
          <w:rPr>
            <w:rFonts w:hint="eastAsia"/>
            <w:sz w:val="20"/>
            <w:lang w:val="en-US" w:eastAsia="ko-KR"/>
          </w:rPr>
          <w:delText>의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전원을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끕니다</w:delText>
        </w:r>
        <w:r w:rsidR="00384543" w:rsidDel="00C13530">
          <w:rPr>
            <w:rFonts w:hint="eastAsia"/>
            <w:sz w:val="20"/>
            <w:lang w:val="en-US" w:eastAsia="ko-KR"/>
          </w:rPr>
          <w:delText>.</w:delText>
        </w:r>
      </w:del>
    </w:p>
    <w:p w:rsidR="00000000" w:rsidRDefault="00AF7365">
      <w:pPr>
        <w:rPr>
          <w:del w:id="5464" w:author="박윤수" w:date="2014-08-23T00:15:00Z"/>
          <w:sz w:val="20"/>
          <w:lang w:val="en-US" w:eastAsia="ko-KR"/>
          <w:rPrChange w:id="5465" w:author="이은정" w:date="2014-08-22T11:51:00Z">
            <w:rPr>
              <w:del w:id="5466" w:author="박윤수" w:date="2014-08-23T00:15:00Z"/>
              <w:lang w:val="en-US" w:eastAsia="ko-KR"/>
            </w:rPr>
          </w:rPrChange>
        </w:rPr>
        <w:pPrChange w:id="5467" w:author="박윤수" w:date="2014-08-23T00:18:00Z">
          <w:pPr>
            <w:pStyle w:val="affc"/>
            <w:numPr>
              <w:numId w:val="18"/>
            </w:numPr>
            <w:spacing w:after="0"/>
            <w:ind w:leftChars="0" w:left="1367" w:hanging="400"/>
          </w:pPr>
        </w:pPrChange>
      </w:pPr>
    </w:p>
    <w:p w:rsidR="00000000" w:rsidRDefault="0091125E">
      <w:pPr>
        <w:rPr>
          <w:ins w:id="5468" w:author="이은정" w:date="2014-08-22T11:51:00Z"/>
          <w:del w:id="5469" w:author="박윤수" w:date="2014-08-23T00:15:00Z"/>
          <w:sz w:val="20"/>
          <w:lang w:val="en-US" w:eastAsia="ko-KR"/>
        </w:rPr>
        <w:pPrChange w:id="5470" w:author="박윤수" w:date="2014-08-23T00:18:00Z">
          <w:pPr>
            <w:spacing w:after="0"/>
          </w:pPr>
        </w:pPrChange>
      </w:pPr>
      <w:del w:id="5471" w:author="박윤수" w:date="2014-08-23T00:15:00Z">
        <w:r w:rsidDel="00C13530">
          <w:rPr>
            <w:rFonts w:hint="eastAsia"/>
            <w:sz w:val="20"/>
            <w:lang w:val="en-US" w:eastAsia="ko-KR"/>
          </w:rPr>
          <w:delText>명령과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괄호</w:delText>
        </w:r>
        <w:r w:rsidDel="00C13530">
          <w:rPr>
            <w:sz w:val="20"/>
            <w:lang w:val="en-US" w:eastAsia="ko-KR"/>
          </w:rPr>
          <w:delText>’</w:delText>
        </w:r>
        <w:r w:rsidDel="00C13530">
          <w:rPr>
            <w:rFonts w:hint="eastAsia"/>
            <w:sz w:val="20"/>
            <w:lang w:val="en-US" w:eastAsia="ko-KR"/>
          </w:rPr>
          <w:delText>()</w:delText>
        </w:r>
        <w:r w:rsidDel="00C13530">
          <w:rPr>
            <w:sz w:val="20"/>
            <w:lang w:val="en-US" w:eastAsia="ko-KR"/>
          </w:rPr>
          <w:delText>’</w:delText>
        </w:r>
        <w:r w:rsidDel="00C13530">
          <w:rPr>
            <w:rFonts w:hint="eastAsia"/>
            <w:sz w:val="20"/>
            <w:lang w:val="en-US" w:eastAsia="ko-KR"/>
          </w:rPr>
          <w:delText>로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구성된</w:delText>
        </w:r>
        <w:r w:rsidR="00AE2082"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지시문을</w:delText>
        </w:r>
        <w:r w:rsidR="00AE2082"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 </w:delText>
        </w:r>
      </w:del>
      <w:ins w:id="5472" w:author="이은정" w:date="2014-08-22T11:53:00Z">
        <w:del w:id="5473" w:author="박윤수" w:date="2014-08-23T00:15:00Z">
          <w:r w:rsidR="006F799C" w:rsidDel="00C13530">
            <w:rPr>
              <w:rFonts w:hint="eastAsia"/>
              <w:sz w:val="20"/>
              <w:lang w:val="en-US" w:eastAsia="ko-KR"/>
            </w:rPr>
            <w:delText>함수는</w:delText>
          </w:r>
          <w:r w:rsidR="006F799C" w:rsidDel="00C13530">
            <w:rPr>
              <w:rFonts w:hint="eastAsia"/>
              <w:sz w:val="20"/>
              <w:lang w:val="en-US" w:eastAsia="ko-KR"/>
            </w:rPr>
            <w:delText xml:space="preserve">  </w:delText>
          </w:r>
        </w:del>
      </w:ins>
      <w:del w:id="5474" w:author="박윤수" w:date="2014-08-23T00:15:00Z">
        <w:r w:rsidR="00D84D69" w:rsidDel="00C13530">
          <w:rPr>
            <w:rFonts w:hint="eastAsia"/>
            <w:sz w:val="20"/>
            <w:lang w:val="en-US" w:eastAsia="ko-KR"/>
          </w:rPr>
          <w:delText>리봇</w:delText>
        </w:r>
        <w:r w:rsidR="00D84D69" w:rsidDel="00C13530">
          <w:rPr>
            <w:sz w:val="20"/>
            <w:lang w:val="en-US" w:eastAsia="ko-KR"/>
          </w:rPr>
          <w:delText>이</w:delText>
        </w:r>
      </w:del>
      <w:ins w:id="5475" w:author="이은정" w:date="2014-08-22T10:39:00Z">
        <w:del w:id="5476" w:author="박윤수" w:date="2014-08-23T00:15:00Z">
          <w:r w:rsidR="005A42A0" w:rsidDel="00C13530">
            <w:rPr>
              <w:rFonts w:hint="eastAsia"/>
              <w:sz w:val="20"/>
              <w:lang w:val="en-US" w:eastAsia="ko-KR"/>
            </w:rPr>
            <w:delText>리보그</w:delText>
          </w:r>
          <w:r w:rsidR="005A42A0" w:rsidDel="00C13530">
            <w:rPr>
              <w:sz w:val="20"/>
              <w:lang w:val="en-US" w:eastAsia="ko-KR"/>
            </w:rPr>
            <w:delText>가</w:delText>
          </w:r>
        </w:del>
      </w:ins>
      <w:del w:id="5477" w:author="박윤수" w:date="2014-08-23T00:15:00Z"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반드시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지켜야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하는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명령문으로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384543" w:rsidDel="00C13530">
          <w:rPr>
            <w:rFonts w:hint="eastAsia"/>
            <w:sz w:val="20"/>
            <w:lang w:val="en-US" w:eastAsia="ko-KR"/>
          </w:rPr>
          <w:delText>인식합니다</w:delText>
        </w:r>
        <w:r w:rsidR="00384543" w:rsidDel="00C13530">
          <w:rPr>
            <w:rFonts w:hint="eastAsia"/>
            <w:sz w:val="20"/>
            <w:lang w:val="en-US" w:eastAsia="ko-KR"/>
          </w:rPr>
          <w:delText xml:space="preserve">. </w:delText>
        </w:r>
      </w:del>
    </w:p>
    <w:p w:rsidR="00000000" w:rsidRDefault="00AF7365">
      <w:pPr>
        <w:rPr>
          <w:del w:id="5478" w:author="박윤수" w:date="2014-08-23T00:15:00Z"/>
          <w:sz w:val="20"/>
          <w:lang w:val="en-US" w:eastAsia="ko-KR"/>
        </w:rPr>
        <w:pPrChange w:id="5479" w:author="박윤수" w:date="2014-08-23T00:18:00Z">
          <w:pPr>
            <w:spacing w:after="0"/>
          </w:pPr>
        </w:pPrChange>
      </w:pPr>
    </w:p>
    <w:p w:rsidR="00000000" w:rsidRDefault="0091125E">
      <w:pPr>
        <w:rPr>
          <w:del w:id="5480" w:author="박윤수" w:date="2014-08-23T00:15:00Z"/>
          <w:sz w:val="20"/>
          <w:lang w:val="en-US" w:eastAsia="ko-KR"/>
        </w:rPr>
        <w:pPrChange w:id="5481" w:author="박윤수" w:date="2014-08-23T00:18:00Z">
          <w:pPr>
            <w:spacing w:after="0"/>
          </w:pPr>
        </w:pPrChange>
      </w:pPr>
      <w:del w:id="5482" w:author="박윤수" w:date="2014-08-23T00:15:00Z">
        <w:r w:rsidDel="00C13530">
          <w:rPr>
            <w:rFonts w:hint="eastAsia"/>
            <w:sz w:val="20"/>
            <w:lang w:val="en-US" w:eastAsia="ko-KR"/>
          </w:rPr>
          <w:delText>이제</w:delText>
        </w:r>
        <w:r w:rsidDel="00C13530">
          <w:rPr>
            <w:rFonts w:hint="eastAsia"/>
            <w:sz w:val="20"/>
            <w:lang w:val="en-US" w:eastAsia="ko-KR"/>
          </w:rPr>
          <w:delText xml:space="preserve">, </w:delText>
        </w:r>
        <w:r w:rsidR="00AE2289" w:rsidDel="00C13530">
          <w:rPr>
            <w:rFonts w:hint="eastAsia"/>
            <w:sz w:val="20"/>
            <w:lang w:val="en-US" w:eastAsia="ko-KR"/>
          </w:rPr>
          <w:delText>실행버튼</w:delText>
        </w:r>
        <w:r w:rsidR="00AE2289" w:rsidDel="00C13530">
          <w:rPr>
            <w:rFonts w:hint="eastAsia"/>
            <w:sz w:val="20"/>
            <w:lang w:val="en-US" w:eastAsia="ko-KR"/>
          </w:rPr>
          <w:delText>(</w:delText>
        </w:r>
        <w:r w:rsidR="00AF7365">
          <w:rPr>
            <w:noProof/>
            <w:sz w:val="20"/>
            <w:lang w:val="en-US" w:eastAsia="ko-KR"/>
            <w:rPrChange w:id="54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9" name="그림 8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AE2289" w:rsidDel="00C13530">
          <w:rPr>
            <w:rFonts w:hint="eastAsia"/>
            <w:sz w:val="20"/>
            <w:lang w:val="en-US" w:eastAsia="ko-KR"/>
          </w:rPr>
          <w:delText>)</w:delText>
        </w:r>
        <w:r w:rsidDel="00C13530">
          <w:rPr>
            <w:rFonts w:hint="eastAsia"/>
            <w:sz w:val="20"/>
            <w:lang w:val="en-US" w:eastAsia="ko-KR"/>
          </w:rPr>
          <w:delText>을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클릭하여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D84D69" w:rsidDel="00C13530">
          <w:rPr>
            <w:rFonts w:hint="eastAsia"/>
            <w:sz w:val="20"/>
            <w:lang w:val="en-US" w:eastAsia="ko-KR"/>
          </w:rPr>
          <w:delText>리봇</w:delText>
        </w:r>
        <w:r w:rsidR="00D84D69" w:rsidDel="00C13530">
          <w:rPr>
            <w:sz w:val="20"/>
            <w:lang w:val="en-US" w:eastAsia="ko-KR"/>
          </w:rPr>
          <w:delText>이</w:delText>
        </w:r>
      </w:del>
      <w:ins w:id="5484" w:author="이은정" w:date="2014-08-22T10:39:00Z">
        <w:del w:id="5485" w:author="박윤수" w:date="2014-08-23T00:15:00Z">
          <w:r w:rsidR="005A42A0" w:rsidDel="00C13530">
            <w:rPr>
              <w:rFonts w:hint="eastAsia"/>
              <w:sz w:val="20"/>
              <w:lang w:val="en-US" w:eastAsia="ko-KR"/>
            </w:rPr>
            <w:delText>리보그</w:delText>
          </w:r>
          <w:r w:rsidR="005A42A0" w:rsidDel="00C13530">
            <w:rPr>
              <w:sz w:val="20"/>
              <w:lang w:val="en-US" w:eastAsia="ko-KR"/>
            </w:rPr>
            <w:delText>가</w:delText>
          </w:r>
        </w:del>
      </w:ins>
      <w:del w:id="5486" w:author="박윤수" w:date="2014-08-23T00:15:00Z"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sz w:val="20"/>
            <w:lang w:val="en-US" w:eastAsia="ko-KR"/>
          </w:rPr>
          <w:delText>‘</w:delText>
        </w:r>
        <w:r w:rsidR="00D84D69" w:rsidDel="00C13530">
          <w:rPr>
            <w:rFonts w:hint="eastAsia"/>
            <w:sz w:val="20"/>
            <w:lang w:val="en-US" w:eastAsia="ko-KR"/>
          </w:rPr>
          <w:delText>리봇</w:delText>
        </w:r>
      </w:del>
      <w:ins w:id="5487" w:author="이은정" w:date="2014-08-22T10:39:00Z">
        <w:del w:id="5488" w:author="박윤수" w:date="2014-08-23T00:15:00Z">
          <w:r w:rsidR="005A42A0" w:rsidDel="00C13530">
            <w:rPr>
              <w:rFonts w:hint="eastAsia"/>
              <w:sz w:val="20"/>
              <w:lang w:val="en-US" w:eastAsia="ko-KR"/>
            </w:rPr>
            <w:delText>리보그</w:delText>
          </w:r>
        </w:del>
      </w:ins>
      <w:del w:id="5489" w:author="박윤수" w:date="2014-08-23T00:15:00Z"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R="00AE0C29" w:rsidDel="00C13530">
          <w:rPr>
            <w:rFonts w:hint="eastAsia"/>
            <w:sz w:val="20"/>
            <w:lang w:val="en-US" w:eastAsia="ko-KR"/>
          </w:rPr>
          <w:delText>월드</w:delText>
        </w:r>
        <w:r w:rsidDel="00C13530">
          <w:rPr>
            <w:sz w:val="20"/>
            <w:lang w:val="en-US" w:eastAsia="ko-KR"/>
          </w:rPr>
          <w:delText>’</w:delText>
        </w:r>
        <w:r w:rsidDel="00C13530">
          <w:rPr>
            <w:rFonts w:hint="eastAsia"/>
            <w:sz w:val="20"/>
            <w:lang w:val="en-US" w:eastAsia="ko-KR"/>
          </w:rPr>
          <w:delText>에서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움직이는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것을</w:delText>
        </w:r>
        <w:r w:rsidDel="00C13530">
          <w:rPr>
            <w:rFonts w:hint="eastAsia"/>
            <w:sz w:val="20"/>
            <w:lang w:val="en-US" w:eastAsia="ko-KR"/>
          </w:rPr>
          <w:delText xml:space="preserve"> </w:delText>
        </w:r>
        <w:r w:rsidDel="00C13530">
          <w:rPr>
            <w:rFonts w:hint="eastAsia"/>
            <w:sz w:val="20"/>
            <w:lang w:val="en-US" w:eastAsia="ko-KR"/>
          </w:rPr>
          <w:delText>지켜보세요</w:delText>
        </w:r>
        <w:r w:rsidDel="00C13530">
          <w:rPr>
            <w:rFonts w:hint="eastAsia"/>
            <w:sz w:val="20"/>
            <w:lang w:val="en-US" w:eastAsia="ko-KR"/>
          </w:rPr>
          <w:delText>.</w:delText>
        </w:r>
      </w:del>
    </w:p>
    <w:p w:rsidR="00000000" w:rsidRDefault="00AF7365">
      <w:pPr>
        <w:rPr>
          <w:ins w:id="5490" w:author="이은정" w:date="2014-08-22T11:51:00Z"/>
          <w:del w:id="5491" w:author="박윤수" w:date="2014-08-23T00:15:00Z"/>
          <w:sz w:val="20"/>
          <w:lang w:val="en-US" w:eastAsia="ko-KR"/>
        </w:rPr>
        <w:pPrChange w:id="5492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5493" w:author="박윤수" w:date="2014-08-23T00:15:00Z"/>
          <w:sz w:val="20"/>
          <w:lang w:val="en-US" w:eastAsia="ko-KR"/>
        </w:rPr>
        <w:pPrChange w:id="5494" w:author="박윤수" w:date="2014-08-23T00:18:00Z">
          <w:pPr>
            <w:spacing w:after="0"/>
          </w:pPr>
        </w:pPrChange>
      </w:pPr>
    </w:p>
    <w:p w:rsidR="00CF6B85" w:rsidRDefault="0091125E">
      <w:pPr>
        <w:rPr>
          <w:del w:id="5495" w:author="박윤수" w:date="2014-08-23T00:15:00Z"/>
          <w:b/>
          <w:color w:val="4F6228" w:themeColor="accent3" w:themeShade="80"/>
          <w:lang w:eastAsia="ko-KR"/>
        </w:rPr>
      </w:pPr>
      <w:del w:id="5496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497" w:author="이은정" w:date="2014-08-22T16:25:00Z">
        <w:del w:id="5498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91125E">
      <w:pPr>
        <w:rPr>
          <w:del w:id="5499" w:author="박윤수" w:date="2014-08-23T00:15:00Z"/>
          <w:lang w:eastAsia="ko-KR"/>
        </w:rPr>
      </w:pPr>
      <w:del w:id="5500" w:author="박윤수" w:date="2014-08-23T00:15:00Z"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R="00300B39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지시문</w:delText>
        </w:r>
        <w:r w:rsidDel="00C13530">
          <w:rPr>
            <w:rFonts w:hint="eastAsia"/>
            <w:lang w:eastAsia="ko-KR"/>
          </w:rPr>
          <w:delText xml:space="preserve"> </w:delText>
        </w:r>
      </w:del>
      <w:ins w:id="5501" w:author="이은정" w:date="2014-08-22T11:52:00Z">
        <w:del w:id="5502" w:author="박윤수" w:date="2014-08-23T00:15:00Z">
          <w:r w:rsidR="006F799C" w:rsidDel="00C13530">
            <w:rPr>
              <w:rFonts w:hint="eastAsia"/>
              <w:lang w:eastAsia="ko-KR"/>
            </w:rPr>
            <w:delText>함수</w:delText>
          </w:r>
        </w:del>
      </w:ins>
      <w:ins w:id="5503" w:author="이은정" w:date="2014-08-22T11:51:00Z">
        <w:del w:id="5504" w:author="박윤수" w:date="2014-08-23T00:15:00Z">
          <w:r w:rsidR="006F799C" w:rsidDel="00C13530">
            <w:rPr>
              <w:rFonts w:hint="eastAsia"/>
              <w:lang w:eastAsia="ko-KR"/>
            </w:rPr>
            <w:delText xml:space="preserve"> </w:delText>
          </w:r>
        </w:del>
      </w:ins>
      <w:del w:id="5505" w:author="박윤수" w:date="2014-08-23T00:15:00Z">
        <w:r w:rsidDel="00C13530">
          <w:rPr>
            <w:rFonts w:hint="eastAsia"/>
            <w:lang w:eastAsia="ko-KR"/>
          </w:rPr>
          <w:delText xml:space="preserve">move() 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바꾸세요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91125E">
      <w:pPr>
        <w:rPr>
          <w:del w:id="5506" w:author="박윤수" w:date="2014-08-23T00:15:00Z"/>
          <w:lang w:eastAsia="ko-KR"/>
        </w:rPr>
        <w:pPrChange w:id="5507" w:author="박윤수" w:date="2014-08-23T00:18:00Z">
          <w:pPr>
            <w:spacing w:after="0"/>
          </w:pPr>
        </w:pPrChange>
      </w:pPr>
      <w:del w:id="5508" w:author="박윤수" w:date="2014-08-23T00:15:00Z">
        <w:r w:rsidDel="00C13530">
          <w:rPr>
            <w:rFonts w:hint="eastAsia"/>
            <w:lang w:eastAsia="ko-KR"/>
          </w:rPr>
          <w:delText>move()</w:delText>
        </w:r>
      </w:del>
    </w:p>
    <w:p w:rsidR="00000000" w:rsidRDefault="0091125E">
      <w:pPr>
        <w:rPr>
          <w:del w:id="5509" w:author="박윤수" w:date="2014-08-23T00:15:00Z"/>
          <w:lang w:eastAsia="ko-KR"/>
        </w:rPr>
        <w:pPrChange w:id="5510" w:author="박윤수" w:date="2014-08-23T00:18:00Z">
          <w:pPr>
            <w:spacing w:after="0"/>
          </w:pPr>
        </w:pPrChange>
      </w:pPr>
      <w:del w:id="5511" w:author="박윤수" w:date="2014-08-23T00:15:00Z">
        <w:r w:rsidDel="00C13530">
          <w:rPr>
            <w:rFonts w:hint="eastAsia"/>
            <w:lang w:eastAsia="ko-KR"/>
          </w:rPr>
          <w:delText>move()</w:delText>
        </w:r>
      </w:del>
    </w:p>
    <w:p w:rsidR="00000000" w:rsidRDefault="0091125E">
      <w:pPr>
        <w:rPr>
          <w:ins w:id="5512" w:author="이은정" w:date="2014-08-22T11:54:00Z"/>
          <w:del w:id="5513" w:author="박윤수" w:date="2014-08-23T00:15:00Z"/>
          <w:lang w:eastAsia="ko-KR"/>
        </w:rPr>
        <w:pPrChange w:id="5514" w:author="박윤수" w:date="2014-08-23T00:18:00Z">
          <w:pPr>
            <w:spacing w:after="0"/>
          </w:pPr>
        </w:pPrChange>
      </w:pPr>
      <w:del w:id="5515" w:author="박윤수" w:date="2014-08-23T00:15:00Z">
        <w:r w:rsidDel="00C13530">
          <w:rPr>
            <w:rFonts w:hint="eastAsia"/>
            <w:lang w:eastAsia="ko-KR"/>
          </w:rPr>
          <w:delText>turn_off()</w:delText>
        </w:r>
      </w:del>
    </w:p>
    <w:p w:rsidR="00000000" w:rsidRDefault="00AF7365">
      <w:pPr>
        <w:rPr>
          <w:del w:id="5516" w:author="박윤수" w:date="2014-08-23T00:15:00Z"/>
          <w:lang w:eastAsia="ko-KR"/>
        </w:rPr>
        <w:pPrChange w:id="5517" w:author="박윤수" w:date="2014-08-23T00:18:00Z">
          <w:pPr>
            <w:spacing w:after="0"/>
          </w:pPr>
        </w:pPrChange>
      </w:pPr>
    </w:p>
    <w:p w:rsidR="00000000" w:rsidRDefault="00BC7E7F">
      <w:pPr>
        <w:rPr>
          <w:del w:id="5518" w:author="박윤수" w:date="2014-08-23T00:15:00Z"/>
          <w:b/>
          <w:color w:val="943634" w:themeColor="accent2" w:themeShade="BF"/>
          <w:lang w:eastAsia="ko-KR"/>
        </w:rPr>
        <w:pPrChange w:id="5519" w:author="박윤수" w:date="2014-08-23T00:18:00Z">
          <w:pPr>
            <w:spacing w:after="0"/>
          </w:pPr>
        </w:pPrChange>
      </w:pPr>
      <w:del w:id="5520" w:author="박윤수" w:date="2014-08-23T00:15:00Z">
        <w:r w:rsidDel="00C13530">
          <w:rPr>
            <w:rFonts w:hint="eastAsia"/>
            <w:lang w:eastAsia="ko-KR"/>
          </w:rPr>
          <w:delText>저장버튼</w:delText>
        </w:r>
        <w:r w:rsidR="00300B39" w:rsidDel="00C13530">
          <w:rPr>
            <w:rFonts w:hint="eastAsia"/>
            <w:lang w:eastAsia="ko-KR"/>
          </w:rPr>
          <w:delText>(</w:delText>
        </w:r>
        <w:r w:rsidR="00AF7365">
          <w:rPr>
            <w:noProof/>
            <w:lang w:val="en-US" w:eastAsia="ko-KR"/>
            <w:rPrChange w:id="55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8" name="그림 17" descr="btn_save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ave_program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300B39"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move2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자동으로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확장자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.rur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축하합니다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작성하셨습니다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이제</w:delText>
        </w:r>
      </w:del>
      <w:ins w:id="5522" w:author="이은정" w:date="2014-08-22T11:54:00Z">
        <w:del w:id="5523" w:author="박윤수" w:date="2014-08-23T00:15:00Z">
          <w:r w:rsidR="006F799C" w:rsidDel="00C13530">
            <w:rPr>
              <w:rFonts w:hint="eastAsia"/>
              <w:lang w:eastAsia="ko-KR"/>
            </w:rPr>
            <w:delText xml:space="preserve"> </w:delText>
          </w:r>
          <w:r w:rsidR="006F799C" w:rsidDel="00C13530">
            <w:rPr>
              <w:rFonts w:hint="eastAsia"/>
              <w:lang w:eastAsia="ko-KR"/>
            </w:rPr>
            <w:delText>실행버튼</w:delText>
          </w:r>
          <w:r w:rsidR="006F799C" w:rsidDel="00C13530">
            <w:rPr>
              <w:rFonts w:hint="eastAsia"/>
              <w:lang w:eastAsia="ko-KR"/>
            </w:rPr>
            <w:delText>(</w:delText>
          </w:r>
        </w:del>
      </w:ins>
      <w:del w:id="5524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noProof/>
            <w:lang w:val="en-US" w:eastAsia="ko-KR"/>
            <w:rPrChange w:id="552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6" name="그림 8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526" w:author="이은정" w:date="2014-08-22T11:54:00Z">
        <w:del w:id="5527" w:author="박윤수" w:date="2014-08-23T00:15:00Z">
          <w:r w:rsidR="006F799C" w:rsidDel="00C13530">
            <w:rPr>
              <w:rFonts w:hint="eastAsia"/>
              <w:lang w:eastAsia="ko-KR"/>
            </w:rPr>
            <w:delText>)</w:delText>
          </w:r>
        </w:del>
      </w:ins>
      <w:del w:id="5528" w:author="박윤수" w:date="2014-08-23T00:15:00Z">
        <w:r w:rsidDel="00C13530">
          <w:rPr>
            <w:rFonts w:hint="eastAsia"/>
            <w:lang w:eastAsia="ko-KR"/>
          </w:rPr>
          <w:delText>버튼을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529" w:author="이은정" w:date="2014-08-22T10:39:00Z">
        <w:del w:id="553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531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532" w:author="박윤수" w:date="2014-08-23T00:15:00Z"/>
          <w:b/>
          <w:color w:val="943634" w:themeColor="accent2" w:themeShade="BF"/>
          <w:lang w:eastAsia="ko-KR"/>
        </w:rPr>
        <w:pPrChange w:id="5533" w:author="박윤수" w:date="2014-08-23T00:18:00Z">
          <w:pPr>
            <w:spacing w:after="0"/>
          </w:pPr>
        </w:pPrChange>
      </w:pPr>
    </w:p>
    <w:p w:rsidR="00000000" w:rsidRDefault="006F799C">
      <w:pPr>
        <w:ind w:left="0"/>
        <w:rPr>
          <w:ins w:id="5534" w:author="이은정" w:date="2014-08-22T11:54:00Z"/>
          <w:del w:id="5535" w:author="박윤수" w:date="2014-08-23T00:15:00Z"/>
          <w:b/>
          <w:color w:val="943634" w:themeColor="accent2" w:themeShade="BF"/>
          <w:lang w:eastAsia="ko-KR"/>
        </w:rPr>
        <w:pPrChange w:id="5536" w:author="박윤수" w:date="2014-08-23T00:18:00Z">
          <w:pPr>
            <w:spacing w:after="0"/>
            <w:ind w:left="0"/>
          </w:pPr>
        </w:pPrChange>
      </w:pPr>
      <w:ins w:id="5537" w:author="이은정" w:date="2014-08-22T11:54:00Z">
        <w:del w:id="5538" w:author="박윤수" w:date="2014-08-23T00:15:00Z">
          <w:r w:rsidDel="00C13530">
            <w:rPr>
              <w:b/>
              <w:color w:val="943634" w:themeColor="accent2" w:themeShade="BF"/>
              <w:lang w:eastAsia="ko-KR"/>
            </w:rPr>
            <w:br w:type="page"/>
          </w:r>
        </w:del>
      </w:ins>
    </w:p>
    <w:p w:rsidR="00000000" w:rsidRDefault="0091125E">
      <w:pPr>
        <w:rPr>
          <w:ins w:id="5539" w:author="이은정" w:date="2014-08-22T11:54:00Z"/>
          <w:del w:id="5540" w:author="박윤수" w:date="2014-08-23T00:15:00Z"/>
          <w:b/>
          <w:color w:val="943634" w:themeColor="accent2" w:themeShade="BF"/>
          <w:lang w:eastAsia="ko-KR"/>
        </w:rPr>
        <w:pPrChange w:id="5541" w:author="박윤수" w:date="2014-08-23T00:18:00Z">
          <w:pPr>
            <w:spacing w:after="0"/>
          </w:pPr>
        </w:pPrChange>
      </w:pPr>
      <w:del w:id="5542" w:author="박윤수" w:date="2014-08-23T00:15:00Z">
        <w:r w:rsidRPr="001A433F" w:rsidDel="00C13530">
          <w:rPr>
            <w:rFonts w:hint="eastAsia"/>
            <w:b/>
            <w:color w:val="943634" w:themeColor="accent2" w:themeShade="BF"/>
            <w:lang w:eastAsia="ko-KR"/>
          </w:rPr>
          <w:delText>실험</w:delText>
        </w:r>
        <w:r w:rsidRPr="001A433F" w:rsidDel="00C13530">
          <w:rPr>
            <w:rFonts w:hint="eastAsia"/>
            <w:b/>
            <w:color w:val="943634" w:themeColor="accent2" w:themeShade="BF"/>
            <w:lang w:eastAsia="ko-KR"/>
          </w:rPr>
          <w:delText>!</w:delText>
        </w:r>
      </w:del>
    </w:p>
    <w:p w:rsidR="00000000" w:rsidRDefault="00AF7365">
      <w:pPr>
        <w:rPr>
          <w:del w:id="5543" w:author="박윤수" w:date="2014-08-23T00:15:00Z"/>
          <w:b/>
          <w:color w:val="943634" w:themeColor="accent2" w:themeShade="BF"/>
          <w:lang w:eastAsia="ko-KR"/>
        </w:rPr>
        <w:pPrChange w:id="5544" w:author="박윤수" w:date="2014-08-23T00:18:00Z">
          <w:pPr>
            <w:spacing w:after="0"/>
          </w:pPr>
        </w:pPrChange>
      </w:pPr>
    </w:p>
    <w:p w:rsidR="00000000" w:rsidRDefault="00D84D69">
      <w:pPr>
        <w:rPr>
          <w:del w:id="5545" w:author="박윤수" w:date="2014-08-23T00:15:00Z"/>
          <w:lang w:eastAsia="ko-KR"/>
        </w:rPr>
        <w:pPrChange w:id="5546" w:author="박윤수" w:date="2014-08-23T00:18:00Z">
          <w:pPr>
            <w:spacing w:after="0"/>
          </w:pPr>
        </w:pPrChange>
      </w:pPr>
      <w:del w:id="5547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5548" w:author="이은정" w:date="2014-08-22T10:39:00Z">
        <w:del w:id="554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550" w:author="박윤수" w:date="2014-08-23T00:15:00Z">
        <w:r w:rsidR="00BC7E7F" w:rsidDel="00C13530">
          <w:rPr>
            <w:rFonts w:hint="eastAsia"/>
            <w:lang w:eastAsia="ko-KR"/>
          </w:rPr>
          <w:delText>에게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두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개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이상의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작업을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수행하도록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해보세요</w:delText>
        </w:r>
        <w:r w:rsidR="00BC7E7F" w:rsidDel="00C13530">
          <w:rPr>
            <w:rFonts w:hint="eastAsia"/>
            <w:lang w:eastAsia="ko-KR"/>
          </w:rPr>
          <w:delText xml:space="preserve">. </w:delText>
        </w:r>
        <w:r w:rsidR="00BC7E7F" w:rsidDel="00C13530">
          <w:rPr>
            <w:rFonts w:hint="eastAsia"/>
            <w:lang w:eastAsia="ko-KR"/>
          </w:rPr>
          <w:delText>만약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551" w:author="이은정" w:date="2014-08-22T10:39:00Z">
        <w:del w:id="555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553" w:author="박윤수" w:date="2014-08-23T00:15:00Z"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너무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많은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작업을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수행해서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BC7E7F" w:rsidDel="00C13530">
          <w:rPr>
            <w:rFonts w:hint="eastAsia"/>
            <w:lang w:eastAsia="ko-KR"/>
          </w:rPr>
          <w:delText>의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경계를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넘어가게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되면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무슨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일이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발생할까요</w:delText>
        </w:r>
        <w:r w:rsidR="00BC7E7F" w:rsidDel="00C13530">
          <w:rPr>
            <w:rFonts w:hint="eastAsia"/>
            <w:lang w:eastAsia="ko-KR"/>
          </w:rPr>
          <w:delText xml:space="preserve">? </w:delText>
        </w:r>
        <w:r w:rsidR="00BC7E7F" w:rsidDel="00C13530">
          <w:rPr>
            <w:rFonts w:hint="eastAsia"/>
            <w:lang w:eastAsia="ko-KR"/>
          </w:rPr>
          <w:delText>특히</w:delText>
        </w:r>
        <w:r w:rsidR="00BC7E7F" w:rsidDel="00C13530">
          <w:rPr>
            <w:rFonts w:hint="eastAsia"/>
            <w:lang w:eastAsia="ko-KR"/>
          </w:rPr>
          <w:delText xml:space="preserve">, </w:delText>
        </w:r>
        <w:r w:rsidR="00BC7E7F" w:rsidDel="00C13530">
          <w:rPr>
            <w:rFonts w:hint="eastAsia"/>
            <w:lang w:eastAsia="ko-KR"/>
          </w:rPr>
          <w:delText>프로그램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윈도우를</w:delText>
        </w:r>
      </w:del>
      <w:ins w:id="5554" w:author="이은정" w:date="2014-08-22T11:41:00Z">
        <w:del w:id="5555" w:author="박윤수" w:date="2014-08-23T00:15:00Z">
          <w:r w:rsidR="00C93874" w:rsidDel="00C13530">
            <w:rPr>
              <w:rFonts w:hint="eastAsia"/>
              <w:lang w:eastAsia="ko-KR"/>
            </w:rPr>
            <w:delText>창</w:delText>
          </w:r>
          <w:r w:rsidR="00C93874" w:rsidDel="00C13530">
            <w:rPr>
              <w:lang w:eastAsia="ko-KR"/>
            </w:rPr>
            <w:delText>을</w:delText>
          </w:r>
        </w:del>
      </w:ins>
      <w:del w:id="5556" w:author="박윤수" w:date="2014-08-23T00:15:00Z"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보세요</w:delText>
        </w:r>
        <w:r w:rsidR="00BC7E7F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557" w:author="이은정" w:date="2014-08-22T10:39:00Z">
        <w:del w:id="555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559" w:author="박윤수" w:date="2014-08-23T00:15:00Z"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명령을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수행하게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될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때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해당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명령문이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강조</w:delText>
        </w:r>
        <w:r w:rsidR="00BC7E7F" w:rsidDel="00C13530">
          <w:rPr>
            <w:rFonts w:hint="eastAsia"/>
            <w:lang w:eastAsia="ko-KR"/>
          </w:rPr>
          <w:delText>(</w:delText>
        </w:r>
        <w:r w:rsidR="00BC7E7F" w:rsidDel="00C13530">
          <w:rPr>
            <w:rFonts w:hint="eastAsia"/>
            <w:lang w:eastAsia="ko-KR"/>
          </w:rPr>
          <w:delText>하이라이트</w:delText>
        </w:r>
        <w:r w:rsidR="00BC7E7F" w:rsidDel="00C13530">
          <w:rPr>
            <w:rFonts w:hint="eastAsia"/>
            <w:lang w:eastAsia="ko-KR"/>
          </w:rPr>
          <w:delText>)</w:delText>
        </w:r>
        <w:r w:rsidR="00BC7E7F" w:rsidDel="00C13530">
          <w:rPr>
            <w:rFonts w:hint="eastAsia"/>
            <w:lang w:eastAsia="ko-KR"/>
          </w:rPr>
          <w:delText>되는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것을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보실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수</w:delText>
        </w:r>
        <w:r w:rsidR="00BC7E7F" w:rsidDel="00C13530">
          <w:rPr>
            <w:rFonts w:hint="eastAsia"/>
            <w:lang w:eastAsia="ko-KR"/>
          </w:rPr>
          <w:delText xml:space="preserve"> </w:delText>
        </w:r>
        <w:r w:rsidR="00BC7E7F" w:rsidDel="00C13530">
          <w:rPr>
            <w:rFonts w:hint="eastAsia"/>
            <w:lang w:eastAsia="ko-KR"/>
          </w:rPr>
          <w:delText>있습니다</w:delText>
        </w:r>
        <w:r w:rsidR="00BC7E7F"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560" w:author="박윤수" w:date="2014-08-23T00:15:00Z"/>
          <w:lang w:eastAsia="ko-KR"/>
        </w:rPr>
        <w:pPrChange w:id="5561" w:author="박윤수" w:date="2014-08-23T00:18:00Z">
          <w:pPr>
            <w:spacing w:after="0"/>
          </w:pPr>
        </w:pPrChange>
      </w:pPr>
    </w:p>
    <w:p w:rsidR="00CF6B85" w:rsidRDefault="00AF7365">
      <w:pPr>
        <w:jc w:val="center"/>
        <w:rPr>
          <w:del w:id="5562" w:author="박윤수" w:date="2014-08-23T00:15:00Z"/>
          <w:lang w:eastAsia="ko-KR"/>
        </w:rPr>
      </w:pPr>
      <w:del w:id="5563" w:author="박윤수" w:date="2014-08-23T00:15:00Z">
        <w:r>
          <w:rPr>
            <w:noProof/>
            <w:lang w:val="en-US" w:eastAsia="ko-KR"/>
            <w:rPrChange w:id="556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C54CA1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R="00C54CA1" w:rsidDel="00C13530">
          <w:rPr>
            <w:rFonts w:hint="eastAsia"/>
            <w:lang w:eastAsia="ko-KR"/>
          </w:rPr>
          <w:delText xml:space="preserve"> </w:delText>
        </w:r>
        <w:r w:rsidR="00C54CA1" w:rsidDel="00C13530">
          <w:rPr>
            <w:rFonts w:hint="eastAsia"/>
            <w:lang w:eastAsia="ko-KR"/>
          </w:rPr>
          <w:delText>탐색하는</w:delText>
        </w:r>
        <w:r w:rsidR="00C54CA1"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5565" w:author="이은정" w:date="2014-08-22T10:39:00Z">
        <w:del w:id="556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567" w:author="박윤수" w:date="2014-08-23T00:15:00Z">
        <w:r w:rsidR="00C54CA1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556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54CA1" w:rsidDel="00C13530">
          <w:rPr>
            <w:rFonts w:hint="eastAsia"/>
            <w:lang w:eastAsia="ko-KR"/>
          </w:rPr>
          <w:delText xml:space="preserve">- </w:delText>
        </w:r>
        <w:r w:rsidR="00C54CA1" w:rsidDel="00C13530">
          <w:rPr>
            <w:rFonts w:hint="eastAsia"/>
            <w:lang w:eastAsia="ko-KR"/>
          </w:rPr>
          <w:delText>오류</w:delText>
        </w:r>
        <w:r w:rsidR="00C54CA1" w:rsidDel="00C13530">
          <w:rPr>
            <w:rFonts w:hint="eastAsia"/>
            <w:lang w:eastAsia="ko-KR"/>
          </w:rPr>
          <w:delText>(eRRoR</w:delText>
        </w:r>
        <w:r w:rsidR="008F57AA" w:rsidDel="00C13530">
          <w:rPr>
            <w:rFonts w:hint="eastAsia"/>
            <w:lang w:eastAsia="ko-KR"/>
          </w:rPr>
          <w:delText>s</w:delText>
        </w:r>
        <w:r w:rsidR="00C54CA1" w:rsidDel="00C13530">
          <w:rPr>
            <w:rFonts w:hint="eastAsia"/>
            <w:lang w:eastAsia="ko-KR"/>
          </w:rPr>
          <w:delText xml:space="preserve">) </w:delText>
        </w:r>
        <w:r w:rsidR="00C54CA1" w:rsidDel="00C13530">
          <w:rPr>
            <w:rFonts w:hint="eastAsia"/>
            <w:lang w:eastAsia="ko-KR"/>
          </w:rPr>
          <w:delText>다루기</w:delText>
        </w:r>
        <w:r w:rsidR="00C54CA1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556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8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5570" w:author="박윤수" w:date="2014-08-23T00:15:00Z"/>
          <w:lang w:eastAsia="ko-KR"/>
        </w:rPr>
        <w:pPrChange w:id="5571" w:author="박윤수" w:date="2014-08-23T00:18:00Z">
          <w:pPr>
            <w:spacing w:after="0"/>
          </w:pPr>
        </w:pPrChange>
      </w:pPr>
    </w:p>
    <w:p w:rsidR="00CF6B85" w:rsidRDefault="008F57AA">
      <w:pPr>
        <w:pStyle w:val="HiddenfromContents"/>
        <w:pageBreakBefore/>
        <w:rPr>
          <w:del w:id="5572" w:author="박윤수" w:date="2014-08-23T00:15:00Z"/>
          <w:rFonts w:asciiTheme="minorEastAsia" w:hAnsiTheme="minorEastAsia"/>
          <w:lang w:eastAsia="ko-KR"/>
        </w:rPr>
      </w:pPr>
      <w:del w:id="5573" w:author="박윤수" w:date="2014-08-23T00:15:00Z">
        <w:r w:rsidDel="00C13530">
          <w:rPr>
            <w:rFonts w:asciiTheme="minorEastAsia" w:hAnsiTheme="minorEastAsia" w:hint="eastAsia"/>
            <w:lang w:eastAsia="ko-KR"/>
          </w:rPr>
          <w:delText>오류(eRRoRs) 다루기</w:delText>
        </w:r>
      </w:del>
    </w:p>
    <w:p w:rsidR="00CF6B85" w:rsidRDefault="006F799C">
      <w:pPr>
        <w:rPr>
          <w:del w:id="5574" w:author="박윤수" w:date="2014-08-23T00:15:00Z"/>
          <w:lang w:eastAsia="ko-KR"/>
        </w:rPr>
      </w:pPr>
      <w:ins w:id="5575" w:author="이은정" w:date="2014-08-22T11:58:00Z">
        <w:del w:id="5576" w:author="박윤수" w:date="2014-08-23T00:15:00Z">
          <w:r w:rsidDel="00C13530">
            <w:rPr>
              <w:rFonts w:hint="eastAsia"/>
              <w:lang w:eastAsia="ko-KR"/>
            </w:rPr>
            <w:delText>리보그</w:delText>
          </w:r>
        </w:del>
      </w:ins>
      <w:del w:id="5577" w:author="박윤수" w:date="2014-08-23T00:15:00Z">
        <w:r w:rsidR="008F57AA" w:rsidDel="00C13530">
          <w:rPr>
            <w:rFonts w:hint="eastAsia"/>
            <w:lang w:eastAsia="ko-KR"/>
          </w:rPr>
          <w:delText xml:space="preserve">Egrebor </w:delText>
        </w:r>
        <w:r w:rsidR="008F57AA" w:rsidDel="00C13530">
          <w:rPr>
            <w:rFonts w:hint="eastAsia"/>
            <w:lang w:eastAsia="ko-KR"/>
          </w:rPr>
          <w:delText>는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문자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그대로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명령을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따릅니다</w:delText>
        </w:r>
        <w:r w:rsidR="008F57AA" w:rsidDel="00C13530">
          <w:rPr>
            <w:rFonts w:hint="eastAsia"/>
            <w:lang w:eastAsia="ko-KR"/>
          </w:rPr>
          <w:delText xml:space="preserve">. </w:delText>
        </w:r>
        <w:r w:rsidR="008F57AA" w:rsidDel="00C13530">
          <w:rPr>
            <w:rFonts w:hint="eastAsia"/>
            <w:lang w:eastAsia="ko-KR"/>
          </w:rPr>
          <w:delText>이것은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좋기도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하구</w:delText>
        </w:r>
        <w:r w:rsidR="008F57AA" w:rsidDel="00C13530">
          <w:rPr>
            <w:rFonts w:hint="eastAsia"/>
            <w:lang w:eastAsia="ko-KR"/>
          </w:rPr>
          <w:delText xml:space="preserve">, </w:delText>
        </w:r>
        <w:r w:rsidR="008F57AA" w:rsidDel="00C13530">
          <w:rPr>
            <w:rFonts w:hint="eastAsia"/>
            <w:lang w:eastAsia="ko-KR"/>
          </w:rPr>
          <w:delText>나쁘기도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합니다</w:delText>
        </w:r>
        <w:r w:rsidR="008F57AA" w:rsidDel="00C13530">
          <w:rPr>
            <w:rFonts w:hint="eastAsia"/>
            <w:lang w:eastAsia="ko-KR"/>
          </w:rPr>
          <w:delText xml:space="preserve">. </w:delText>
        </w:r>
        <w:r w:rsidR="008F57AA" w:rsidDel="00C13530">
          <w:rPr>
            <w:rFonts w:hint="eastAsia"/>
            <w:lang w:eastAsia="ko-KR"/>
          </w:rPr>
          <w:delText>예를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들어</w:delText>
        </w:r>
        <w:r w:rsidR="008F57AA" w:rsidDel="00C13530">
          <w:rPr>
            <w:rFonts w:hint="eastAsia"/>
            <w:lang w:eastAsia="ko-KR"/>
          </w:rPr>
          <w:delText xml:space="preserve">, </w:delText>
        </w:r>
        <w:r w:rsidR="008F57AA" w:rsidDel="00C13530">
          <w:rPr>
            <w:rFonts w:hint="eastAsia"/>
            <w:lang w:eastAsia="ko-KR"/>
          </w:rPr>
          <w:delText>다음과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같이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프로그램을</w:delText>
        </w:r>
        <w:r w:rsidR="008F57AA" w:rsidDel="00C13530">
          <w:rPr>
            <w:rFonts w:hint="eastAsia"/>
            <w:lang w:eastAsia="ko-KR"/>
          </w:rPr>
          <w:delText xml:space="preserve"> </w:delText>
        </w:r>
        <w:r w:rsidR="008F57AA" w:rsidDel="00C13530">
          <w:rPr>
            <w:rFonts w:hint="eastAsia"/>
            <w:lang w:eastAsia="ko-KR"/>
          </w:rPr>
          <w:delText>작성합니다</w:delText>
        </w:r>
      </w:del>
    </w:p>
    <w:p w:rsidR="00000000" w:rsidRDefault="008F57AA">
      <w:pPr>
        <w:rPr>
          <w:del w:id="5578" w:author="박윤수" w:date="2014-08-23T00:15:00Z"/>
          <w:lang w:eastAsia="ko-KR"/>
        </w:rPr>
        <w:pPrChange w:id="5579" w:author="박윤수" w:date="2014-08-23T00:18:00Z">
          <w:pPr>
            <w:spacing w:after="0"/>
          </w:pPr>
        </w:pPrChange>
      </w:pPr>
      <w:del w:id="5580" w:author="박윤수" w:date="2014-08-23T00:15:00Z">
        <w:r w:rsidDel="00C13530">
          <w:rPr>
            <w:rFonts w:hint="eastAsia"/>
            <w:lang w:eastAsia="ko-KR"/>
          </w:rPr>
          <w:delText>Move()</w:delText>
        </w:r>
      </w:del>
    </w:p>
    <w:p w:rsidR="00000000" w:rsidRDefault="008F57AA">
      <w:pPr>
        <w:rPr>
          <w:del w:id="5581" w:author="박윤수" w:date="2014-08-23T00:15:00Z"/>
          <w:lang w:eastAsia="ko-KR"/>
        </w:rPr>
        <w:pPrChange w:id="5582" w:author="박윤수" w:date="2014-08-23T00:18:00Z">
          <w:pPr>
            <w:spacing w:after="0"/>
          </w:pPr>
        </w:pPrChange>
      </w:pPr>
      <w:del w:id="5583" w:author="박윤수" w:date="2014-08-23T00:15:00Z">
        <w:r w:rsidDel="00C13530">
          <w:rPr>
            <w:rFonts w:hint="eastAsia"/>
            <w:lang w:eastAsia="ko-KR"/>
          </w:rPr>
          <w:delText>turn_off()</w:delText>
        </w:r>
      </w:del>
    </w:p>
    <w:p w:rsidR="00000000" w:rsidRDefault="00AF7365">
      <w:pPr>
        <w:rPr>
          <w:del w:id="5584" w:author="박윤수" w:date="2014-08-23T00:15:00Z"/>
          <w:lang w:eastAsia="ko-KR"/>
        </w:rPr>
        <w:pPrChange w:id="5585" w:author="박윤수" w:date="2014-08-23T00:18:00Z">
          <w:pPr>
            <w:spacing w:after="0"/>
          </w:pPr>
        </w:pPrChange>
      </w:pPr>
    </w:p>
    <w:p w:rsidR="00CF6B85" w:rsidRDefault="008F57AA">
      <w:pPr>
        <w:rPr>
          <w:del w:id="5586" w:author="박윤수" w:date="2014-08-23T00:15:00Z"/>
          <w:lang w:eastAsia="ko-KR"/>
        </w:rPr>
      </w:pPr>
      <w:del w:id="5587" w:author="박윤수" w:date="2014-08-23T00:15:00Z"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wrong_move.rur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실행합니다</w:delText>
        </w:r>
        <w:r w:rsidDel="00C13530">
          <w:rPr>
            <w:rFonts w:hint="eastAsia"/>
            <w:lang w:eastAsia="ko-KR"/>
          </w:rPr>
          <w:delText>. Egrebor</w:delText>
        </w:r>
      </w:del>
      <w:ins w:id="5588" w:author="이은정" w:date="2014-08-22T11:58:00Z">
        <w:del w:id="5589" w:author="박윤수" w:date="2014-08-23T00:15:00Z">
          <w:r w:rsidR="006F799C" w:rsidDel="00C13530">
            <w:rPr>
              <w:rFonts w:hint="eastAsia"/>
              <w:lang w:eastAsia="ko-KR"/>
            </w:rPr>
            <w:delText>리보그</w:delText>
          </w:r>
        </w:del>
      </w:ins>
      <w:del w:id="5590" w:author="박윤수" w:date="2014-08-23T00:15:00Z"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자신만의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특별한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불평합니다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왜냐하면</w:delText>
        </w:r>
        <w:r w:rsidDel="00C13530">
          <w:rPr>
            <w:rFonts w:hint="eastAsia"/>
            <w:lang w:eastAsia="ko-KR"/>
          </w:rPr>
          <w:delText xml:space="preserve"> Egrebor</w:delText>
        </w:r>
        <w:r w:rsidDel="00C13530">
          <w:rPr>
            <w:rFonts w:hint="eastAsia"/>
            <w:lang w:eastAsia="ko-KR"/>
          </w:rPr>
          <w:delText>에게</w:delText>
        </w:r>
        <w:r w:rsidDel="00C13530">
          <w:rPr>
            <w:rFonts w:hint="eastAsia"/>
            <w:lang w:eastAsia="ko-KR"/>
          </w:rPr>
          <w:delText xml:space="preserve"> M</w:delText>
        </w:r>
        <w:r w:rsidDel="00C13530">
          <w:rPr>
            <w:rFonts w:hint="eastAsia"/>
            <w:lang w:eastAsia="ko-KR"/>
          </w:rPr>
          <w:delText>과</w:delText>
        </w:r>
        <w:r w:rsidDel="00C13530">
          <w:rPr>
            <w:rFonts w:hint="eastAsia"/>
            <w:lang w:eastAsia="ko-KR"/>
          </w:rPr>
          <w:delText xml:space="preserve"> m (</w:delText>
        </w:r>
        <w:r w:rsidDel="00C13530">
          <w:rPr>
            <w:rFonts w:hint="eastAsia"/>
            <w:lang w:eastAsia="ko-KR"/>
          </w:rPr>
          <w:delText>대문자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소문자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다르기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때문입니다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8F57AA">
      <w:pPr>
        <w:rPr>
          <w:del w:id="5591" w:author="박윤수" w:date="2014-08-23T00:15:00Z"/>
          <w:b/>
          <w:color w:val="4F6228" w:themeColor="accent3" w:themeShade="80"/>
          <w:lang w:eastAsia="ko-KR"/>
        </w:rPr>
      </w:pPr>
      <w:del w:id="5592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593" w:author="이은정" w:date="2014-08-22T16:26:00Z">
        <w:del w:id="5594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7134F7">
      <w:pPr>
        <w:rPr>
          <w:del w:id="5595" w:author="박윤수" w:date="2014-08-23T00:15:00Z"/>
          <w:lang w:eastAsia="ko-KR"/>
        </w:rPr>
      </w:pPr>
      <w:del w:id="5596" w:author="박윤수" w:date="2014-08-23T00:15:00Z">
        <w:r w:rsidDel="00C13530">
          <w:rPr>
            <w:rFonts w:hint="eastAsia"/>
            <w:lang w:eastAsia="ko-KR"/>
          </w:rPr>
          <w:delText>정확하게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일어나는지를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Egrebor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종류의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불평을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잘못된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것인지를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</w:delText>
        </w:r>
        <w:r w:rsidDel="00C13530">
          <w:rPr>
            <w:rFonts w:hint="eastAsia"/>
            <w:lang w:eastAsia="ko-KR"/>
          </w:rPr>
          <w:delText>(bug)</w:delText>
        </w:r>
        <w:r w:rsidDel="00C13530">
          <w:rPr>
            <w:rFonts w:hint="eastAsia"/>
            <w:lang w:eastAsia="ko-KR"/>
          </w:rPr>
          <w:delText>이지를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파악하는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잠시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배우게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조만간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배우게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7134F7">
      <w:pPr>
        <w:rPr>
          <w:ins w:id="5597" w:author="이은정" w:date="2014-08-22T11:58:00Z"/>
          <w:del w:id="5598" w:author="박윤수" w:date="2014-08-23T00:15:00Z"/>
          <w:b/>
          <w:color w:val="943634" w:themeColor="accent2" w:themeShade="BF"/>
          <w:lang w:eastAsia="ko-KR"/>
        </w:rPr>
        <w:pPrChange w:id="5599" w:author="박윤수" w:date="2014-08-23T00:18:00Z">
          <w:pPr>
            <w:spacing w:after="0"/>
          </w:pPr>
        </w:pPrChange>
      </w:pPr>
      <w:del w:id="5600" w:author="박윤수" w:date="2014-08-23T00:15:00Z">
        <w:r w:rsidDel="00C13530">
          <w:rPr>
            <w:rFonts w:hint="eastAsia"/>
            <w:b/>
            <w:color w:val="943634" w:themeColor="accent2" w:themeShade="BF"/>
            <w:lang w:eastAsia="ko-KR"/>
          </w:rPr>
          <w:delText>퀴즈</w:delText>
        </w:r>
      </w:del>
    </w:p>
    <w:p w:rsidR="00000000" w:rsidRDefault="00AF7365">
      <w:pPr>
        <w:rPr>
          <w:del w:id="5601" w:author="박윤수" w:date="2014-08-23T00:15:00Z"/>
          <w:b/>
          <w:color w:val="943634" w:themeColor="accent2" w:themeShade="BF"/>
          <w:lang w:eastAsia="ko-KR"/>
        </w:rPr>
        <w:pPrChange w:id="5602" w:author="박윤수" w:date="2014-08-23T00:18:00Z">
          <w:pPr>
            <w:spacing w:after="0"/>
          </w:pPr>
        </w:pPrChange>
      </w:pPr>
    </w:p>
    <w:p w:rsidR="00CF6B85" w:rsidRDefault="007134F7">
      <w:pPr>
        <w:rPr>
          <w:del w:id="5603" w:author="박윤수" w:date="2014-08-23T00:15:00Z"/>
          <w:lang w:eastAsia="ko-KR"/>
        </w:rPr>
      </w:pPr>
      <w:del w:id="5604" w:author="박윤수" w:date="2014-08-23T00:15:00Z"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유효한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무엇입니까</w:delText>
        </w:r>
        <w:r w:rsidDel="00C13530">
          <w:rPr>
            <w:rFonts w:hint="eastAsia"/>
            <w:lang w:eastAsia="ko-KR"/>
          </w:rPr>
          <w:delText xml:space="preserve">? </w:delText>
        </w:r>
        <w:r w:rsidDel="00C13530">
          <w:rPr>
            <w:rFonts w:hint="eastAsia"/>
            <w:lang w:eastAsia="ko-KR"/>
          </w:rPr>
          <w:delText>유</w:delText>
        </w:r>
      </w:del>
      <w:ins w:id="5605" w:author="이은정" w:date="2014-08-22T11:58:00Z">
        <w:del w:id="5606" w:author="박윤수" w:date="2014-08-23T00:15:00Z">
          <w:r w:rsidR="006F799C" w:rsidDel="00C13530">
            <w:rPr>
              <w:rFonts w:hint="eastAsia"/>
              <w:lang w:eastAsia="ko-KR"/>
            </w:rPr>
            <w:delText>효</w:delText>
          </w:r>
        </w:del>
      </w:ins>
      <w:del w:id="5607" w:author="박윤수" w:date="2014-08-23T00:15:00Z">
        <w:r w:rsidDel="00C13530">
          <w:rPr>
            <w:rFonts w:hint="eastAsia"/>
            <w:lang w:eastAsia="ko-KR"/>
          </w:rPr>
          <w:delText>요한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프로그램이란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Egrebor</w:delText>
        </w:r>
      </w:del>
      <w:ins w:id="5608" w:author="이은정" w:date="2014-08-22T11:58:00Z">
        <w:del w:id="5609" w:author="박윤수" w:date="2014-08-23T00:15:00Z">
          <w:r w:rsidR="006F799C" w:rsidDel="00C13530">
            <w:rPr>
              <w:rFonts w:hint="eastAsia"/>
              <w:lang w:eastAsia="ko-KR"/>
            </w:rPr>
            <w:delText>리보그</w:delText>
          </w:r>
        </w:del>
      </w:ins>
      <w:del w:id="5610" w:author="박윤수" w:date="2014-08-23T00:15:00Z"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어떠한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메시지도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예상한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5611" w:author="박윤수" w:date="2014-08-23T00:15:00Z"/>
          <w:lang w:eastAsia="ko-KR"/>
        </w:rPr>
      </w:pPr>
      <w:del w:id="5612" w:author="박윤수" w:date="2014-08-23T00:15:00Z">
        <w:r>
          <w:rPr>
            <w:noProof/>
            <w:lang w:val="en-US" w:eastAsia="ko-KR"/>
            <w:rPrChange w:id="561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24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7134F7" w:rsidDel="00C13530">
          <w:rPr>
            <w:rFonts w:hint="eastAsia"/>
            <w:lang w:eastAsia="ko-KR"/>
          </w:rPr>
          <w:delText xml:space="preserve"> </w:delText>
        </w:r>
        <w:r w:rsidR="007134F7" w:rsidDel="00C13530">
          <w:rPr>
            <w:rFonts w:hint="eastAsia"/>
            <w:lang w:eastAsia="ko-KR"/>
          </w:rPr>
          <w:delText>첫</w:delText>
        </w:r>
        <w:r w:rsidR="007134F7" w:rsidDel="00C13530">
          <w:rPr>
            <w:rFonts w:hint="eastAsia"/>
            <w:lang w:eastAsia="ko-KR"/>
          </w:rPr>
          <w:delText xml:space="preserve"> </w:delText>
        </w:r>
        <w:r w:rsidR="007134F7" w:rsidDel="00C13530">
          <w:rPr>
            <w:rFonts w:hint="eastAsia"/>
            <w:lang w:eastAsia="ko-KR"/>
          </w:rPr>
          <w:delText>번째</w:delText>
        </w:r>
        <w:r w:rsidR="007134F7" w:rsidDel="00C13530">
          <w:rPr>
            <w:rFonts w:hint="eastAsia"/>
            <w:lang w:eastAsia="ko-KR"/>
          </w:rPr>
          <w:delText xml:space="preserve"> </w:delText>
        </w:r>
        <w:r w:rsidR="007134F7" w:rsidDel="00C13530">
          <w:rPr>
            <w:rFonts w:hint="eastAsia"/>
            <w:lang w:eastAsia="ko-KR"/>
          </w:rPr>
          <w:delText>프로그램</w:delText>
        </w:r>
        <w:r w:rsidR="007134F7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56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25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134F7" w:rsidDel="00C13530">
          <w:rPr>
            <w:rFonts w:hint="eastAsia"/>
            <w:lang w:eastAsia="ko-KR"/>
          </w:rPr>
          <w:delText xml:space="preserve">- </w:delText>
        </w:r>
        <w:r w:rsidR="007134F7" w:rsidDel="00C13530">
          <w:rPr>
            <w:rFonts w:hint="eastAsia"/>
            <w:lang w:eastAsia="ko-KR"/>
          </w:rPr>
          <w:delText>주석</w:delText>
        </w:r>
        <w:r w:rsidR="007134F7" w:rsidDel="00C13530">
          <w:rPr>
            <w:rFonts w:hint="eastAsia"/>
            <w:lang w:eastAsia="ko-KR"/>
          </w:rPr>
          <w:delText>(Comments)</w:delText>
        </w:r>
      </w:del>
      <w:ins w:id="5615" w:author="이은정" w:date="2014-08-22T12:01:00Z">
        <w:del w:id="5616" w:author="박윤수" w:date="2014-08-23T00:15:00Z">
          <w:r w:rsidR="002B7235" w:rsidDel="00C13530">
            <w:rPr>
              <w:rFonts w:hint="eastAsia"/>
              <w:lang w:eastAsia="ko-KR"/>
            </w:rPr>
            <w:delText xml:space="preserve"> </w:delText>
          </w:r>
        </w:del>
      </w:ins>
      <w:del w:id="5617" w:author="박윤수" w:date="2014-08-23T00:15:00Z">
        <w:r>
          <w:rPr>
            <w:noProof/>
            <w:lang w:val="en-US" w:eastAsia="ko-KR"/>
            <w:rPrChange w:id="561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27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5619" w:author="박윤수" w:date="2014-08-23T00:15:00Z"/>
          <w:lang w:eastAsia="ko-KR"/>
        </w:rPr>
      </w:pPr>
    </w:p>
    <w:p w:rsidR="00000000" w:rsidRDefault="00E80AEF">
      <w:pPr>
        <w:pStyle w:val="HiddenfromContents"/>
        <w:pageBreakBefore/>
        <w:ind w:left="567" w:firstLine="0"/>
        <w:rPr>
          <w:del w:id="5620" w:author="박윤수" w:date="2014-08-23T00:15:00Z"/>
          <w:rFonts w:asciiTheme="minorEastAsia" w:hAnsiTheme="minorEastAsia"/>
          <w:color w:val="0070C0"/>
          <w:lang w:eastAsia="ko-KR"/>
          <w:rPrChange w:id="5621" w:author="이은정" w:date="2014-08-22T16:30:00Z">
            <w:rPr>
              <w:del w:id="5622" w:author="박윤수" w:date="2014-08-23T00:15:00Z"/>
              <w:rFonts w:asciiTheme="minorEastAsia" w:hAnsiTheme="minorEastAsia"/>
              <w:lang w:eastAsia="ko-KR"/>
            </w:rPr>
          </w:rPrChange>
        </w:rPr>
        <w:pPrChange w:id="5623" w:author="박윤수" w:date="2014-08-23T00:18:00Z">
          <w:pPr>
            <w:pStyle w:val="HiddenfromContents"/>
            <w:pageBreakBefore/>
          </w:pPr>
        </w:pPrChange>
      </w:pPr>
      <w:del w:id="5624" w:author="박윤수" w:date="2014-08-23T00:15:00Z">
        <w:r w:rsidRPr="00E80AEF">
          <w:rPr>
            <w:rFonts w:asciiTheme="minorEastAsia" w:hAnsiTheme="minorEastAsia" w:hint="eastAsia"/>
            <w:color w:val="0070C0"/>
            <w:lang w:eastAsia="ko-KR"/>
            <w:rPrChange w:id="5625" w:author="이은정" w:date="2014-08-22T16:30:00Z">
              <w:rPr>
                <w:rFonts w:asciiTheme="minorEastAsia" w:hAnsiTheme="minorEastAsia" w:hint="eastAsia"/>
                <w:color w:val="0000FF"/>
                <w:u w:val="single"/>
                <w:lang w:eastAsia="ko-KR"/>
              </w:rPr>
            </w:rPrChange>
          </w:rPr>
          <w:delText>주석</w:delText>
        </w:r>
        <w:r w:rsidRPr="00E80AEF">
          <w:rPr>
            <w:rFonts w:asciiTheme="minorEastAsia" w:hAnsiTheme="minorEastAsia"/>
            <w:color w:val="0070C0"/>
            <w:lang w:eastAsia="ko-KR"/>
            <w:rPrChange w:id="5626" w:author="이은정" w:date="2014-08-22T16:30:00Z">
              <w:rPr>
                <w:rFonts w:asciiTheme="minorEastAsia" w:hAnsiTheme="minorEastAsia"/>
                <w:color w:val="0000FF"/>
                <w:u w:val="single"/>
                <w:lang w:eastAsia="ko-KR"/>
              </w:rPr>
            </w:rPrChange>
          </w:rPr>
          <w:delText>(Comments)</w:delText>
        </w:r>
      </w:del>
      <w:ins w:id="5627" w:author="이은정" w:date="2014-08-22T12:00:00Z">
        <w:del w:id="5628" w:author="박윤수" w:date="2014-08-23T00:15:00Z">
          <w:r w:rsidRPr="00E80AEF">
            <w:rPr>
              <w:rFonts w:asciiTheme="minorEastAsia" w:hAnsiTheme="minorEastAsia"/>
              <w:color w:val="0070C0"/>
              <w:lang w:eastAsia="ko-KR"/>
              <w:rPrChange w:id="5629" w:author="이은정" w:date="2014-08-22T16:30:00Z">
                <w:rPr>
                  <w:rFonts w:asciiTheme="minorEastAsia" w:hAnsiTheme="minorEastAsia"/>
                  <w:color w:val="0000FF"/>
                  <w:u w:val="single"/>
                  <w:lang w:eastAsia="ko-KR"/>
                </w:rPr>
              </w:rPrChange>
            </w:rPr>
            <w:delText xml:space="preserve"> </w:delText>
          </w:r>
        </w:del>
      </w:ins>
    </w:p>
    <w:p w:rsidR="00CF6B85" w:rsidRDefault="00321C78">
      <w:pPr>
        <w:rPr>
          <w:del w:id="5630" w:author="박윤수" w:date="2014-08-23T00:15:00Z"/>
          <w:lang w:eastAsia="ko-KR"/>
        </w:rPr>
      </w:pPr>
      <w:del w:id="5631" w:author="박윤수" w:date="2014-08-23T00:15:00Z"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했고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데로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그렇지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기다리는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321C78">
      <w:pPr>
        <w:rPr>
          <w:del w:id="5632" w:author="박윤수" w:date="2014-08-23T00:15:00Z"/>
          <w:lang w:eastAsia="ko-KR"/>
        </w:rPr>
      </w:pPr>
      <w:del w:id="5633" w:author="박윤수" w:date="2014-08-23T00:15:00Z">
        <w:r w:rsidDel="00C13530">
          <w:rPr>
            <w:rFonts w:hint="eastAsia"/>
            <w:lang w:eastAsia="ko-KR"/>
          </w:rPr>
          <w:delText>좋습니다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윈도우</w:delText>
        </w:r>
      </w:del>
      <w:ins w:id="5634" w:author="이은정" w:date="2014-08-22T11:41:00Z">
        <w:del w:id="5635" w:author="박윤수" w:date="2014-08-23T00:15:00Z">
          <w:r w:rsidR="00C93874" w:rsidDel="00C13530">
            <w:rPr>
              <w:rFonts w:hint="eastAsia"/>
              <w:lang w:eastAsia="ko-KR"/>
            </w:rPr>
            <w:delText>창</w:delText>
          </w:r>
        </w:del>
      </w:ins>
      <w:del w:id="5636" w:author="박윤수" w:date="2014-08-23T00:15:00Z">
        <w:r w:rsidDel="00C13530">
          <w:rPr>
            <w:rFonts w:hint="eastAsia"/>
            <w:lang w:eastAsia="ko-KR"/>
          </w:rPr>
          <w:delText>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표시되어야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5637" w:author="이은정" w:date="2014-08-22T12:01:00Z">
        <w:del w:id="5638" w:author="박윤수" w:date="2014-08-23T00:15:00Z">
          <w:r w:rsidR="002B7235" w:rsidDel="00C13530">
            <w:rPr>
              <w:lang w:eastAsia="ko-KR"/>
            </w:rPr>
            <w:br/>
          </w:r>
        </w:del>
      </w:ins>
      <w:del w:id="5639" w:author="박윤수" w:date="2014-08-23T00:15:00Z"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중요한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기억하십니까</w:delText>
        </w:r>
        <w:r w:rsidDel="00C13530">
          <w:rPr>
            <w:rFonts w:hint="eastAsia"/>
            <w:lang w:eastAsia="ko-KR"/>
          </w:rPr>
          <w:delText xml:space="preserve">? </w:delText>
        </w:r>
        <w:r w:rsidDel="00C13530">
          <w:rPr>
            <w:rFonts w:hint="eastAsia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못한다면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읽어보세요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321C78">
      <w:pPr>
        <w:rPr>
          <w:del w:id="5640" w:author="박윤수" w:date="2014-08-23T00:15:00Z"/>
          <w:lang w:eastAsia="ko-KR"/>
        </w:rPr>
      </w:pPr>
      <w:del w:id="5641" w:author="박윤수" w:date="2014-08-23T00:15:00Z">
        <w:r w:rsidDel="00C13530">
          <w:rPr>
            <w:rFonts w:hint="eastAsia"/>
            <w:lang w:eastAsia="ko-KR"/>
          </w:rPr>
          <w:delText>기다리겠습니다</w:delText>
        </w:r>
        <w:r w:rsidDel="00C13530">
          <w:rPr>
            <w:lang w:eastAsia="ko-KR"/>
          </w:rPr>
          <w:delText>……</w:delText>
        </w:r>
      </w:del>
    </w:p>
    <w:p w:rsidR="00CF6B85" w:rsidRDefault="00321C78">
      <w:pPr>
        <w:rPr>
          <w:del w:id="5642" w:author="박윤수" w:date="2014-08-23T00:15:00Z"/>
          <w:lang w:eastAsia="ko-KR"/>
        </w:rPr>
      </w:pPr>
      <w:del w:id="5643" w:author="박윤수" w:date="2014-08-23T00:15:00Z">
        <w:r w:rsidDel="00C13530">
          <w:rPr>
            <w:rFonts w:hint="eastAsia"/>
            <w:lang w:eastAsia="ko-KR"/>
          </w:rPr>
          <w:delText>이해하시죠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그렇습니다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가장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중요한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사람이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요구됩니다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안에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컴퓨터가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사람을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메모를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요령이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메모나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노트를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</w:delText>
        </w:r>
        <w:r w:rsidDel="00C13530">
          <w:rPr>
            <w:rFonts w:hint="eastAsia"/>
            <w:lang w:eastAsia="ko-KR"/>
          </w:rPr>
          <w:delText>(Comments)</w:delText>
        </w:r>
        <w:r w:rsidDel="00C13530">
          <w:rPr>
            <w:rFonts w:hint="eastAsia"/>
            <w:lang w:eastAsia="ko-KR"/>
          </w:rPr>
          <w:delText>이라고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방법이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가르쳐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드리겠습니다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텍스트를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321C78">
      <w:pPr>
        <w:rPr>
          <w:del w:id="5644" w:author="박윤수" w:date="2014-08-23T00:15:00Z"/>
          <w:lang w:eastAsia="ko-KR"/>
        </w:rPr>
      </w:pPr>
      <w:del w:id="5645" w:author="박윤수" w:date="2014-08-23T00:15:00Z">
        <w:r w:rsidDel="00C13530">
          <w:rPr>
            <w:rFonts w:hint="eastAsia"/>
            <w:lang w:eastAsia="ko-KR"/>
          </w:rPr>
          <w:delText xml:space="preserve">#  </w:delText>
        </w:r>
        <w:r w:rsidDel="00C13530">
          <w:rPr>
            <w:rFonts w:hint="eastAsia"/>
            <w:lang w:eastAsia="ko-KR"/>
          </w:rPr>
          <w:delText>나의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(My first </w:delText>
        </w:r>
        <w:r w:rsidDel="00C13530">
          <w:rPr>
            <w:lang w:eastAsia="ko-KR"/>
          </w:rPr>
          <w:delText>program</w:delText>
        </w:r>
        <w:r w:rsidDel="00C13530">
          <w:rPr>
            <w:rFonts w:hint="eastAsia"/>
            <w:lang w:eastAsia="ko-KR"/>
          </w:rPr>
          <w:delText>)</w:delText>
        </w:r>
      </w:del>
    </w:p>
    <w:p w:rsidR="00CF6B85" w:rsidRDefault="00321C78">
      <w:pPr>
        <w:rPr>
          <w:del w:id="5646" w:author="박윤수" w:date="2014-08-23T00:15:00Z"/>
          <w:lang w:eastAsia="ko-KR"/>
        </w:rPr>
      </w:pPr>
      <w:del w:id="5647" w:author="박윤수" w:date="2014-08-23T00:15:00Z"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5648" w:author="박윤수" w:date="2014-08-23T00:15:00Z"/>
          <w:color w:val="00B050"/>
          <w:lang w:eastAsia="ko-KR"/>
          <w:rPrChange w:id="5649" w:author="이은정" w:date="2014-08-22T12:02:00Z">
            <w:rPr>
              <w:del w:id="5650" w:author="박윤수" w:date="2014-08-23T00:15:00Z"/>
              <w:color w:val="4F6228" w:themeColor="accent3" w:themeShade="80"/>
              <w:lang w:eastAsia="ko-KR"/>
            </w:rPr>
          </w:rPrChange>
        </w:rPr>
        <w:pPrChange w:id="5651" w:author="박윤수" w:date="2014-08-23T00:18:00Z">
          <w:pPr>
            <w:spacing w:after="0"/>
          </w:pPr>
        </w:pPrChange>
      </w:pPr>
      <w:del w:id="5652" w:author="박윤수" w:date="2014-08-23T00:15:00Z">
        <w:r w:rsidRPr="00E80AEF">
          <w:rPr>
            <w:color w:val="00B050"/>
            <w:lang w:eastAsia="ko-KR"/>
            <w:rPrChange w:id="5653" w:author="이은정" w:date="2014-08-22T12:02:00Z">
              <w:rPr>
                <w:color w:val="4F6228" w:themeColor="accent3" w:themeShade="80"/>
                <w:u w:val="single"/>
                <w:lang w:eastAsia="ko-KR"/>
              </w:rPr>
            </w:rPrChange>
          </w:rPr>
          <w:delText># My first program</w:delText>
        </w:r>
      </w:del>
    </w:p>
    <w:p w:rsidR="00000000" w:rsidRDefault="00321C78">
      <w:pPr>
        <w:rPr>
          <w:del w:id="5654" w:author="박윤수" w:date="2014-08-23T00:15:00Z"/>
          <w:lang w:eastAsia="ko-KR"/>
        </w:rPr>
        <w:pPrChange w:id="5655" w:author="박윤수" w:date="2014-08-23T00:18:00Z">
          <w:pPr>
            <w:spacing w:after="0"/>
          </w:pPr>
        </w:pPrChange>
      </w:pPr>
      <w:del w:id="5656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321C78">
      <w:pPr>
        <w:rPr>
          <w:del w:id="5657" w:author="박윤수" w:date="2014-08-23T00:15:00Z"/>
          <w:lang w:eastAsia="ko-KR"/>
        </w:rPr>
        <w:pPrChange w:id="5658" w:author="박윤수" w:date="2014-08-23T00:18:00Z">
          <w:pPr>
            <w:spacing w:after="0"/>
          </w:pPr>
        </w:pPrChange>
      </w:pPr>
      <w:del w:id="5659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321C78">
      <w:pPr>
        <w:rPr>
          <w:del w:id="5660" w:author="박윤수" w:date="2014-08-23T00:15:00Z"/>
          <w:lang w:eastAsia="ko-KR"/>
        </w:rPr>
        <w:pPrChange w:id="5661" w:author="박윤수" w:date="2014-08-23T00:18:00Z">
          <w:pPr>
            <w:spacing w:after="0"/>
          </w:pPr>
        </w:pPrChange>
      </w:pPr>
      <w:del w:id="5662" w:author="박윤수" w:date="2014-08-23T00:15:00Z">
        <w:r w:rsidDel="00C13530">
          <w:rPr>
            <w:lang w:eastAsia="ko-KR"/>
          </w:rPr>
          <w:delText>turn_off()</w:delText>
        </w:r>
      </w:del>
    </w:p>
    <w:p w:rsidR="00000000" w:rsidRDefault="00AF7365">
      <w:pPr>
        <w:rPr>
          <w:del w:id="5663" w:author="박윤수" w:date="2014-08-23T00:15:00Z"/>
          <w:lang w:eastAsia="ko-KR"/>
        </w:rPr>
        <w:pPrChange w:id="5664" w:author="박윤수" w:date="2014-08-23T00:18:00Z">
          <w:pPr>
            <w:spacing w:after="0"/>
          </w:pPr>
        </w:pPrChange>
      </w:pPr>
    </w:p>
    <w:p w:rsidR="00000000" w:rsidRDefault="00321C78">
      <w:pPr>
        <w:rPr>
          <w:del w:id="5665" w:author="박윤수" w:date="2014-08-23T00:15:00Z"/>
          <w:lang w:eastAsia="ko-KR"/>
        </w:rPr>
        <w:pPrChange w:id="5666" w:author="박윤수" w:date="2014-08-23T00:18:00Z">
          <w:pPr>
            <w:spacing w:after="0"/>
          </w:pPr>
        </w:pPrChange>
      </w:pPr>
      <w:del w:id="5667" w:author="박윤수" w:date="2014-08-23T00:15:00Z"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색맹이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아니라면</w:delText>
        </w:r>
        <w:r w:rsidDel="00C13530">
          <w:rPr>
            <w:rFonts w:hint="eastAsia"/>
            <w:lang w:eastAsia="ko-KR"/>
          </w:rPr>
          <w:delText xml:space="preserve"> #</w:delText>
        </w:r>
        <w:r w:rsidDel="00C13530">
          <w:rPr>
            <w:rFonts w:hint="eastAsia"/>
            <w:lang w:eastAsia="ko-KR"/>
          </w:rPr>
          <w:delText>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녹색으로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5668" w:author="이은정" w:date="2014-08-22T10:39:00Z">
        <w:del w:id="566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670" w:author="박윤수" w:date="2014-08-23T00:15:00Z">
        <w:r w:rsidR="00CA22F3" w:rsidDel="00C13530">
          <w:rPr>
            <w:rFonts w:hint="eastAsia"/>
            <w:lang w:eastAsia="ko-KR"/>
          </w:rPr>
          <w:delText>(</w:delText>
        </w:r>
        <w:r w:rsidR="00CA22F3" w:rsidDel="00C13530">
          <w:rPr>
            <w:rFonts w:hint="eastAsia"/>
            <w:lang w:eastAsia="ko-KR"/>
          </w:rPr>
          <w:delText>혹은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파이썬</w:delText>
        </w:r>
        <w:r w:rsidR="00CA22F3" w:rsidDel="00C13530">
          <w:rPr>
            <w:rFonts w:hint="eastAsia"/>
            <w:lang w:eastAsia="ko-KR"/>
          </w:rPr>
          <w:delText>)</w:delText>
        </w:r>
        <w:r w:rsidR="00CA22F3" w:rsidDel="00C13530">
          <w:rPr>
            <w:rFonts w:hint="eastAsia"/>
            <w:lang w:eastAsia="ko-KR"/>
          </w:rPr>
          <w:delText>는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 xml:space="preserve"># </w:delText>
        </w:r>
        <w:r w:rsidDel="00C13530">
          <w:rPr>
            <w:rFonts w:hint="eastAsia"/>
            <w:lang w:eastAsia="ko-KR"/>
          </w:rPr>
          <w:delText>기호</w:delText>
        </w:r>
        <w:r w:rsidR="00CA22F3" w:rsidDel="00C13530">
          <w:rPr>
            <w:rFonts w:hint="eastAsia"/>
            <w:lang w:eastAsia="ko-KR"/>
          </w:rPr>
          <w:delText>로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시작하는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나머지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부분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주석이다라는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것을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나타냅니다</w:delText>
        </w:r>
        <w:r w:rsidR="00CA22F3" w:rsidDel="00C13530">
          <w:rPr>
            <w:rFonts w:hint="eastAsia"/>
            <w:lang w:eastAsia="ko-KR"/>
          </w:rPr>
          <w:delText xml:space="preserve">. </w:delText>
        </w:r>
        <w:r w:rsidR="00CA22F3" w:rsidDel="00C13530">
          <w:rPr>
            <w:rFonts w:hint="eastAsia"/>
            <w:lang w:eastAsia="ko-KR"/>
          </w:rPr>
          <w:delText>주석의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텍스트가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녹색이라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다른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명령문과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식별하는데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도움을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줍니다</w:delText>
        </w:r>
        <w:r w:rsidR="00CA22F3" w:rsidDel="00C13530">
          <w:rPr>
            <w:rFonts w:hint="eastAsia"/>
            <w:lang w:eastAsia="ko-KR"/>
          </w:rPr>
          <w:delText xml:space="preserve">. </w:delText>
        </w:r>
        <w:r w:rsidR="00CA22F3" w:rsidDel="00C13530">
          <w:rPr>
            <w:rFonts w:hint="eastAsia"/>
            <w:lang w:eastAsia="ko-KR"/>
          </w:rPr>
          <w:delText>왜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녹색으로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했는지는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특별한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이유가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없습니다</w:delText>
        </w:r>
        <w:r w:rsidR="00CA22F3" w:rsidDel="00C13530">
          <w:rPr>
            <w:rFonts w:hint="eastAsia"/>
            <w:lang w:eastAsia="ko-KR"/>
          </w:rPr>
          <w:delText xml:space="preserve">. </w:delText>
        </w:r>
        <w:r w:rsidR="00CA22F3" w:rsidDel="00C13530">
          <w:rPr>
            <w:rFonts w:hint="eastAsia"/>
            <w:lang w:eastAsia="ko-KR"/>
          </w:rPr>
          <w:delText>단지</w:delText>
        </w:r>
        <w:r w:rsidR="00CA22F3" w:rsidDel="00C13530">
          <w:rPr>
            <w:rFonts w:hint="eastAsia"/>
            <w:lang w:eastAsia="ko-KR"/>
          </w:rPr>
          <w:delText xml:space="preserve"> RUR-PLE</w:delText>
        </w:r>
      </w:del>
      <w:ins w:id="5671" w:author="이은정" w:date="2014-08-22T10:11:00Z">
        <w:del w:id="5672" w:author="박윤수" w:date="2014-08-23T00:15:00Z">
          <w:r w:rsidR="00E3226E" w:rsidDel="00C13530">
            <w:rPr>
              <w:rFonts w:hint="eastAsia"/>
              <w:lang w:eastAsia="ko-KR"/>
            </w:rPr>
            <w:delText>러플</w:delText>
          </w:r>
          <w:r w:rsidR="00E3226E" w:rsidDel="00C13530">
            <w:rPr>
              <w:rFonts w:hint="eastAsia"/>
              <w:lang w:eastAsia="ko-KR"/>
            </w:rPr>
            <w:delText>(RUR-PLE)</w:delText>
          </w:r>
        </w:del>
      </w:ins>
      <w:del w:id="5673" w:author="박윤수" w:date="2014-08-23T00:15:00Z"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프로그램을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작성할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때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녹색을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선택했고</w:delText>
        </w:r>
        <w:r w:rsidR="00CA22F3" w:rsidDel="00C13530">
          <w:rPr>
            <w:rFonts w:hint="eastAsia"/>
            <w:lang w:eastAsia="ko-KR"/>
          </w:rPr>
          <w:delText xml:space="preserve">, </w:delText>
        </w:r>
        <w:r w:rsidR="00CA22F3" w:rsidDel="00C13530">
          <w:rPr>
            <w:rFonts w:hint="eastAsia"/>
            <w:lang w:eastAsia="ko-KR"/>
          </w:rPr>
          <w:delText>그래서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주석이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녹색으로</w:delText>
        </w:r>
        <w:r w:rsidR="00CA22F3" w:rsidDel="00C13530">
          <w:rPr>
            <w:rFonts w:hint="eastAsia"/>
            <w:lang w:eastAsia="ko-KR"/>
          </w:rPr>
          <w:delText xml:space="preserve"> </w:delText>
        </w:r>
        <w:r w:rsidR="00CA22F3" w:rsidDel="00C13530">
          <w:rPr>
            <w:rFonts w:hint="eastAsia"/>
            <w:lang w:eastAsia="ko-KR"/>
          </w:rPr>
          <w:delText>보입니다</w:delText>
        </w:r>
        <w:r w:rsidR="00CA22F3"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674" w:author="박윤수" w:date="2014-08-23T00:15:00Z"/>
          <w:lang w:eastAsia="ko-KR"/>
        </w:rPr>
        <w:pPrChange w:id="5675" w:author="박윤수" w:date="2014-08-23T00:18:00Z">
          <w:pPr>
            <w:spacing w:after="0"/>
          </w:pPr>
        </w:pPrChange>
      </w:pPr>
    </w:p>
    <w:p w:rsidR="00000000" w:rsidRDefault="002B7235">
      <w:pPr>
        <w:ind w:left="0"/>
        <w:rPr>
          <w:ins w:id="5676" w:author="이은정" w:date="2014-08-22T12:02:00Z"/>
          <w:del w:id="5677" w:author="박윤수" w:date="2014-08-23T00:15:00Z"/>
          <w:b/>
          <w:color w:val="4F6228" w:themeColor="accent3" w:themeShade="80"/>
          <w:lang w:eastAsia="ko-KR"/>
        </w:rPr>
        <w:pPrChange w:id="5678" w:author="박윤수" w:date="2014-08-23T00:18:00Z">
          <w:pPr>
            <w:spacing w:after="0"/>
            <w:ind w:left="0"/>
          </w:pPr>
        </w:pPrChange>
      </w:pPr>
      <w:ins w:id="5679" w:author="이은정" w:date="2014-08-22T12:02:00Z">
        <w:del w:id="5680" w:author="박윤수" w:date="2014-08-23T00:15:00Z">
          <w:r w:rsidDel="00C13530">
            <w:rPr>
              <w:b/>
              <w:color w:val="4F6228" w:themeColor="accent3" w:themeShade="80"/>
              <w:lang w:eastAsia="ko-KR"/>
            </w:rPr>
            <w:br w:type="page"/>
          </w:r>
        </w:del>
      </w:ins>
    </w:p>
    <w:p w:rsidR="00CF6B85" w:rsidRDefault="00CA22F3">
      <w:pPr>
        <w:rPr>
          <w:del w:id="5681" w:author="박윤수" w:date="2014-08-23T00:15:00Z"/>
          <w:b/>
          <w:color w:val="4F6228" w:themeColor="accent3" w:themeShade="80"/>
          <w:lang w:eastAsia="ko-KR"/>
        </w:rPr>
      </w:pPr>
      <w:del w:id="5682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683" w:author="이은정" w:date="2014-08-22T16:26:00Z">
        <w:del w:id="5684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CA22F3">
      <w:pPr>
        <w:rPr>
          <w:del w:id="5685" w:author="박윤수" w:date="2014-08-23T00:15:00Z"/>
          <w:lang w:val="en-US" w:eastAsia="ko-KR"/>
        </w:rPr>
      </w:pPr>
      <w:del w:id="5686" w:author="박윤수" w:date="2014-08-23T00:15:00Z">
        <w:r w:rsidDel="00C13530">
          <w:rPr>
            <w:rFonts w:hint="eastAsia"/>
            <w:lang w:eastAsia="ko-KR"/>
          </w:rPr>
          <w:delText>명령문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줄에</w:delText>
        </w:r>
        <w:r w:rsidDel="00C13530">
          <w:rPr>
            <w:rFonts w:hint="eastAsia"/>
            <w:lang w:eastAsia="ko-KR"/>
          </w:rPr>
          <w:delText xml:space="preserve"> # </w:delText>
        </w:r>
        <w:r w:rsidDel="00C13530">
          <w:rPr>
            <w:rFonts w:hint="eastAsia"/>
            <w:lang w:eastAsia="ko-KR"/>
          </w:rPr>
          <w:delText>기호를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붙이면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일어날까요</w:delText>
        </w:r>
        <w:r w:rsidDel="00C13530">
          <w:rPr>
            <w:rFonts w:hint="eastAsia"/>
            <w:lang w:eastAsia="ko-KR"/>
          </w:rPr>
          <w:delText>? #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붙여보고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저장하고</w:delText>
        </w:r>
        <w:r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noProof/>
            <w:lang w:val="en-US" w:eastAsia="ko-KR"/>
            <w:rPrChange w:id="568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28" name="그림 227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실행버튼</w:delText>
        </w:r>
      </w:del>
      <w:ins w:id="5688" w:author="이은정" w:date="2014-08-22T12:03:00Z">
        <w:del w:id="5689" w:author="박윤수" w:date="2014-08-23T00:15:00Z">
          <w:r w:rsidR="002B7235" w:rsidDel="00C13530">
            <w:rPr>
              <w:rFonts w:hint="eastAsia"/>
              <w:lang w:val="en-US" w:eastAsia="ko-KR"/>
            </w:rPr>
            <w:delText>(</w:delText>
          </w:r>
          <w:r w:rsidR="00AF7365">
            <w:rPr>
              <w:noProof/>
              <w:lang w:val="en-US" w:eastAsia="ko-KR"/>
              <w:rPrChange w:id="5690">
                <w:rPr>
                  <w:noProof/>
                  <w:color w:val="0000FF"/>
                  <w:u w:val="single"/>
                  <w:lang w:val="en-US" w:eastAsia="ko-KR"/>
                </w:rPr>
              </w:rPrChange>
            </w:rPr>
            <w:drawing>
              <wp:inline distT="0" distB="0" distL="0" distR="0">
                <wp:extent cx="198000" cy="198000"/>
                <wp:effectExtent l="0" t="0" r="0" b="0"/>
                <wp:docPr id="33" name="그림 227" descr="btn_ru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tn_run.png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00" cy="19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B7235" w:rsidDel="00C13530">
            <w:rPr>
              <w:rFonts w:hint="eastAsia"/>
              <w:lang w:val="en-US" w:eastAsia="ko-KR"/>
            </w:rPr>
            <w:delText>)</w:delText>
          </w:r>
        </w:del>
      </w:ins>
      <w:del w:id="5691" w:author="박윤수" w:date="2014-08-23T00:15:00Z">
        <w:r w:rsidDel="00C13530">
          <w:rPr>
            <w:rFonts w:hint="eastAsia"/>
            <w:lang w:val="en-US" w:eastAsia="ko-KR"/>
          </w:rPr>
          <w:delText>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클릭하여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5692" w:author="이은정" w:date="2014-08-22T10:39:00Z">
        <w:del w:id="5693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5694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무슨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일을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하는지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지켜보세요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jc w:val="center"/>
        <w:rPr>
          <w:del w:id="5695" w:author="박윤수" w:date="2014-08-23T00:15:00Z"/>
          <w:lang w:eastAsia="ko-KR"/>
        </w:rPr>
      </w:pPr>
      <w:del w:id="5696" w:author="박윤수" w:date="2014-08-23T00:15:00Z">
        <w:r>
          <w:rPr>
            <w:noProof/>
            <w:lang w:val="en-US" w:eastAsia="ko-KR"/>
            <w:rPrChange w:id="56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2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8C66BA" w:rsidDel="00C13530">
          <w:rPr>
            <w:rFonts w:hint="eastAsia"/>
            <w:lang w:eastAsia="ko-KR"/>
          </w:rPr>
          <w:delText xml:space="preserve"> </w:delText>
        </w:r>
        <w:r w:rsidR="008C66BA" w:rsidDel="00C13530">
          <w:rPr>
            <w:rFonts w:hint="eastAsia"/>
            <w:lang w:eastAsia="ko-KR"/>
          </w:rPr>
          <w:delText>오류</w:delText>
        </w:r>
        <w:r w:rsidR="008C66BA" w:rsidDel="00C13530">
          <w:rPr>
            <w:rFonts w:hint="eastAsia"/>
            <w:lang w:eastAsia="ko-KR"/>
          </w:rPr>
          <w:delText xml:space="preserve">(eRRoR) </w:delText>
        </w:r>
        <w:r w:rsidR="008C66BA" w:rsidDel="00C13530">
          <w:rPr>
            <w:rFonts w:hint="eastAsia"/>
            <w:lang w:eastAsia="ko-KR"/>
          </w:rPr>
          <w:delText>다루기</w:delText>
        </w:r>
        <w:r w:rsidR="008C66BA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56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3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C66BA" w:rsidDel="00C13530">
          <w:rPr>
            <w:rFonts w:hint="eastAsia"/>
            <w:lang w:eastAsia="ko-KR"/>
          </w:rPr>
          <w:delText xml:space="preserve">- </w:delText>
        </w:r>
        <w:r w:rsidR="008C66BA" w:rsidDel="00C13530">
          <w:rPr>
            <w:rFonts w:hint="eastAsia"/>
            <w:lang w:eastAsia="ko-KR"/>
          </w:rPr>
          <w:delText>왼쪽으로</w:delText>
        </w:r>
        <w:r w:rsidR="008C66BA" w:rsidDel="00C13530">
          <w:rPr>
            <w:rFonts w:hint="eastAsia"/>
            <w:lang w:eastAsia="ko-KR"/>
          </w:rPr>
          <w:delText xml:space="preserve"> </w:delText>
        </w:r>
        <w:r w:rsidR="008C66BA" w:rsidDel="00C13530">
          <w:rPr>
            <w:rFonts w:hint="eastAsia"/>
            <w:lang w:eastAsia="ko-KR"/>
          </w:rPr>
          <w:delText>돌기</w:delText>
        </w:r>
        <w:r w:rsidR="008C66BA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569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33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5700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5701" w:author="박윤수" w:date="2014-08-23T00:15:00Z"/>
          <w:color w:val="0070C0"/>
          <w:lang w:eastAsia="ko-KR"/>
          <w:rPrChange w:id="5702" w:author="이은정" w:date="2014-08-22T16:34:00Z">
            <w:rPr>
              <w:del w:id="5703" w:author="박윤수" w:date="2014-08-23T00:15:00Z"/>
              <w:lang w:eastAsia="ko-KR"/>
            </w:rPr>
          </w:rPrChange>
        </w:rPr>
      </w:pPr>
      <w:del w:id="5704" w:author="박윤수" w:date="2014-08-23T00:15:00Z">
        <w:r w:rsidRPr="00E80AEF">
          <w:rPr>
            <w:rFonts w:hint="eastAsia"/>
            <w:color w:val="0070C0"/>
            <w:lang w:eastAsia="ko-KR"/>
            <w:rPrChange w:id="5705" w:author="이은정" w:date="2014-08-22T16:34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왼쪽으로</w:delText>
        </w:r>
        <w:r w:rsidRPr="00E80AEF">
          <w:rPr>
            <w:color w:val="0070C0"/>
            <w:lang w:eastAsia="ko-KR"/>
            <w:rPrChange w:id="5706" w:author="이은정" w:date="2014-08-22T16:34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5707" w:author="이은정" w:date="2014-08-22T16:34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돌기</w:delText>
        </w:r>
      </w:del>
    </w:p>
    <w:p w:rsidR="00CF6B85" w:rsidRDefault="00F11C35">
      <w:pPr>
        <w:rPr>
          <w:del w:id="5708" w:author="박윤수" w:date="2014-08-23T00:15:00Z"/>
          <w:lang w:eastAsia="ko-KR"/>
        </w:rPr>
      </w:pPr>
      <w:del w:id="5709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언급했듯이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5710" w:author="이은정" w:date="2014-08-22T10:39:00Z">
        <w:del w:id="571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71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왼쪽방향으로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왼쪽방향의</w:delText>
        </w:r>
        <w:r w:rsidDel="00C13530">
          <w:rPr>
            <w:rFonts w:hint="eastAsia"/>
            <w:lang w:eastAsia="ko-KR"/>
          </w:rPr>
          <w:delText xml:space="preserve"> 90</w:delText>
        </w:r>
        <w:r w:rsidDel="00C13530">
          <w:rPr>
            <w:rFonts w:hint="eastAsia"/>
            <w:lang w:eastAsia="ko-KR"/>
          </w:rPr>
          <w:delText>도로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방향이든지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을</w:delText>
        </w:r>
      </w:del>
      <w:ins w:id="5713" w:author="이은정" w:date="2014-08-22T10:39:00Z">
        <w:del w:id="571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71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좋은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체계를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구현할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그렇습니다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716" w:author="이은정" w:date="2014-08-22T10:39:00Z">
        <w:del w:id="571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71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왼쪽으로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하려면</w:delText>
        </w:r>
        <w:r w:rsidDel="00C13530">
          <w:rPr>
            <w:rFonts w:hint="eastAsia"/>
            <w:lang w:eastAsia="ko-KR"/>
          </w:rPr>
          <w:delText xml:space="preserve">, turn_left() </w:delText>
        </w:r>
        <w:r w:rsidDel="00C13530">
          <w:rPr>
            <w:rFonts w:hint="eastAsia"/>
            <w:lang w:eastAsia="ko-KR"/>
          </w:rPr>
          <w:delText>라고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F11C35">
      <w:pPr>
        <w:rPr>
          <w:del w:id="5719" w:author="박윤수" w:date="2014-08-23T00:15:00Z"/>
          <w:lang w:eastAsia="ko-KR"/>
        </w:rPr>
      </w:pPr>
      <w:del w:id="5720" w:author="박윤수" w:date="2014-08-23T00:15:00Z">
        <w:r w:rsidDel="00C13530">
          <w:rPr>
            <w:rFonts w:hint="eastAsia"/>
            <w:lang w:eastAsia="ko-KR"/>
          </w:rPr>
          <w:delText>예를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721" w:author="이은정" w:date="2014-08-22T10:39:00Z">
        <w:del w:id="572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72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출발한다면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화면을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뿌려줍니다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F11C35">
      <w:pPr>
        <w:rPr>
          <w:del w:id="5724" w:author="박윤수" w:date="2014-08-23T00:15:00Z"/>
          <w:lang w:val="en-US" w:eastAsia="ko-KR"/>
        </w:rPr>
        <w:pPrChange w:id="5725" w:author="박윤수" w:date="2014-08-23T00:18:00Z">
          <w:pPr>
            <w:spacing w:after="0"/>
          </w:pPr>
        </w:pPrChange>
      </w:pPr>
      <w:del w:id="5726" w:author="박윤수" w:date="2014-08-23T00:15:00Z">
        <w:r w:rsidRPr="00F11C35" w:rsidDel="00C13530">
          <w:rPr>
            <w:lang w:val="en-US" w:eastAsia="ko-KR"/>
          </w:rPr>
          <w:delText>move()</w:delText>
        </w:r>
      </w:del>
    </w:p>
    <w:p w:rsidR="00000000" w:rsidRDefault="00F11C35">
      <w:pPr>
        <w:rPr>
          <w:del w:id="5727" w:author="박윤수" w:date="2014-08-23T00:15:00Z"/>
          <w:lang w:val="en-US" w:eastAsia="ko-KR"/>
        </w:rPr>
        <w:pPrChange w:id="5728" w:author="박윤수" w:date="2014-08-23T00:18:00Z">
          <w:pPr>
            <w:spacing w:after="0"/>
          </w:pPr>
        </w:pPrChange>
      </w:pPr>
      <w:del w:id="5729" w:author="박윤수" w:date="2014-08-23T00:15:00Z">
        <w:r w:rsidRPr="00F11C35" w:rsidDel="00C13530">
          <w:rPr>
            <w:lang w:val="en-US" w:eastAsia="ko-KR"/>
          </w:rPr>
          <w:delText>turn_left()</w:delText>
        </w:r>
      </w:del>
    </w:p>
    <w:p w:rsidR="00000000" w:rsidRDefault="00F11C35">
      <w:pPr>
        <w:rPr>
          <w:del w:id="5730" w:author="박윤수" w:date="2014-08-23T00:15:00Z"/>
          <w:lang w:val="en-US" w:eastAsia="ko-KR"/>
        </w:rPr>
        <w:pPrChange w:id="5731" w:author="박윤수" w:date="2014-08-23T00:18:00Z">
          <w:pPr>
            <w:spacing w:after="0"/>
          </w:pPr>
        </w:pPrChange>
      </w:pPr>
      <w:del w:id="5732" w:author="박윤수" w:date="2014-08-23T00:15:00Z">
        <w:r w:rsidRPr="00F11C35" w:rsidDel="00C13530">
          <w:rPr>
            <w:lang w:val="en-US" w:eastAsia="ko-KR"/>
          </w:rPr>
          <w:delText>move()</w:delText>
        </w:r>
      </w:del>
    </w:p>
    <w:p w:rsidR="00000000" w:rsidRDefault="00F11C35">
      <w:pPr>
        <w:rPr>
          <w:del w:id="5733" w:author="박윤수" w:date="2014-08-23T00:15:00Z"/>
          <w:lang w:val="en-US" w:eastAsia="ko-KR"/>
        </w:rPr>
        <w:pPrChange w:id="5734" w:author="박윤수" w:date="2014-08-23T00:18:00Z">
          <w:pPr>
            <w:spacing w:after="0"/>
          </w:pPr>
        </w:pPrChange>
      </w:pPr>
      <w:del w:id="5735" w:author="박윤수" w:date="2014-08-23T00:15:00Z">
        <w:r w:rsidRPr="00F11C35" w:rsidDel="00C13530">
          <w:rPr>
            <w:lang w:val="en-US" w:eastAsia="ko-KR"/>
          </w:rPr>
          <w:delText>turn_off()</w:delText>
        </w:r>
      </w:del>
    </w:p>
    <w:p w:rsidR="00000000" w:rsidRDefault="00AF7365">
      <w:pPr>
        <w:rPr>
          <w:del w:id="5736" w:author="박윤수" w:date="2014-08-23T00:15:00Z"/>
          <w:lang w:val="en-US" w:eastAsia="ko-KR"/>
        </w:rPr>
        <w:pPrChange w:id="5737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5738" w:author="박윤수" w:date="2014-08-23T00:15:00Z"/>
          <w:lang w:val="en-US" w:eastAsia="ko-KR"/>
        </w:rPr>
        <w:pPrChange w:id="5739" w:author="박윤수" w:date="2014-08-23T00:18:00Z">
          <w:pPr>
            <w:spacing w:after="0"/>
          </w:pPr>
        </w:pPrChange>
      </w:pPr>
      <w:del w:id="5740" w:author="박윤수" w:date="2014-08-23T00:15:00Z">
        <w:r>
          <w:rPr>
            <w:noProof/>
            <w:lang w:val="en-US" w:eastAsia="ko-KR"/>
            <w:rPrChange w:id="574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078302" cy="900000"/>
              <wp:effectExtent l="0" t="0" r="0" b="0"/>
              <wp:docPr id="234" name="그림 233" descr="turn_left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urn_left_end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8302" cy="90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5742" w:author="박윤수" w:date="2014-08-23T00:15:00Z"/>
          <w:b/>
          <w:color w:val="4F6228" w:themeColor="accent3" w:themeShade="80"/>
          <w:lang w:eastAsia="ko-KR"/>
        </w:rPr>
      </w:pPr>
    </w:p>
    <w:p w:rsidR="00CF6B85" w:rsidRDefault="00F11C35">
      <w:pPr>
        <w:rPr>
          <w:del w:id="5743" w:author="박윤수" w:date="2014-08-23T00:15:00Z"/>
          <w:b/>
          <w:color w:val="4F6228" w:themeColor="accent3" w:themeShade="80"/>
          <w:lang w:eastAsia="ko-KR"/>
        </w:rPr>
      </w:pPr>
      <w:del w:id="5744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745" w:author="이은정" w:date="2014-08-22T16:26:00Z">
        <w:del w:id="5746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F11C35">
      <w:pPr>
        <w:rPr>
          <w:ins w:id="5747" w:author="이은정" w:date="2014-08-22T12:04:00Z"/>
          <w:del w:id="5748" w:author="박윤수" w:date="2014-08-23T00:15:00Z"/>
          <w:lang w:eastAsia="ko-KR"/>
        </w:rPr>
        <w:pPrChange w:id="5749" w:author="박윤수" w:date="2014-08-23T00:18:00Z">
          <w:pPr>
            <w:spacing w:after="0"/>
          </w:pPr>
        </w:pPrChange>
      </w:pPr>
      <w:del w:id="5750" w:author="박윤수" w:date="2014-08-23T00:15:00Z"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으로</w:delText>
        </w:r>
      </w:del>
      <w:ins w:id="5751" w:author="이은정" w:date="2014-08-22T10:39:00Z">
        <w:del w:id="575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로</w:delText>
          </w:r>
        </w:del>
      </w:ins>
      <w:del w:id="575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하여금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사각형을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754" w:author="박윤수" w:date="2014-08-23T00:15:00Z"/>
          <w:lang w:eastAsia="ko-KR"/>
        </w:rPr>
        <w:pPrChange w:id="5755" w:author="박윤수" w:date="2014-08-23T00:18:00Z">
          <w:pPr>
            <w:spacing w:after="0"/>
          </w:pPr>
        </w:pPrChange>
      </w:pPr>
    </w:p>
    <w:p w:rsidR="00000000" w:rsidRDefault="00F11C35">
      <w:pPr>
        <w:rPr>
          <w:del w:id="5756" w:author="박윤수" w:date="2014-08-23T00:15:00Z"/>
          <w:lang w:eastAsia="ko-KR"/>
        </w:rPr>
        <w:pPrChange w:id="5757" w:author="박윤수" w:date="2014-08-23T00:18:00Z">
          <w:pPr>
            <w:spacing w:after="0"/>
          </w:pPr>
        </w:pPrChange>
      </w:pPr>
      <w:del w:id="5758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F11C35">
      <w:pPr>
        <w:rPr>
          <w:del w:id="5759" w:author="박윤수" w:date="2014-08-23T00:15:00Z"/>
          <w:lang w:eastAsia="ko-KR"/>
        </w:rPr>
        <w:pPrChange w:id="5760" w:author="박윤수" w:date="2014-08-23T00:18:00Z">
          <w:pPr>
            <w:spacing w:after="0"/>
          </w:pPr>
        </w:pPrChange>
      </w:pPr>
      <w:del w:id="576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F11C35">
      <w:pPr>
        <w:rPr>
          <w:del w:id="5762" w:author="박윤수" w:date="2014-08-23T00:15:00Z"/>
          <w:lang w:eastAsia="ko-KR"/>
        </w:rPr>
        <w:pPrChange w:id="5763" w:author="박윤수" w:date="2014-08-23T00:18:00Z">
          <w:pPr>
            <w:spacing w:after="0"/>
          </w:pPr>
        </w:pPrChange>
      </w:pPr>
      <w:del w:id="5764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F11C35">
      <w:pPr>
        <w:rPr>
          <w:del w:id="5765" w:author="박윤수" w:date="2014-08-23T00:15:00Z"/>
          <w:lang w:eastAsia="ko-KR"/>
        </w:rPr>
        <w:pPrChange w:id="5766" w:author="박윤수" w:date="2014-08-23T00:18:00Z">
          <w:pPr>
            <w:spacing w:after="0"/>
          </w:pPr>
        </w:pPrChange>
      </w:pPr>
      <w:del w:id="576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F11C35">
      <w:pPr>
        <w:rPr>
          <w:del w:id="5768" w:author="박윤수" w:date="2014-08-23T00:15:00Z"/>
          <w:lang w:eastAsia="ko-KR"/>
        </w:rPr>
        <w:pPrChange w:id="5769" w:author="박윤수" w:date="2014-08-23T00:18:00Z">
          <w:pPr>
            <w:spacing w:after="0"/>
          </w:pPr>
        </w:pPrChange>
      </w:pPr>
      <w:del w:id="5770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F11C35">
      <w:pPr>
        <w:rPr>
          <w:del w:id="5771" w:author="박윤수" w:date="2014-08-23T00:15:00Z"/>
          <w:lang w:eastAsia="ko-KR"/>
        </w:rPr>
        <w:pPrChange w:id="5772" w:author="박윤수" w:date="2014-08-23T00:18:00Z">
          <w:pPr>
            <w:spacing w:after="0"/>
          </w:pPr>
        </w:pPrChange>
      </w:pPr>
      <w:del w:id="5773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F11C35">
      <w:pPr>
        <w:rPr>
          <w:del w:id="5774" w:author="박윤수" w:date="2014-08-23T00:15:00Z"/>
          <w:lang w:eastAsia="ko-KR"/>
        </w:rPr>
        <w:pPrChange w:id="5775" w:author="박윤수" w:date="2014-08-23T00:18:00Z">
          <w:pPr>
            <w:spacing w:after="0"/>
          </w:pPr>
        </w:pPrChange>
      </w:pPr>
      <w:del w:id="5776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F11C35">
      <w:pPr>
        <w:rPr>
          <w:del w:id="5777" w:author="박윤수" w:date="2014-08-23T00:15:00Z"/>
          <w:lang w:eastAsia="ko-KR"/>
        </w:rPr>
        <w:pPrChange w:id="5778" w:author="박윤수" w:date="2014-08-23T00:18:00Z">
          <w:pPr>
            <w:spacing w:after="0"/>
          </w:pPr>
        </w:pPrChange>
      </w:pPr>
      <w:del w:id="577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F11C35">
      <w:pPr>
        <w:rPr>
          <w:del w:id="5780" w:author="박윤수" w:date="2014-08-23T00:15:00Z"/>
          <w:lang w:eastAsia="ko-KR"/>
        </w:rPr>
        <w:pPrChange w:id="5781" w:author="박윤수" w:date="2014-08-23T00:18:00Z">
          <w:pPr>
            <w:spacing w:after="0"/>
          </w:pPr>
        </w:pPrChange>
      </w:pPr>
      <w:del w:id="5782" w:author="박윤수" w:date="2014-08-23T00:15:00Z">
        <w:r w:rsidDel="00C13530">
          <w:rPr>
            <w:lang w:eastAsia="ko-KR"/>
          </w:rPr>
          <w:delText>turn_off()</w:delText>
        </w:r>
      </w:del>
    </w:p>
    <w:p w:rsidR="00000000" w:rsidRDefault="00AF7365">
      <w:pPr>
        <w:rPr>
          <w:del w:id="5783" w:author="박윤수" w:date="2014-08-23T00:15:00Z"/>
          <w:lang w:eastAsia="ko-KR"/>
        </w:rPr>
        <w:pPrChange w:id="5784" w:author="박윤수" w:date="2014-08-23T00:18:00Z">
          <w:pPr>
            <w:spacing w:after="0"/>
          </w:pPr>
        </w:pPrChange>
      </w:pPr>
    </w:p>
    <w:p w:rsidR="00000000" w:rsidRDefault="00F11C35">
      <w:pPr>
        <w:rPr>
          <w:ins w:id="5785" w:author="이은정" w:date="2014-08-22T12:05:00Z"/>
          <w:del w:id="5786" w:author="박윤수" w:date="2014-08-23T00:15:00Z"/>
          <w:lang w:eastAsia="ko-KR"/>
        </w:rPr>
        <w:pPrChange w:id="5787" w:author="박윤수" w:date="2014-08-23T00:18:00Z">
          <w:pPr>
            <w:spacing w:after="0"/>
          </w:pPr>
        </w:pPrChange>
      </w:pPr>
      <w:del w:id="5788" w:author="박윤수" w:date="2014-08-23T00:15:00Z">
        <w:r w:rsidDel="00C13530">
          <w:rPr>
            <w:rFonts w:hint="eastAsia"/>
            <w:lang w:eastAsia="ko-KR"/>
          </w:rPr>
          <w:delText>필히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잊지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마세요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000000" w:rsidRDefault="00AF7365">
      <w:pPr>
        <w:rPr>
          <w:ins w:id="5789" w:author="이은정" w:date="2014-08-22T12:05:00Z"/>
          <w:del w:id="5790" w:author="박윤수" w:date="2014-08-23T00:15:00Z"/>
          <w:lang w:eastAsia="ko-KR"/>
        </w:rPr>
        <w:pPrChange w:id="5791" w:author="박윤수" w:date="2014-08-23T00:18:00Z">
          <w:pPr>
            <w:spacing w:after="0"/>
          </w:pPr>
        </w:pPrChange>
      </w:pPr>
    </w:p>
    <w:p w:rsidR="00000000" w:rsidRDefault="00F11C35">
      <w:pPr>
        <w:rPr>
          <w:ins w:id="5792" w:author="이은정" w:date="2014-08-22T12:05:00Z"/>
          <w:del w:id="5793" w:author="박윤수" w:date="2014-08-23T00:15:00Z"/>
          <w:b/>
          <w:lang w:eastAsia="ko-KR"/>
        </w:rPr>
        <w:pPrChange w:id="5794" w:author="박윤수" w:date="2014-08-23T00:18:00Z">
          <w:pPr>
            <w:spacing w:after="0"/>
          </w:pPr>
        </w:pPrChange>
      </w:pPr>
      <w:del w:id="5795" w:author="박윤수" w:date="2014-08-23T00:15:00Z">
        <w:r w:rsidRPr="00F11C35" w:rsidDel="00C13530">
          <w:rPr>
            <w:rFonts w:hint="eastAsia"/>
            <w:b/>
            <w:lang w:eastAsia="ko-KR"/>
          </w:rPr>
          <w:delText>시도해</w:delText>
        </w:r>
        <w:r w:rsidRPr="00F11C35" w:rsidDel="00C13530">
          <w:rPr>
            <w:rFonts w:hint="eastAsia"/>
            <w:b/>
            <w:lang w:eastAsia="ko-KR"/>
          </w:rPr>
          <w:delText xml:space="preserve"> </w:delText>
        </w:r>
        <w:r w:rsidRPr="00F11C35" w:rsidDel="00C13530">
          <w:rPr>
            <w:rFonts w:hint="eastAsia"/>
            <w:b/>
            <w:lang w:eastAsia="ko-KR"/>
          </w:rPr>
          <w:delText>보세요</w:delText>
        </w:r>
        <w:r w:rsidRPr="00F11C35" w:rsidDel="00C13530">
          <w:rPr>
            <w:rFonts w:hint="eastAsia"/>
            <w:b/>
            <w:lang w:eastAsia="ko-KR"/>
          </w:rPr>
          <w:delText>.</w:delText>
        </w:r>
      </w:del>
    </w:p>
    <w:p w:rsidR="00000000" w:rsidRDefault="00AF7365">
      <w:pPr>
        <w:rPr>
          <w:del w:id="5796" w:author="박윤수" w:date="2014-08-23T00:15:00Z"/>
          <w:b/>
          <w:lang w:eastAsia="ko-KR"/>
        </w:rPr>
        <w:pPrChange w:id="5797" w:author="박윤수" w:date="2014-08-23T00:18:00Z">
          <w:pPr>
            <w:spacing w:after="0"/>
          </w:pPr>
        </w:pPrChange>
      </w:pPr>
    </w:p>
    <w:p w:rsidR="00000000" w:rsidRDefault="00F11C35">
      <w:pPr>
        <w:rPr>
          <w:ins w:id="5798" w:author="이은정" w:date="2014-08-22T12:05:00Z"/>
          <w:del w:id="5799" w:author="박윤수" w:date="2014-08-23T00:15:00Z"/>
          <w:lang w:eastAsia="ko-KR"/>
        </w:rPr>
        <w:pPrChange w:id="5800" w:author="박윤수" w:date="2014-08-23T00:18:00Z">
          <w:pPr>
            <w:spacing w:after="0"/>
          </w:pPr>
        </w:pPrChange>
      </w:pPr>
      <w:del w:id="5801" w:author="박윤수" w:date="2014-08-23T00:15:00Z">
        <w:r w:rsidRPr="004D64EC" w:rsidDel="00C13530">
          <w:rPr>
            <w:rFonts w:hint="eastAsia"/>
            <w:lang w:eastAsia="ko-KR"/>
          </w:rPr>
          <w:delText>영어가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모국어가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아니라면</w:delText>
        </w:r>
        <w:r w:rsidRPr="004D64EC" w:rsidDel="00C13530">
          <w:rPr>
            <w:rFonts w:hint="eastAsia"/>
            <w:lang w:eastAsia="ko-KR"/>
          </w:rPr>
          <w:delText xml:space="preserve">, </w:delText>
        </w:r>
        <w:r w:rsidRPr="004D64EC" w:rsidDel="00C13530">
          <w:rPr>
            <w:rFonts w:hint="eastAsia"/>
            <w:lang w:eastAsia="ko-KR"/>
          </w:rPr>
          <w:delText>먼저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정의한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후에</w:delText>
        </w:r>
        <w:r w:rsidRPr="004D64EC" w:rsidDel="00C13530">
          <w:rPr>
            <w:rFonts w:hint="eastAsia"/>
            <w:lang w:eastAsia="ko-KR"/>
          </w:rPr>
          <w:delText xml:space="preserve">, </w:delText>
        </w:r>
        <w:r w:rsidRPr="004D64EC" w:rsidDel="00C13530">
          <w:rPr>
            <w:rFonts w:hint="eastAsia"/>
            <w:lang w:eastAsia="ko-KR"/>
          </w:rPr>
          <w:delText>여러분의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모국어의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동의어를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만들어서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작성할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수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있습니다</w:delText>
        </w:r>
        <w:r w:rsidRPr="004D64EC" w:rsidDel="00C13530">
          <w:rPr>
            <w:rFonts w:hint="eastAsia"/>
            <w:lang w:eastAsia="ko-KR"/>
          </w:rPr>
          <w:delText xml:space="preserve">. </w:delText>
        </w:r>
        <w:r w:rsidRPr="004D64EC" w:rsidDel="00C13530">
          <w:rPr>
            <w:rFonts w:hint="eastAsia"/>
            <w:lang w:eastAsia="ko-KR"/>
          </w:rPr>
          <w:delText>하지만</w:delText>
        </w:r>
        <w:r w:rsidRPr="004D64EC" w:rsidDel="00C13530">
          <w:rPr>
            <w:rFonts w:hint="eastAsia"/>
            <w:lang w:eastAsia="ko-KR"/>
          </w:rPr>
          <w:delText xml:space="preserve">, </w:delText>
        </w:r>
        <w:r w:rsidRPr="004D64EC" w:rsidDel="00C13530">
          <w:rPr>
            <w:rFonts w:hint="eastAsia"/>
            <w:lang w:eastAsia="ko-KR"/>
          </w:rPr>
          <w:delText>동의어는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필히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영어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알파벳이어야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하고</w:delText>
        </w:r>
        <w:r w:rsidRPr="004D64EC" w:rsidDel="00C13530">
          <w:rPr>
            <w:rFonts w:hint="eastAsia"/>
            <w:lang w:eastAsia="ko-KR"/>
          </w:rPr>
          <w:delText xml:space="preserve">, </w:delText>
        </w:r>
        <w:r w:rsidRPr="004D64EC" w:rsidDel="00C13530">
          <w:rPr>
            <w:rFonts w:hint="eastAsia"/>
            <w:lang w:eastAsia="ko-KR"/>
          </w:rPr>
          <w:delText>강세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등의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표식이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없어야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합니다</w:delText>
        </w:r>
        <w:r w:rsidRPr="004D64EC" w:rsidDel="00C13530">
          <w:rPr>
            <w:rFonts w:hint="eastAsia"/>
            <w:lang w:eastAsia="ko-KR"/>
          </w:rPr>
          <w:delText xml:space="preserve">. </w:delText>
        </w:r>
        <w:r w:rsidRPr="004D64EC" w:rsidDel="00C13530">
          <w:rPr>
            <w:rFonts w:hint="eastAsia"/>
            <w:lang w:eastAsia="ko-KR"/>
          </w:rPr>
          <w:delText>예를</w:delText>
        </w:r>
        <w:r w:rsidRPr="004D64EC" w:rsidDel="00C13530">
          <w:rPr>
            <w:rFonts w:hint="eastAsia"/>
            <w:lang w:eastAsia="ko-KR"/>
          </w:rPr>
          <w:delText xml:space="preserve"> </w:delText>
        </w:r>
        <w:r w:rsidRPr="004D64EC" w:rsidDel="00C13530">
          <w:rPr>
            <w:rFonts w:hint="eastAsia"/>
            <w:lang w:eastAsia="ko-KR"/>
          </w:rPr>
          <w:delText>들어</w:delText>
        </w:r>
        <w:r w:rsidRPr="004D64EC" w:rsidDel="00C13530">
          <w:rPr>
            <w:rFonts w:hint="eastAsia"/>
            <w:lang w:eastAsia="ko-KR"/>
          </w:rPr>
          <w:delText xml:space="preserve">, </w:delText>
        </w:r>
        <w:r w:rsidRPr="004D64EC" w:rsidDel="00C13530">
          <w:rPr>
            <w:rFonts w:hint="eastAsia"/>
            <w:lang w:eastAsia="ko-KR"/>
          </w:rPr>
          <w:delText>프랑스어로</w:delText>
        </w:r>
        <w:r w:rsidRPr="004D64EC" w:rsidDel="00C13530">
          <w:rPr>
            <w:rFonts w:hint="eastAsia"/>
            <w:lang w:eastAsia="ko-KR"/>
          </w:rPr>
          <w:delText xml:space="preserve">, </w:delText>
        </w:r>
        <w:r w:rsidR="004D64EC" w:rsidRPr="004D64EC" w:rsidDel="00C13530">
          <w:rPr>
            <w:lang w:eastAsia="ko-KR"/>
          </w:rPr>
          <w:delText>vire_a_gauche = turn_left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b/>
            <w:lang w:eastAsia="ko-KR"/>
          </w:rPr>
          <w:delText>정의</w:delText>
        </w:r>
        <w:r w:rsidR="004D64EC" w:rsidRPr="004D64EC" w:rsidDel="00C13530">
          <w:rPr>
            <w:rFonts w:hint="eastAsia"/>
            <w:lang w:eastAsia="ko-KR"/>
          </w:rPr>
          <w:delText>하고</w:delText>
        </w:r>
        <w:r w:rsidR="004D64EC" w:rsidRPr="004D64EC" w:rsidDel="00C13530">
          <w:rPr>
            <w:rFonts w:hint="eastAsia"/>
            <w:lang w:eastAsia="ko-KR"/>
          </w:rPr>
          <w:delText xml:space="preserve">, </w:delText>
        </w:r>
        <w:r w:rsidR="004D64EC" w:rsidRPr="004D64EC" w:rsidDel="00C13530">
          <w:rPr>
            <w:lang w:eastAsia="ko-KR"/>
          </w:rPr>
          <w:delText>vire_a_gauche()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b/>
            <w:lang w:eastAsia="ko-KR"/>
          </w:rPr>
          <w:delText>사용</w:delText>
        </w:r>
        <w:r w:rsidR="004D64EC" w:rsidRPr="004D64EC" w:rsidDel="00C13530">
          <w:rPr>
            <w:rFonts w:hint="eastAsia"/>
            <w:lang w:eastAsia="ko-KR"/>
          </w:rPr>
          <w:delText>하여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lang w:eastAsia="ko-KR"/>
          </w:rPr>
          <w:delText>로봇이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lang w:eastAsia="ko-KR"/>
          </w:rPr>
          <w:delText>왼쪽으로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lang w:eastAsia="ko-KR"/>
          </w:rPr>
          <w:delText>돌게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lang w:eastAsia="ko-KR"/>
          </w:rPr>
          <w:delText>명령할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lang w:eastAsia="ko-KR"/>
          </w:rPr>
          <w:delText>수</w:delText>
        </w:r>
        <w:r w:rsidR="004D64EC" w:rsidRPr="004D64EC" w:rsidDel="00C13530">
          <w:rPr>
            <w:rFonts w:hint="eastAsia"/>
            <w:lang w:eastAsia="ko-KR"/>
          </w:rPr>
          <w:delText xml:space="preserve"> </w:delText>
        </w:r>
        <w:r w:rsidR="004D64EC" w:rsidRPr="004D64EC" w:rsidDel="00C13530">
          <w:rPr>
            <w:rFonts w:hint="eastAsia"/>
            <w:lang w:eastAsia="ko-KR"/>
          </w:rPr>
          <w:delText>있습니다</w:delText>
        </w:r>
        <w:r w:rsidR="004D64EC" w:rsidRPr="004D64EC"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802" w:author="박윤수" w:date="2014-08-23T00:15:00Z"/>
          <w:lang w:eastAsia="ko-KR"/>
        </w:rPr>
        <w:pPrChange w:id="5803" w:author="박윤수" w:date="2014-08-23T00:18:00Z">
          <w:pPr>
            <w:spacing w:after="0"/>
          </w:pPr>
        </w:pPrChange>
      </w:pPr>
    </w:p>
    <w:p w:rsidR="00CF6B85" w:rsidRDefault="004D64EC">
      <w:pPr>
        <w:rPr>
          <w:del w:id="5804" w:author="박윤수" w:date="2014-08-23T00:15:00Z"/>
          <w:b/>
          <w:color w:val="4F6228" w:themeColor="accent3" w:themeShade="80"/>
          <w:lang w:eastAsia="ko-KR"/>
        </w:rPr>
      </w:pPr>
      <w:del w:id="5805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>다시</w:delText>
        </w:r>
      </w:del>
      <w:ins w:id="5806" w:author="이은정" w:date="2014-08-22T16:28:00Z">
        <w:del w:id="5807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다시</w:delText>
          </w:r>
        </w:del>
      </w:ins>
      <w:del w:id="5808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809" w:author="이은정" w:date="2014-08-22T16:26:00Z">
        <w:del w:id="5810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4D64EC">
      <w:pPr>
        <w:rPr>
          <w:ins w:id="5811" w:author="이은정" w:date="2014-08-22T12:05:00Z"/>
          <w:del w:id="5812" w:author="박윤수" w:date="2014-08-23T00:15:00Z"/>
          <w:lang w:eastAsia="ko-KR"/>
        </w:rPr>
        <w:pPrChange w:id="5813" w:author="박윤수" w:date="2014-08-23T00:18:00Z">
          <w:pPr>
            <w:spacing w:after="0"/>
          </w:pPr>
        </w:pPrChange>
      </w:pPr>
      <w:del w:id="5814" w:author="박윤수" w:date="2014-08-23T00:15:00Z">
        <w:r w:rsidDel="00C13530">
          <w:rPr>
            <w:rFonts w:hint="eastAsia"/>
            <w:lang w:eastAsia="ko-KR"/>
          </w:rPr>
          <w:delText>사각형을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반시계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방향으로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815" w:author="이은정" w:date="2014-08-22T10:39:00Z">
        <w:del w:id="581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81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2</w:delText>
        </w:r>
        <w:r w:rsidDel="00C13530">
          <w:rPr>
            <w:rFonts w:hint="eastAsia"/>
            <w:lang w:eastAsia="ko-KR"/>
          </w:rPr>
          <w:delText>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왼쪽으로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시작위치로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동쪽을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바라보는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모습으로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818" w:author="박윤수" w:date="2014-08-23T00:15:00Z"/>
          <w:lang w:eastAsia="ko-KR"/>
        </w:rPr>
        <w:pPrChange w:id="5819" w:author="박윤수" w:date="2014-08-23T00:18:00Z">
          <w:pPr>
            <w:spacing w:after="0"/>
          </w:pPr>
        </w:pPrChange>
      </w:pPr>
    </w:p>
    <w:p w:rsidR="00000000" w:rsidRDefault="00AF7365">
      <w:pPr>
        <w:jc w:val="center"/>
        <w:rPr>
          <w:ins w:id="5820" w:author="이은정" w:date="2014-08-22T12:06:00Z"/>
          <w:del w:id="5821" w:author="박윤수" w:date="2014-08-23T00:15:00Z"/>
          <w:lang w:eastAsia="ko-KR"/>
        </w:rPr>
        <w:pPrChange w:id="5822" w:author="박윤수" w:date="2014-08-23T00:18:00Z">
          <w:pPr>
            <w:spacing w:after="0"/>
            <w:jc w:val="center"/>
          </w:pPr>
        </w:pPrChange>
      </w:pPr>
      <w:del w:id="5823" w:author="박윤수" w:date="2014-08-23T00:15:00Z">
        <w:r>
          <w:rPr>
            <w:noProof/>
            <w:lang w:val="en-US" w:eastAsia="ko-KR"/>
            <w:rPrChange w:id="582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36192" cy="1115761"/>
              <wp:effectExtent l="0" t="0" r="0" b="0"/>
              <wp:docPr id="235" name="그림 234" descr="left_squar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ft_square2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8654" cy="11175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jc w:val="center"/>
        <w:rPr>
          <w:del w:id="5825" w:author="박윤수" w:date="2014-08-23T00:15:00Z"/>
          <w:lang w:eastAsia="ko-KR"/>
        </w:rPr>
        <w:pPrChange w:id="5826" w:author="박윤수" w:date="2014-08-23T00:18:00Z">
          <w:pPr>
            <w:spacing w:after="0"/>
            <w:jc w:val="center"/>
          </w:pPr>
        </w:pPrChange>
      </w:pPr>
    </w:p>
    <w:p w:rsidR="00000000" w:rsidRDefault="004D64EC">
      <w:pPr>
        <w:rPr>
          <w:ins w:id="5827" w:author="이은정" w:date="2014-08-22T12:06:00Z"/>
          <w:del w:id="5828" w:author="박윤수" w:date="2014-08-23T00:15:00Z"/>
          <w:b/>
          <w:color w:val="943634" w:themeColor="accent2" w:themeShade="BF"/>
          <w:lang w:eastAsia="ko-KR"/>
        </w:rPr>
        <w:pPrChange w:id="5829" w:author="박윤수" w:date="2014-08-23T00:18:00Z">
          <w:pPr>
            <w:spacing w:after="0"/>
          </w:pPr>
        </w:pPrChange>
      </w:pPr>
      <w:del w:id="5830" w:author="박윤수" w:date="2014-08-23T00:15:00Z">
        <w:r w:rsidRPr="001A433F" w:rsidDel="00C13530">
          <w:rPr>
            <w:rFonts w:hint="eastAsia"/>
            <w:b/>
            <w:color w:val="943634" w:themeColor="accent2" w:themeShade="BF"/>
            <w:lang w:eastAsia="ko-KR"/>
          </w:rPr>
          <w:delText>실험</w:delText>
        </w:r>
        <w:r w:rsidRPr="001A433F" w:rsidDel="00C13530">
          <w:rPr>
            <w:rFonts w:hint="eastAsia"/>
            <w:b/>
            <w:color w:val="943634" w:themeColor="accent2" w:themeShade="BF"/>
            <w:lang w:eastAsia="ko-KR"/>
          </w:rPr>
          <w:delText>!</w:delText>
        </w:r>
      </w:del>
    </w:p>
    <w:p w:rsidR="00000000" w:rsidRDefault="00AF7365">
      <w:pPr>
        <w:rPr>
          <w:del w:id="5831" w:author="박윤수" w:date="2014-08-23T00:15:00Z"/>
          <w:b/>
          <w:color w:val="943634" w:themeColor="accent2" w:themeShade="BF"/>
          <w:lang w:eastAsia="ko-KR"/>
        </w:rPr>
        <w:pPrChange w:id="5832" w:author="박윤수" w:date="2014-08-23T00:18:00Z">
          <w:pPr>
            <w:spacing w:after="0"/>
          </w:pPr>
        </w:pPrChange>
      </w:pPr>
    </w:p>
    <w:p w:rsidR="00000000" w:rsidRDefault="00D84D69">
      <w:pPr>
        <w:pBdr>
          <w:bottom w:val="single" w:sz="6" w:space="1" w:color="auto"/>
        </w:pBdr>
        <w:rPr>
          <w:del w:id="5833" w:author="박윤수" w:date="2014-08-23T00:15:00Z"/>
          <w:lang w:eastAsia="ko-KR"/>
        </w:rPr>
        <w:pPrChange w:id="5834" w:author="박윤수" w:date="2014-08-23T00:18:00Z">
          <w:pPr>
            <w:pBdr>
              <w:bottom w:val="single" w:sz="6" w:space="1" w:color="auto"/>
            </w:pBdr>
            <w:spacing w:after="0"/>
          </w:pPr>
        </w:pPrChange>
      </w:pPr>
      <w:del w:id="5835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5836" w:author="이은정" w:date="2014-08-22T10:39:00Z">
        <w:del w:id="583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838" w:author="박윤수" w:date="2014-08-23T00:15:00Z">
        <w:r w:rsidR="004D64EC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4D64EC" w:rsidDel="00C13530">
          <w:rPr>
            <w:rFonts w:hint="eastAsia"/>
            <w:lang w:eastAsia="ko-KR"/>
          </w:rPr>
          <w:delText>에서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다양한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경로를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따라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839" w:author="이은정" w:date="2014-08-22T10:39:00Z">
        <w:del w:id="584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841" w:author="박윤수" w:date="2014-08-23T00:15:00Z"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이동하는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다른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프로그램을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자유</w:delText>
        </w:r>
      </w:del>
      <w:ins w:id="5842" w:author="이은정" w:date="2014-08-22T12:06:00Z">
        <w:del w:id="5843" w:author="박윤수" w:date="2014-08-23T00:15:00Z">
          <w:r w:rsidR="002B7235" w:rsidDel="00C13530">
            <w:rPr>
              <w:rFonts w:hint="eastAsia"/>
              <w:lang w:eastAsia="ko-KR"/>
            </w:rPr>
            <w:delText>롭게</w:delText>
          </w:r>
          <w:r w:rsidR="002B7235" w:rsidDel="00C13530">
            <w:rPr>
              <w:rFonts w:hint="eastAsia"/>
              <w:lang w:eastAsia="ko-KR"/>
            </w:rPr>
            <w:delText xml:space="preserve"> </w:delText>
          </w:r>
        </w:del>
      </w:ins>
      <w:del w:id="5844" w:author="박윤수" w:date="2014-08-23T00:15:00Z">
        <w:r w:rsidR="004D64EC" w:rsidDel="00C13530">
          <w:rPr>
            <w:rFonts w:hint="eastAsia"/>
            <w:lang w:eastAsia="ko-KR"/>
          </w:rPr>
          <w:delText>로이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만들어</w:delText>
        </w:r>
        <w:r w:rsidR="004D64EC" w:rsidDel="00C13530">
          <w:rPr>
            <w:rFonts w:hint="eastAsia"/>
            <w:lang w:eastAsia="ko-KR"/>
          </w:rPr>
          <w:delText xml:space="preserve"> </w:delText>
        </w:r>
        <w:r w:rsidR="004D64EC" w:rsidDel="00C13530">
          <w:rPr>
            <w:rFonts w:hint="eastAsia"/>
            <w:lang w:eastAsia="ko-KR"/>
          </w:rPr>
          <w:delText>보세요</w:delText>
        </w:r>
        <w:r w:rsidR="004D64EC"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pBdr>
          <w:bottom w:val="single" w:sz="6" w:space="1" w:color="auto"/>
        </w:pBdr>
        <w:rPr>
          <w:del w:id="5845" w:author="박윤수" w:date="2014-08-23T00:15:00Z"/>
          <w:lang w:eastAsia="ko-KR"/>
        </w:rPr>
        <w:pPrChange w:id="5846" w:author="박윤수" w:date="2014-08-23T00:18:00Z">
          <w:pPr>
            <w:pBdr>
              <w:bottom w:val="single" w:sz="6" w:space="1" w:color="auto"/>
            </w:pBdr>
            <w:spacing w:after="0"/>
          </w:pPr>
        </w:pPrChange>
      </w:pPr>
    </w:p>
    <w:p w:rsidR="00000000" w:rsidRDefault="00AF7365">
      <w:pPr>
        <w:rPr>
          <w:del w:id="5847" w:author="박윤수" w:date="2014-08-23T00:15:00Z"/>
          <w:b/>
          <w:sz w:val="24"/>
          <w:lang w:eastAsia="ko-KR"/>
        </w:rPr>
        <w:pPrChange w:id="5848" w:author="박윤수" w:date="2014-08-23T00:18:00Z">
          <w:pPr>
            <w:spacing w:after="0"/>
          </w:pPr>
        </w:pPrChange>
      </w:pPr>
    </w:p>
    <w:p w:rsidR="00000000" w:rsidRDefault="00E80AEF">
      <w:pPr>
        <w:rPr>
          <w:ins w:id="5849" w:author="이은정" w:date="2014-08-22T12:06:00Z"/>
          <w:del w:id="5850" w:author="박윤수" w:date="2014-08-23T00:15:00Z"/>
          <w:b/>
          <w:color w:val="0070C0"/>
          <w:sz w:val="24"/>
          <w:lang w:eastAsia="ko-KR"/>
          <w:rPrChange w:id="5851" w:author="이은정" w:date="2014-08-22T16:34:00Z">
            <w:rPr>
              <w:ins w:id="5852" w:author="이은정" w:date="2014-08-22T12:06:00Z"/>
              <w:del w:id="5853" w:author="박윤수" w:date="2014-08-23T00:15:00Z"/>
              <w:b/>
              <w:sz w:val="24"/>
              <w:lang w:eastAsia="ko-KR"/>
            </w:rPr>
          </w:rPrChange>
        </w:rPr>
        <w:pPrChange w:id="5854" w:author="박윤수" w:date="2014-08-23T00:18:00Z">
          <w:pPr>
            <w:spacing w:after="0"/>
          </w:pPr>
        </w:pPrChange>
      </w:pPr>
      <w:del w:id="5855" w:author="박윤수" w:date="2014-08-23T00:15:00Z">
        <w:r w:rsidRPr="00E80AEF">
          <w:rPr>
            <w:b/>
            <w:color w:val="0070C0"/>
            <w:sz w:val="24"/>
            <w:lang w:eastAsia="ko-KR"/>
            <w:rPrChange w:id="5856" w:author="이은정" w:date="2014-08-22T16:34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5857" w:author="이은정" w:date="2014-08-22T16:34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집으로</w:delText>
        </w:r>
      </w:del>
    </w:p>
    <w:p w:rsidR="00000000" w:rsidRDefault="00AF7365">
      <w:pPr>
        <w:rPr>
          <w:del w:id="5858" w:author="박윤수" w:date="2014-08-23T00:15:00Z"/>
          <w:b/>
          <w:sz w:val="24"/>
          <w:lang w:eastAsia="ko-KR"/>
        </w:rPr>
        <w:pPrChange w:id="5859" w:author="박윤수" w:date="2014-08-23T00:18:00Z">
          <w:pPr>
            <w:spacing w:after="0"/>
          </w:pPr>
        </w:pPrChange>
      </w:pPr>
    </w:p>
    <w:p w:rsidR="00000000" w:rsidRDefault="00D84D69">
      <w:pPr>
        <w:rPr>
          <w:ins w:id="5860" w:author="이은정" w:date="2014-08-22T12:07:00Z"/>
          <w:del w:id="5861" w:author="박윤수" w:date="2014-08-23T00:15:00Z"/>
          <w:lang w:eastAsia="ko-KR"/>
        </w:rPr>
        <w:pPrChange w:id="5862" w:author="박윤수" w:date="2014-08-23T00:18:00Z">
          <w:pPr>
            <w:spacing w:after="0"/>
          </w:pPr>
        </w:pPrChange>
      </w:pPr>
      <w:del w:id="5863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5864" w:author="이은정" w:date="2014-08-22T10:39:00Z">
        <w:del w:id="586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866" w:author="박윤수" w:date="2014-08-23T00:15:00Z"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D516E2" w:rsidRPr="00D516E2" w:rsidDel="00C13530">
          <w:rPr>
            <w:rFonts w:hint="eastAsia"/>
            <w:lang w:eastAsia="ko-KR"/>
          </w:rPr>
          <w:delText>에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들어갈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때</w:delText>
        </w:r>
        <w:r w:rsidR="00D516E2" w:rsidRPr="00D516E2"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867" w:author="이은정" w:date="2014-08-22T10:39:00Z">
        <w:del w:id="586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869" w:author="박윤수" w:date="2014-08-23T00:15:00Z"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통상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왼쪽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아래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모퉁이에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서</w:delText>
        </w:r>
        <w:r w:rsidR="00D516E2" w:rsidRPr="00D516E2" w:rsidDel="00C13530">
          <w:rPr>
            <w:rFonts w:hint="eastAsia"/>
            <w:lang w:eastAsia="ko-KR"/>
          </w:rPr>
          <w:delText xml:space="preserve"> </w:delText>
        </w:r>
        <w:r w:rsidR="00D516E2" w:rsidRPr="00D516E2" w:rsidDel="00C13530">
          <w:rPr>
            <w:rFonts w:hint="eastAsia"/>
            <w:lang w:eastAsia="ko-KR"/>
          </w:rPr>
          <w:delText>있</w:delText>
        </w:r>
        <w:r w:rsidR="00D516E2" w:rsidDel="00C13530">
          <w:rPr>
            <w:rFonts w:hint="eastAsia"/>
            <w:lang w:eastAsia="ko-KR"/>
          </w:rPr>
          <w:delText>고</w:delText>
        </w:r>
        <w:r w:rsidR="00D516E2" w:rsidDel="00C13530">
          <w:rPr>
            <w:rFonts w:hint="eastAsia"/>
            <w:lang w:eastAsia="ko-KR"/>
          </w:rPr>
          <w:delText xml:space="preserve"> </w:delText>
        </w:r>
        <w:r w:rsidR="00D516E2" w:rsidDel="00C13530">
          <w:rPr>
            <w:rFonts w:hint="eastAsia"/>
            <w:lang w:eastAsia="ko-KR"/>
          </w:rPr>
          <w:delText>동쪽을</w:delText>
        </w:r>
        <w:r w:rsidR="00D516E2" w:rsidDel="00C13530">
          <w:rPr>
            <w:rFonts w:hint="eastAsia"/>
            <w:lang w:eastAsia="ko-KR"/>
          </w:rPr>
          <w:delText xml:space="preserve"> </w:delText>
        </w:r>
        <w:r w:rsidR="00D516E2" w:rsidDel="00C13530">
          <w:rPr>
            <w:rFonts w:hint="eastAsia"/>
            <w:lang w:eastAsia="ko-KR"/>
          </w:rPr>
          <w:delText>향해</w:delText>
        </w:r>
        <w:r w:rsidR="00D516E2" w:rsidDel="00C13530">
          <w:rPr>
            <w:rFonts w:hint="eastAsia"/>
            <w:lang w:eastAsia="ko-KR"/>
          </w:rPr>
          <w:delText xml:space="preserve"> </w:delText>
        </w:r>
        <w:r w:rsidR="00D516E2" w:rsidDel="00C13530">
          <w:rPr>
            <w:rFonts w:hint="eastAsia"/>
            <w:lang w:eastAsia="ko-KR"/>
          </w:rPr>
          <w:delText>있습니다</w:delText>
        </w:r>
        <w:r w:rsidR="00D516E2" w:rsidDel="00C13530">
          <w:rPr>
            <w:rFonts w:hint="eastAsia"/>
            <w:lang w:eastAsia="ko-KR"/>
          </w:rPr>
          <w:delText xml:space="preserve">. </w:delText>
        </w:r>
        <w:r w:rsidR="00C5453C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오른쪽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끝쪽에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있는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lang w:eastAsia="ko-KR"/>
          </w:rPr>
          <w:delText>“</w:delText>
        </w:r>
        <w:r w:rsidR="00616231" w:rsidDel="00C13530">
          <w:rPr>
            <w:rFonts w:hint="eastAsia"/>
            <w:lang w:eastAsia="ko-KR"/>
          </w:rPr>
          <w:delText>Show/Hide world file</w:delText>
        </w:r>
        <w:r w:rsidR="00616231" w:rsidDel="00C13530">
          <w:rPr>
            <w:lang w:eastAsia="ko-KR"/>
          </w:rPr>
          <w:delText>”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버튼</w:delText>
        </w:r>
        <w:r w:rsidR="00616231" w:rsidDel="00C13530">
          <w:rPr>
            <w:rFonts w:hint="eastAsia"/>
            <w:lang w:eastAsia="ko-KR"/>
          </w:rPr>
          <w:delText xml:space="preserve"> </w:delText>
        </w:r>
      </w:del>
      <w:ins w:id="5870" w:author="이은정" w:date="2014-08-22T12:06:00Z">
        <w:del w:id="5871" w:author="박윤수" w:date="2014-08-23T00:15:00Z">
          <w:r w:rsidR="002B7235" w:rsidDel="00C13530">
            <w:rPr>
              <w:rFonts w:hint="eastAsia"/>
              <w:lang w:eastAsia="ko-KR"/>
            </w:rPr>
            <w:delText>(</w:delText>
          </w:r>
        </w:del>
      </w:ins>
      <w:del w:id="5872" w:author="박윤수" w:date="2014-08-23T00:15:00Z">
        <w:r w:rsidR="00AF7365">
          <w:rPr>
            <w:noProof/>
            <w:lang w:val="en-US" w:eastAsia="ko-KR"/>
            <w:rPrChange w:id="587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36" name="그림 235" descr="btn_show_world_fil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how_world_file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874" w:author="이은정" w:date="2014-08-22T12:06:00Z">
        <w:del w:id="5875" w:author="박윤수" w:date="2014-08-23T00:15:00Z">
          <w:r w:rsidR="002B7235" w:rsidDel="00C13530">
            <w:rPr>
              <w:rFonts w:hint="eastAsia"/>
              <w:lang w:eastAsia="ko-KR"/>
            </w:rPr>
            <w:delText>)</w:delText>
          </w:r>
        </w:del>
      </w:ins>
      <w:del w:id="5876" w:author="박윤수" w:date="2014-08-23T00:15:00Z">
        <w:r w:rsidR="00616231" w:rsidDel="00C13530">
          <w:rPr>
            <w:rFonts w:hint="eastAsia"/>
            <w:lang w:eastAsia="ko-KR"/>
          </w:rPr>
          <w:delText>을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클릭하세요</w:delText>
        </w:r>
        <w:r w:rsidR="00616231" w:rsidDel="00C13530">
          <w:rPr>
            <w:rFonts w:hint="eastAsia"/>
            <w:lang w:eastAsia="ko-KR"/>
          </w:rPr>
          <w:delText xml:space="preserve">. </w:delText>
        </w:r>
        <w:r w:rsidR="00616231" w:rsidDel="00C13530">
          <w:rPr>
            <w:rFonts w:hint="eastAsia"/>
            <w:lang w:eastAsia="ko-KR"/>
          </w:rPr>
          <w:delText>오른쪽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옆에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텍스트가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나타나며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화면에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변화를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볼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수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있습니다</w:delText>
        </w:r>
        <w:r w:rsidR="00616231" w:rsidDel="00C13530">
          <w:rPr>
            <w:rFonts w:hint="eastAsia"/>
            <w:lang w:eastAsia="ko-KR"/>
          </w:rPr>
          <w:delText xml:space="preserve">. </w:delText>
        </w:r>
        <w:r w:rsidR="00616231" w:rsidDel="00C13530">
          <w:rPr>
            <w:rFonts w:hint="eastAsia"/>
            <w:lang w:eastAsia="ko-KR"/>
          </w:rPr>
          <w:delText>특히</w:delText>
        </w:r>
        <w:r w:rsidR="00616231" w:rsidDel="00C13530">
          <w:rPr>
            <w:rFonts w:hint="eastAsia"/>
            <w:lang w:eastAsia="ko-KR"/>
          </w:rPr>
          <w:delText xml:space="preserve">, </w:delText>
        </w:r>
        <w:r w:rsidR="00616231" w:rsidRPr="00616231" w:rsidDel="00C13530">
          <w:rPr>
            <w:lang w:eastAsia="ko-KR"/>
          </w:rPr>
          <w:delText>robot = (1, 1, 'E', 0)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줄을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주목해서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보세요</w:delText>
        </w:r>
        <w:r w:rsidR="00616231" w:rsidDel="00C13530">
          <w:rPr>
            <w:rFonts w:hint="eastAsia"/>
            <w:lang w:eastAsia="ko-KR"/>
          </w:rPr>
          <w:delText xml:space="preserve">. </w:delText>
        </w:r>
        <w:r w:rsidR="00616231" w:rsidDel="00C13530">
          <w:rPr>
            <w:rFonts w:hint="eastAsia"/>
            <w:lang w:eastAsia="ko-KR"/>
          </w:rPr>
          <w:delText>이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줄이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616231" w:rsidDel="00C13530">
          <w:rPr>
            <w:rFonts w:hint="eastAsia"/>
            <w:lang w:eastAsia="ko-KR"/>
          </w:rPr>
          <w:delText>에서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</w:del>
      <w:ins w:id="5877" w:author="이은정" w:date="2014-08-22T10:39:00Z">
        <w:del w:id="587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879" w:author="박윤수" w:date="2014-08-23T00:15:00Z">
        <w:r w:rsidR="00616231" w:rsidDel="00C13530">
          <w:rPr>
            <w:rFonts w:hint="eastAsia"/>
            <w:lang w:eastAsia="ko-KR"/>
          </w:rPr>
          <w:delText>의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위치를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나타냅니다</w:delText>
        </w:r>
        <w:r w:rsidR="00616231" w:rsidDel="00C13530">
          <w:rPr>
            <w:rFonts w:hint="eastAsia"/>
            <w:lang w:eastAsia="ko-KR"/>
          </w:rPr>
          <w:delText xml:space="preserve">. </w:delText>
        </w:r>
        <w:r w:rsidR="00616231" w:rsidDel="00C13530">
          <w:rPr>
            <w:rFonts w:hint="eastAsia"/>
            <w:lang w:eastAsia="ko-KR"/>
          </w:rPr>
          <w:delText>첫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번째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숫자는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세로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길</w:delText>
        </w:r>
        <w:r w:rsidR="00616231" w:rsidDel="00C13530">
          <w:rPr>
            <w:rFonts w:hint="eastAsia"/>
            <w:lang w:eastAsia="ko-KR"/>
          </w:rPr>
          <w:delText>(</w:delText>
        </w:r>
        <w:r w:rsidR="00616231" w:rsidDel="00C13530">
          <w:rPr>
            <w:rFonts w:hint="eastAsia"/>
            <w:lang w:eastAsia="ko-KR"/>
          </w:rPr>
          <w:delText>열</w:delText>
        </w:r>
        <w:r w:rsidR="00616231" w:rsidDel="00C13530">
          <w:rPr>
            <w:rFonts w:hint="eastAsia"/>
            <w:lang w:eastAsia="ko-KR"/>
          </w:rPr>
          <w:delText>)</w:delText>
        </w:r>
        <w:r w:rsidR="00616231" w:rsidDel="00C13530">
          <w:rPr>
            <w:rFonts w:hint="eastAsia"/>
            <w:lang w:eastAsia="ko-KR"/>
          </w:rPr>
          <w:delText>의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위치</w:delText>
        </w:r>
        <w:r w:rsidR="00616231" w:rsidDel="00C13530">
          <w:rPr>
            <w:rFonts w:hint="eastAsia"/>
            <w:lang w:eastAsia="ko-KR"/>
          </w:rPr>
          <w:delText xml:space="preserve">, </w:delText>
        </w:r>
        <w:r w:rsidR="00616231" w:rsidDel="00C13530">
          <w:rPr>
            <w:rFonts w:hint="eastAsia"/>
            <w:lang w:eastAsia="ko-KR"/>
          </w:rPr>
          <w:delText>두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번째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숫자는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가로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길</w:delText>
        </w:r>
        <w:r w:rsidR="00616231" w:rsidDel="00C13530">
          <w:rPr>
            <w:rFonts w:hint="eastAsia"/>
            <w:lang w:eastAsia="ko-KR"/>
          </w:rPr>
          <w:delText>(</w:delText>
        </w:r>
        <w:r w:rsidR="00616231" w:rsidDel="00C13530">
          <w:rPr>
            <w:rFonts w:hint="eastAsia"/>
            <w:lang w:eastAsia="ko-KR"/>
          </w:rPr>
          <w:delText>행</w:delText>
        </w:r>
        <w:r w:rsidR="00616231" w:rsidDel="00C13530">
          <w:rPr>
            <w:rFonts w:hint="eastAsia"/>
            <w:lang w:eastAsia="ko-KR"/>
          </w:rPr>
          <w:delText>)</w:delText>
        </w:r>
        <w:r w:rsidR="00616231" w:rsidDel="00C13530">
          <w:rPr>
            <w:rFonts w:hint="eastAsia"/>
            <w:lang w:eastAsia="ko-KR"/>
          </w:rPr>
          <w:delText>의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위치</w:delText>
        </w:r>
        <w:r w:rsidR="00616231" w:rsidDel="00C13530">
          <w:rPr>
            <w:rFonts w:hint="eastAsia"/>
            <w:lang w:eastAsia="ko-KR"/>
          </w:rPr>
          <w:delText xml:space="preserve">, </w:delText>
        </w:r>
        <w:r w:rsidR="00616231" w:rsidDel="00C13530">
          <w:rPr>
            <w:rFonts w:hint="eastAsia"/>
            <w:lang w:eastAsia="ko-KR"/>
          </w:rPr>
          <w:delText>인용부호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한의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문자는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880" w:author="이은정" w:date="2014-08-22T10:39:00Z">
        <w:del w:id="588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882" w:author="박윤수" w:date="2014-08-23T00:15:00Z"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향하는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방향</w:delText>
        </w:r>
        <w:r w:rsidR="00616231" w:rsidDel="00C13530">
          <w:rPr>
            <w:rFonts w:hint="eastAsia"/>
            <w:lang w:eastAsia="ko-KR"/>
          </w:rPr>
          <w:delText>(E=East(</w:delText>
        </w:r>
        <w:r w:rsidR="00616231" w:rsidDel="00C13530">
          <w:rPr>
            <w:rFonts w:hint="eastAsia"/>
            <w:lang w:eastAsia="ko-KR"/>
          </w:rPr>
          <w:delText>동쪽</w:delText>
        </w:r>
        <w:r w:rsidR="00616231" w:rsidDel="00C13530">
          <w:rPr>
            <w:rFonts w:hint="eastAsia"/>
            <w:lang w:eastAsia="ko-KR"/>
          </w:rPr>
          <w:delText>), N=North(</w:delText>
        </w:r>
        <w:r w:rsidR="00616231" w:rsidDel="00C13530">
          <w:rPr>
            <w:rFonts w:hint="eastAsia"/>
            <w:lang w:eastAsia="ko-KR"/>
          </w:rPr>
          <w:delText>북쪽</w:delText>
        </w:r>
        <w:r w:rsidR="00616231" w:rsidDel="00C13530">
          <w:rPr>
            <w:rFonts w:hint="eastAsia"/>
            <w:lang w:eastAsia="ko-KR"/>
          </w:rPr>
          <w:delText>), W=West(</w:delText>
        </w:r>
        <w:r w:rsidR="00616231" w:rsidDel="00C13530">
          <w:rPr>
            <w:rFonts w:hint="eastAsia"/>
            <w:lang w:eastAsia="ko-KR"/>
          </w:rPr>
          <w:delText>서쪽</w:delText>
        </w:r>
        <w:r w:rsidR="00616231" w:rsidDel="00C13530">
          <w:rPr>
            <w:rFonts w:hint="eastAsia"/>
            <w:lang w:eastAsia="ko-KR"/>
          </w:rPr>
          <w:delText>), S=South(</w:delText>
        </w:r>
        <w:r w:rsidR="00616231" w:rsidDel="00C13530">
          <w:rPr>
            <w:rFonts w:hint="eastAsia"/>
            <w:lang w:eastAsia="ko-KR"/>
          </w:rPr>
          <w:delText>남쪽</w:delText>
        </w:r>
        <w:r w:rsidR="00616231" w:rsidDel="00C13530">
          <w:rPr>
            <w:rFonts w:hint="eastAsia"/>
            <w:lang w:eastAsia="ko-KR"/>
          </w:rPr>
          <w:delText xml:space="preserve">)), </w:delText>
        </w:r>
        <w:r w:rsidR="00616231" w:rsidDel="00C13530">
          <w:rPr>
            <w:rFonts w:hint="eastAsia"/>
            <w:lang w:eastAsia="ko-KR"/>
          </w:rPr>
          <w:delText>동쪽은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오른쪽을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향하고</w:delText>
        </w:r>
        <w:r w:rsidR="00616231" w:rsidDel="00C13530">
          <w:rPr>
            <w:rFonts w:hint="eastAsia"/>
            <w:lang w:eastAsia="ko-KR"/>
          </w:rPr>
          <w:delText xml:space="preserve">, </w:delText>
        </w:r>
        <w:r w:rsidR="00616231" w:rsidDel="00C13530">
          <w:rPr>
            <w:rFonts w:hint="eastAsia"/>
            <w:lang w:eastAsia="ko-KR"/>
          </w:rPr>
          <w:delText>북쪽은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위쪽을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향하고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등등입니다</w:delText>
        </w:r>
        <w:r w:rsidR="00616231" w:rsidDel="00C13530">
          <w:rPr>
            <w:rFonts w:hint="eastAsia"/>
            <w:lang w:eastAsia="ko-KR"/>
          </w:rPr>
          <w:delText xml:space="preserve">. </w:delText>
        </w:r>
        <w:r w:rsidR="00616231" w:rsidDel="00C13530">
          <w:rPr>
            <w:rFonts w:hint="eastAsia"/>
            <w:lang w:eastAsia="ko-KR"/>
          </w:rPr>
          <w:delText>마지막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R="00616231" w:rsidDel="00C13530">
          <w:rPr>
            <w:rFonts w:hint="eastAsia"/>
            <w:lang w:eastAsia="ko-KR"/>
          </w:rPr>
          <w:delText>숫자</w:delText>
        </w:r>
        <w:r w:rsidR="00616231" w:rsidDel="00C13530">
          <w:rPr>
            <w:rFonts w:hint="eastAsia"/>
            <w:lang w:eastAsia="ko-KR"/>
          </w:rPr>
          <w:delText xml:space="preserve"> (0)</w:delText>
        </w:r>
        <w:r w:rsidR="00616231" w:rsidDel="00C13530">
          <w:rPr>
            <w:rFonts w:hint="eastAsia"/>
            <w:lang w:eastAsia="ko-KR"/>
          </w:rPr>
          <w:delText>는</w:delText>
        </w:r>
        <w:r w:rsidR="00616231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5883" w:author="이은정" w:date="2014-08-22T10:39:00Z">
        <w:del w:id="588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885" w:author="박윤수" w:date="2014-08-23T00:15:00Z">
        <w:r w:rsidR="00616231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갖고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있는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비퍼</w:delText>
        </w:r>
        <w:r w:rsidR="00EB686E" w:rsidDel="00C13530">
          <w:rPr>
            <w:rFonts w:hint="eastAsia"/>
            <w:lang w:eastAsia="ko-KR"/>
          </w:rPr>
          <w:delText xml:space="preserve">(beeper) </w:delText>
        </w:r>
        <w:r w:rsidR="00EB686E" w:rsidDel="00C13530">
          <w:rPr>
            <w:rFonts w:hint="eastAsia"/>
            <w:lang w:eastAsia="ko-KR"/>
          </w:rPr>
          <w:delText>숫자입니다</w:delText>
        </w:r>
        <w:r w:rsidR="00EB686E" w:rsidDel="00C13530">
          <w:rPr>
            <w:rFonts w:hint="eastAsia"/>
            <w:lang w:eastAsia="ko-KR"/>
          </w:rPr>
          <w:delText xml:space="preserve">. </w:delText>
        </w:r>
        <w:r w:rsidR="00EB686E" w:rsidDel="00C13530">
          <w:rPr>
            <w:rFonts w:hint="eastAsia"/>
            <w:lang w:eastAsia="ko-KR"/>
          </w:rPr>
          <w:delText>비퍼에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대해서는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조금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후에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학습할</w:delText>
        </w:r>
        <w:r w:rsidR="00EB686E" w:rsidDel="00C13530">
          <w:rPr>
            <w:rFonts w:hint="eastAsia"/>
            <w:lang w:eastAsia="ko-KR"/>
          </w:rPr>
          <w:delText xml:space="preserve"> </w:delText>
        </w:r>
        <w:r w:rsidR="00EB686E" w:rsidDel="00C13530">
          <w:rPr>
            <w:rFonts w:hint="eastAsia"/>
            <w:lang w:eastAsia="ko-KR"/>
          </w:rPr>
          <w:delText>것입니다</w:delText>
        </w:r>
        <w:r w:rsidR="00EB686E"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886" w:author="박윤수" w:date="2014-08-23T00:15:00Z"/>
          <w:lang w:eastAsia="ko-KR"/>
        </w:rPr>
        <w:pPrChange w:id="5887" w:author="박윤수" w:date="2014-08-23T00:18:00Z">
          <w:pPr>
            <w:spacing w:after="0"/>
          </w:pPr>
        </w:pPrChange>
      </w:pPr>
    </w:p>
    <w:p w:rsidR="00000000" w:rsidRDefault="00EB686E">
      <w:pPr>
        <w:rPr>
          <w:del w:id="5888" w:author="박윤수" w:date="2014-08-23T00:15:00Z"/>
          <w:lang w:eastAsia="ko-KR"/>
        </w:rPr>
        <w:pPrChange w:id="5889" w:author="박윤수" w:date="2014-08-23T00:18:00Z">
          <w:pPr>
            <w:spacing w:after="0"/>
          </w:pPr>
        </w:pPrChange>
      </w:pPr>
      <w:del w:id="5890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보았듯이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키보드의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방향키를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을</w:delText>
        </w:r>
      </w:del>
      <w:ins w:id="5891" w:author="이은정" w:date="2014-08-22T10:39:00Z">
        <w:del w:id="589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589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조종할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894" w:author="이은정" w:date="2014-08-22T10:39:00Z">
        <w:del w:id="589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89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키보드로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흔적도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남기지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5897" w:author="이은정" w:date="2014-08-22T12:08:00Z">
        <w:del w:id="5898" w:author="박윤수" w:date="2014-08-23T00:15:00Z">
          <w:r w:rsidR="002B7235" w:rsidDel="00C13530">
            <w:rPr>
              <w:lang w:eastAsia="ko-KR"/>
            </w:rPr>
            <w:br/>
          </w:r>
        </w:del>
      </w:ins>
      <w:del w:id="5899" w:author="박윤수" w:date="2014-08-23T00:15:00Z">
        <w:r w:rsidR="00C5453C"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900" w:author="이은정" w:date="2014-08-22T10:39:00Z">
        <w:del w:id="590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90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>, robot = (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) </w:delText>
        </w:r>
        <w:r w:rsidDel="00C13530">
          <w:rPr>
            <w:rFonts w:hint="eastAsia"/>
            <w:lang w:eastAsia="ko-KR"/>
          </w:rPr>
          <w:delText>괄호안의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텍스트가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나타내기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바뀌는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903" w:author="박윤수" w:date="2014-08-23T00:15:00Z"/>
          <w:lang w:eastAsia="ko-KR"/>
        </w:rPr>
        <w:pPrChange w:id="5904" w:author="박윤수" w:date="2014-08-23T00:18:00Z">
          <w:pPr>
            <w:spacing w:after="0"/>
          </w:pPr>
        </w:pPrChange>
      </w:pPr>
    </w:p>
    <w:p w:rsidR="00CF6B85" w:rsidRDefault="00EB686E">
      <w:pPr>
        <w:rPr>
          <w:del w:id="5905" w:author="박윤수" w:date="2014-08-23T00:15:00Z"/>
          <w:b/>
          <w:color w:val="4F6228" w:themeColor="accent3" w:themeShade="80"/>
          <w:lang w:eastAsia="ko-KR"/>
        </w:rPr>
      </w:pPr>
      <w:del w:id="5906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907" w:author="이은정" w:date="2014-08-22T16:26:00Z">
        <w:del w:id="5908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EB686E">
      <w:pPr>
        <w:rPr>
          <w:ins w:id="5909" w:author="이은정" w:date="2014-08-22T12:08:00Z"/>
          <w:del w:id="5910" w:author="박윤수" w:date="2014-08-23T00:15:00Z"/>
          <w:lang w:eastAsia="ko-KR"/>
        </w:rPr>
        <w:pPrChange w:id="5911" w:author="박윤수" w:date="2014-08-23T00:18:00Z">
          <w:pPr>
            <w:spacing w:after="0"/>
          </w:pPr>
        </w:pPrChange>
      </w:pPr>
      <w:del w:id="5912" w:author="박윤수" w:date="2014-08-23T00:15:00Z">
        <w:r w:rsidDel="00C13530">
          <w:rPr>
            <w:rFonts w:hint="eastAsia"/>
            <w:lang w:eastAsia="ko-KR"/>
          </w:rPr>
          <w:delText>키보드를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그림과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</w:delText>
        </w:r>
        <w:r w:rsidDel="00C13530">
          <w:rPr>
            <w:rFonts w:hint="eastAsia"/>
            <w:lang w:eastAsia="ko-KR"/>
          </w:rPr>
          <w:delText>, 4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열에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913" w:author="이은정" w:date="2014-08-22T10:39:00Z">
        <w:del w:id="591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91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남쪽을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향하도록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움직여보세요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916" w:author="이은정" w:date="2014-08-22T10:39:00Z">
        <w:del w:id="591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91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돌아가는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첫번째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동쪽을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향한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초기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상태의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5919" w:author="이은정" w:date="2014-08-22T10:39:00Z">
        <w:del w:id="592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5921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단계가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걸리도록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5922" w:author="박윤수" w:date="2014-08-23T00:15:00Z"/>
          <w:lang w:eastAsia="ko-KR"/>
        </w:rPr>
        <w:pPrChange w:id="5923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5924" w:author="박윤수" w:date="2014-08-23T00:15:00Z"/>
          <w:lang w:eastAsia="ko-KR"/>
        </w:rPr>
        <w:pPrChange w:id="5925" w:author="박윤수" w:date="2014-08-23T00:18:00Z">
          <w:pPr>
            <w:spacing w:after="0"/>
          </w:pPr>
        </w:pPrChange>
      </w:pPr>
      <w:del w:id="5926" w:author="박윤수" w:date="2014-08-23T00:15:00Z">
        <w:r>
          <w:rPr>
            <w:noProof/>
            <w:lang w:val="en-US" w:eastAsia="ko-KR"/>
            <w:rPrChange w:id="592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609725" cy="1806659"/>
              <wp:effectExtent l="19050" t="0" r="9525" b="0"/>
              <wp:docPr id="237" name="그림 236" descr="back_home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home_start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9725" cy="18066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EB686E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592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14475" cy="504825"/>
              <wp:effectExtent l="19050" t="0" r="9525" b="0"/>
              <wp:docPr id="238" name="그림 237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286" cy="5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592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651617" cy="1809750"/>
              <wp:effectExtent l="19050" t="0" r="5733" b="0"/>
              <wp:docPr id="239" name="그림 238" descr="back_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home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617" cy="1809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jc w:val="center"/>
        <w:rPr>
          <w:del w:id="5930" w:author="박윤수" w:date="2014-08-23T00:15:00Z"/>
          <w:lang w:eastAsia="ko-KR"/>
        </w:rPr>
        <w:pPrChange w:id="5931" w:author="박윤수" w:date="2014-08-23T00:18:00Z">
          <w:pPr>
            <w:spacing w:after="0"/>
            <w:jc w:val="center"/>
          </w:pPr>
        </w:pPrChange>
      </w:pPr>
    </w:p>
    <w:p w:rsidR="00000000" w:rsidRDefault="00AF7365">
      <w:pPr>
        <w:jc w:val="center"/>
        <w:rPr>
          <w:del w:id="5932" w:author="박윤수" w:date="2014-08-23T00:15:00Z"/>
          <w:lang w:eastAsia="ko-KR"/>
        </w:rPr>
        <w:pPrChange w:id="5933" w:author="박윤수" w:date="2014-08-23T00:18:00Z">
          <w:pPr>
            <w:spacing w:after="0"/>
            <w:jc w:val="center"/>
          </w:pPr>
        </w:pPrChange>
      </w:pPr>
      <w:del w:id="5934" w:author="박윤수" w:date="2014-08-23T00:15:00Z">
        <w:r>
          <w:rPr>
            <w:noProof/>
            <w:lang w:val="en-US" w:eastAsia="ko-KR"/>
            <w:rPrChange w:id="593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4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5936" w:author="이은정" w:date="2014-08-22T12:08:00Z">
        <w:del w:id="5937" w:author="박윤수" w:date="2014-08-23T00:15:00Z">
          <w:r w:rsidR="002B7235" w:rsidDel="00C13530">
            <w:rPr>
              <w:rFonts w:hint="eastAsia"/>
              <w:lang w:eastAsia="ko-KR"/>
            </w:rPr>
            <w:delText xml:space="preserve"> </w:delText>
          </w:r>
        </w:del>
      </w:ins>
      <w:del w:id="5938" w:author="박윤수" w:date="2014-08-23T00:15:00Z">
        <w:r w:rsidR="00EB686E" w:rsidDel="00C13530">
          <w:rPr>
            <w:rFonts w:hint="eastAsia"/>
            <w:lang w:eastAsia="ko-KR"/>
          </w:rPr>
          <w:delText>주석</w:delText>
        </w:r>
        <w:r w:rsidR="00EB686E" w:rsidDel="00C13530">
          <w:rPr>
            <w:rFonts w:hint="eastAsia"/>
            <w:lang w:eastAsia="ko-KR"/>
          </w:rPr>
          <w:delText>(Comment) -</w:delText>
        </w:r>
        <w:r>
          <w:rPr>
            <w:noProof/>
            <w:lang w:val="en-US" w:eastAsia="ko-KR"/>
            <w:rPrChange w:id="593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4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940" w:author="이은정" w:date="2014-08-22T12:08:00Z">
        <w:del w:id="5941" w:author="박윤수" w:date="2014-08-23T00:15:00Z">
          <w:r w:rsidR="002B7235" w:rsidDel="00C13530">
            <w:rPr>
              <w:rFonts w:hint="eastAsia"/>
              <w:lang w:eastAsia="ko-KR"/>
            </w:rPr>
            <w:delText xml:space="preserve"> </w:delText>
          </w:r>
        </w:del>
      </w:ins>
      <w:del w:id="5942" w:author="박윤수" w:date="2014-08-23T00:15:00Z">
        <w:r w:rsidR="00EB686E" w:rsidDel="00C13530">
          <w:rPr>
            <w:rFonts w:hint="eastAsia"/>
            <w:lang w:eastAsia="ko-KR"/>
          </w:rPr>
          <w:delText xml:space="preserve">- </w:delText>
        </w:r>
        <w:r w:rsidR="00EB686E" w:rsidDel="00C13530">
          <w:rPr>
            <w:rFonts w:hint="eastAsia"/>
            <w:lang w:eastAsia="ko-KR"/>
          </w:rPr>
          <w:delText>비퍼</w:delText>
        </w:r>
        <w:r w:rsidR="00EB686E" w:rsidDel="00C13530">
          <w:rPr>
            <w:rFonts w:hint="eastAsia"/>
            <w:lang w:eastAsia="ko-KR"/>
          </w:rPr>
          <w:delText xml:space="preserve">(Beepers) </w:delText>
        </w:r>
        <w:r>
          <w:rPr>
            <w:noProof/>
            <w:lang w:val="en-US" w:eastAsia="ko-KR"/>
            <w:rPrChange w:id="594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4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E80AEF">
      <w:pPr>
        <w:pStyle w:val="HiddenfromContents"/>
        <w:pageBreakBefore/>
        <w:rPr>
          <w:del w:id="5944" w:author="박윤수" w:date="2014-08-23T00:15:00Z"/>
          <w:color w:val="0070C0"/>
          <w:lang w:eastAsia="ko-KR"/>
          <w:rPrChange w:id="5945" w:author="이은정" w:date="2014-08-22T16:35:00Z">
            <w:rPr>
              <w:del w:id="5946" w:author="박윤수" w:date="2014-08-23T00:15:00Z"/>
              <w:lang w:eastAsia="ko-KR"/>
            </w:rPr>
          </w:rPrChange>
        </w:rPr>
      </w:pPr>
      <w:del w:id="5947" w:author="박윤수" w:date="2014-08-23T00:15:00Z">
        <w:r w:rsidRPr="00E80AEF">
          <w:rPr>
            <w:rFonts w:hint="eastAsia"/>
            <w:color w:val="0070C0"/>
            <w:lang w:eastAsia="ko-KR"/>
            <w:rPrChange w:id="5948" w:author="이은정" w:date="2014-08-22T16:3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비퍼</w:delText>
        </w:r>
        <w:r w:rsidRPr="00E80AEF">
          <w:rPr>
            <w:color w:val="0070C0"/>
            <w:lang w:eastAsia="ko-KR"/>
            <w:rPrChange w:id="5949" w:author="이은정" w:date="2014-08-22T16:35:00Z">
              <w:rPr>
                <w:color w:val="0000FF"/>
                <w:u w:val="single"/>
                <w:lang w:eastAsia="ko-KR"/>
              </w:rPr>
            </w:rPrChange>
          </w:rPr>
          <w:delText>(Beepers)</w:delText>
        </w:r>
      </w:del>
    </w:p>
    <w:p w:rsidR="00CF6B85" w:rsidRDefault="00E80AEF">
      <w:pPr>
        <w:pStyle w:val="affc"/>
        <w:numPr>
          <w:ilvl w:val="0"/>
          <w:numId w:val="19"/>
        </w:numPr>
        <w:ind w:leftChars="0"/>
        <w:rPr>
          <w:del w:id="5950" w:author="박윤수" w:date="2014-08-23T00:15:00Z"/>
          <w:b/>
          <w:color w:val="0070C0"/>
          <w:sz w:val="24"/>
          <w:lang w:eastAsia="ko-KR"/>
          <w:rPrChange w:id="5951" w:author="이은정" w:date="2014-08-22T16:35:00Z">
            <w:rPr>
              <w:del w:id="5952" w:author="박윤수" w:date="2014-08-23T00:15:00Z"/>
              <w:b/>
              <w:sz w:val="24"/>
              <w:lang w:eastAsia="ko-KR"/>
            </w:rPr>
          </w:rPrChange>
        </w:rPr>
      </w:pPr>
      <w:del w:id="5953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5954" w:author="이은정" w:date="2014-08-22T16:35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삑</w:delText>
        </w:r>
        <w:r w:rsidRPr="00E80AEF">
          <w:rPr>
            <w:b/>
            <w:color w:val="0070C0"/>
            <w:sz w:val="24"/>
            <w:lang w:eastAsia="ko-KR"/>
            <w:rPrChange w:id="5955" w:author="이은정" w:date="2014-08-22T16:35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!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5956" w:author="이은정" w:date="2014-08-22T16:35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삑</w:delText>
        </w:r>
        <w:r w:rsidRPr="00E80AEF">
          <w:rPr>
            <w:b/>
            <w:color w:val="0070C0"/>
            <w:sz w:val="24"/>
            <w:lang w:eastAsia="ko-KR"/>
            <w:rPrChange w:id="5957" w:author="이은정" w:date="2014-08-22T16:35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!</w:delText>
        </w:r>
      </w:del>
    </w:p>
    <w:p w:rsidR="00CF6B85" w:rsidRDefault="00D84D69">
      <w:pPr>
        <w:rPr>
          <w:del w:id="5958" w:author="박윤수" w:date="2014-08-23T00:15:00Z"/>
          <w:lang w:eastAsia="ko-KR"/>
        </w:rPr>
      </w:pPr>
      <w:del w:id="5959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5960" w:author="이은정" w:date="2014-08-22T10:39:00Z">
        <w:del w:id="596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5962" w:author="박윤수" w:date="2014-08-23T00:15:00Z">
        <w:r w:rsidR="002248C0" w:rsidDel="00C13530">
          <w:rPr>
            <w:rFonts w:hint="eastAsia"/>
            <w:lang w:eastAsia="ko-KR"/>
          </w:rPr>
          <w:delText>의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는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비퍼를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포함합니다</w:delText>
        </w:r>
        <w:r w:rsidR="002248C0" w:rsidDel="00C13530">
          <w:rPr>
            <w:rFonts w:hint="eastAsia"/>
            <w:lang w:eastAsia="ko-KR"/>
          </w:rPr>
          <w:delText xml:space="preserve">. </w:delText>
        </w:r>
        <w:r w:rsidR="002248C0" w:rsidDel="00C13530">
          <w:rPr>
            <w:rFonts w:hint="eastAsia"/>
            <w:lang w:eastAsia="ko-KR"/>
          </w:rPr>
          <w:delText>비퍼는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켜질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작은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소리를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만드는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작은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물체입니다</w:delText>
        </w:r>
        <w:r w:rsidR="002248C0" w:rsidDel="00C13530">
          <w:rPr>
            <w:rFonts w:hint="eastAsia"/>
            <w:lang w:eastAsia="ko-KR"/>
          </w:rPr>
          <w:delText xml:space="preserve">. </w:delText>
        </w:r>
        <w:r w:rsidR="002248C0" w:rsidDel="00C13530">
          <w:rPr>
            <w:rFonts w:hint="eastAsia"/>
            <w:lang w:eastAsia="ko-KR"/>
          </w:rPr>
          <w:delText>화면상에는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꽤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크게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그려집니다</w:delText>
        </w:r>
        <w:r w:rsidR="002248C0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963" w:author="이은정" w:date="2014-08-22T10:39:00Z">
        <w:del w:id="596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965" w:author="박윤수" w:date="2014-08-23T00:15:00Z"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비퍼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바로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옆에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있을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비퍼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소리를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들을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수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있습니다</w:delText>
        </w:r>
        <w:r w:rsidR="002248C0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966" w:author="이은정" w:date="2014-08-22T10:39:00Z">
        <w:del w:id="596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968" w:author="박윤수" w:date="2014-08-23T00:15:00Z"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비퍼를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주울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수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있고</w:delText>
        </w:r>
        <w:r w:rsidR="002248C0" w:rsidDel="00C13530">
          <w:rPr>
            <w:rFonts w:hint="eastAsia"/>
            <w:lang w:eastAsia="ko-KR"/>
          </w:rPr>
          <w:delText xml:space="preserve">, </w:delText>
        </w:r>
        <w:r w:rsidR="002248C0" w:rsidDel="00C13530">
          <w:rPr>
            <w:rFonts w:hint="eastAsia"/>
            <w:lang w:eastAsia="ko-KR"/>
          </w:rPr>
          <w:delText>주머니에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꺼진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상태로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가지고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다니거나</w:delText>
        </w:r>
        <w:r w:rsidR="002248C0" w:rsidDel="00C13530">
          <w:rPr>
            <w:rFonts w:hint="eastAsia"/>
            <w:lang w:eastAsia="ko-KR"/>
          </w:rPr>
          <w:delText xml:space="preserve">, </w:delText>
        </w:r>
        <w:r w:rsidR="002248C0" w:rsidDel="00C13530">
          <w:rPr>
            <w:rFonts w:hint="eastAsia"/>
            <w:lang w:eastAsia="ko-KR"/>
          </w:rPr>
          <w:delText>자리에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놓을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수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있는데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이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경우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자동으로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꺼집니다</w:delText>
        </w:r>
        <w:r w:rsidR="002248C0"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D84D69">
      <w:pPr>
        <w:rPr>
          <w:del w:id="5969" w:author="박윤수" w:date="2014-08-23T00:15:00Z"/>
          <w:lang w:eastAsia="ko-KR"/>
        </w:rPr>
      </w:pPr>
      <w:del w:id="5970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으로</w:delText>
        </w:r>
      </w:del>
      <w:ins w:id="5971" w:author="이은정" w:date="2014-08-22T10:39:00Z">
        <w:del w:id="597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로</w:delText>
          </w:r>
        </w:del>
      </w:ins>
      <w:del w:id="5973" w:author="박윤수" w:date="2014-08-23T00:15:00Z"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하여금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RPr="002248C0" w:rsidDel="00C13530">
          <w:rPr>
            <w:lang w:eastAsia="ko-KR"/>
          </w:rPr>
          <w:delText>pick_beeper()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명령문으로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비퍼를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줍게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하거나</w:delText>
        </w:r>
        <w:r w:rsidR="002248C0" w:rsidDel="00C13530">
          <w:rPr>
            <w:rFonts w:hint="eastAsia"/>
            <w:lang w:eastAsia="ko-KR"/>
          </w:rPr>
          <w:delText xml:space="preserve">,  </w:delText>
        </w:r>
        <w:r w:rsidR="002248C0" w:rsidRPr="002248C0" w:rsidDel="00C13530">
          <w:rPr>
            <w:lang w:eastAsia="ko-KR"/>
          </w:rPr>
          <w:delText>put_beeper()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명령문으로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자리에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놓게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할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수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있습니다</w:delText>
        </w:r>
        <w:r w:rsidR="002248C0" w:rsidDel="00C13530">
          <w:rPr>
            <w:rFonts w:hint="eastAsia"/>
            <w:lang w:eastAsia="ko-KR"/>
          </w:rPr>
          <w:delText xml:space="preserve">. </w:delText>
        </w:r>
        <w:r w:rsidR="002248C0" w:rsidDel="00C13530">
          <w:rPr>
            <w:rFonts w:hint="eastAsia"/>
            <w:lang w:eastAsia="ko-KR"/>
          </w:rPr>
          <w:delText>비퍼가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없는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곳에서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비퍼를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줍게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하거나</w:delText>
        </w:r>
        <w:r w:rsidR="002248C0" w:rsidDel="00C13530">
          <w:rPr>
            <w:rFonts w:hint="eastAsia"/>
            <w:lang w:eastAsia="ko-KR"/>
          </w:rPr>
          <w:delText xml:space="preserve">, </w:delText>
        </w:r>
        <w:r w:rsidR="002248C0" w:rsidDel="00C13530">
          <w:rPr>
            <w:rFonts w:hint="eastAsia"/>
            <w:lang w:eastAsia="ko-KR"/>
          </w:rPr>
          <w:delText>비퍼가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주머니에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없는데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자리에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놓게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한다면</w:delText>
        </w:r>
        <w:r w:rsidR="002248C0"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5974" w:author="이은정" w:date="2014-08-22T10:39:00Z">
        <w:del w:id="597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5976" w:author="박윤수" w:date="2014-08-23T00:15:00Z"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불평하고</w:delText>
        </w:r>
        <w:r w:rsidR="002248C0" w:rsidDel="00C13530">
          <w:rPr>
            <w:rFonts w:hint="eastAsia"/>
            <w:lang w:eastAsia="ko-KR"/>
          </w:rPr>
          <w:delText xml:space="preserve">, </w:delText>
        </w:r>
        <w:r w:rsidR="002248C0" w:rsidDel="00C13530">
          <w:rPr>
            <w:rFonts w:hint="eastAsia"/>
            <w:lang w:eastAsia="ko-KR"/>
          </w:rPr>
          <w:delText>바로</w:delText>
        </w:r>
        <w:r w:rsidR="002248C0" w:rsidDel="00C13530">
          <w:rPr>
            <w:rFonts w:hint="eastAsia"/>
            <w:lang w:eastAsia="ko-KR"/>
          </w:rPr>
          <w:delText xml:space="preserve"> </w:delText>
        </w:r>
        <w:r w:rsidR="002248C0" w:rsidDel="00C13530">
          <w:rPr>
            <w:rFonts w:hint="eastAsia"/>
            <w:lang w:eastAsia="ko-KR"/>
          </w:rPr>
          <w:delText>종료합니다</w:delText>
        </w:r>
        <w:r w:rsidR="002248C0" w:rsidDel="00C13530">
          <w:rPr>
            <w:rFonts w:hint="eastAsia"/>
            <w:lang w:eastAsia="ko-KR"/>
          </w:rPr>
          <w:delText>.</w:delText>
        </w:r>
      </w:del>
    </w:p>
    <w:p w:rsidR="00CF6B85" w:rsidRDefault="002248C0">
      <w:pPr>
        <w:rPr>
          <w:del w:id="5977" w:author="박윤수" w:date="2014-08-23T00:15:00Z"/>
          <w:b/>
          <w:color w:val="4F6228" w:themeColor="accent3" w:themeShade="80"/>
          <w:lang w:eastAsia="ko-KR"/>
        </w:rPr>
      </w:pPr>
      <w:del w:id="5978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5979" w:author="이은정" w:date="2014-08-22T16:26:00Z">
        <w:del w:id="5980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F65882">
      <w:pPr>
        <w:rPr>
          <w:del w:id="5981" w:author="박윤수" w:date="2014-08-23T00:15:00Z"/>
          <w:lang w:eastAsia="ko-KR"/>
        </w:rPr>
      </w:pPr>
      <w:del w:id="5982" w:author="박윤수" w:date="2014-08-23T00:15:00Z">
        <w:r w:rsidDel="00C13530">
          <w:rPr>
            <w:rFonts w:hint="eastAsia"/>
            <w:lang w:eastAsia="ko-KR"/>
          </w:rPr>
          <w:delText>왼쪽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R="002248C0" w:rsidDel="00C13530">
          <w:rPr>
            <w:rFonts w:hint="eastAsia"/>
            <w:lang w:eastAsia="ko-KR"/>
          </w:rPr>
          <w:delText xml:space="preserve">beepers1.wld </w:delText>
        </w:r>
        <w:r w:rsidDel="00C13530">
          <w:rPr>
            <w:rFonts w:hint="eastAsia"/>
            <w:lang w:eastAsia="ko-KR"/>
          </w:rPr>
          <w:delText>파일을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여세요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5983" w:author="이은정" w:date="2014-08-22T12:10:00Z">
        <w:del w:id="5984" w:author="박윤수" w:date="2014-08-23T00:15:00Z">
          <w:r w:rsidR="002B7235" w:rsidDel="00C13530">
            <w:rPr>
              <w:rFonts w:hint="eastAsia"/>
              <w:lang w:eastAsia="ko-KR"/>
            </w:rPr>
            <w:delText xml:space="preserve"> </w:delText>
          </w:r>
          <w:r w:rsidR="002B7235" w:rsidDel="00C13530">
            <w:rPr>
              <w:rFonts w:hint="eastAsia"/>
              <w:lang w:eastAsia="ko-KR"/>
            </w:rPr>
            <w:delText>월드</w:delText>
          </w:r>
          <w:r w:rsidR="002B7235" w:rsidDel="00C13530">
            <w:rPr>
              <w:rFonts w:hint="eastAsia"/>
              <w:lang w:eastAsia="ko-KR"/>
            </w:rPr>
            <w:delText xml:space="preserve"> </w:delText>
          </w:r>
          <w:r w:rsidR="002B7235" w:rsidDel="00C13530">
            <w:rPr>
              <w:rFonts w:hint="eastAsia"/>
              <w:lang w:eastAsia="ko-KR"/>
            </w:rPr>
            <w:delText>열기</w:delText>
          </w:r>
        </w:del>
      </w:ins>
      <w:del w:id="5985" w:author="박윤수" w:date="2014-08-23T00:15:00Z">
        <w:r w:rsidR="00AF7365">
          <w:rPr>
            <w:noProof/>
            <w:lang w:val="en-US" w:eastAsia="ko-KR"/>
            <w:rPrChange w:id="598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43" name="그림 242" descr="btn_open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open_world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</w:delText>
        </w:r>
      </w:del>
      <w:ins w:id="5987" w:author="이은정" w:date="2014-08-22T12:10:00Z">
        <w:del w:id="5988" w:author="박윤수" w:date="2014-08-23T00:15:00Z">
          <w:r w:rsidR="002B7235" w:rsidDel="00C13530">
            <w:rPr>
              <w:rFonts w:hint="eastAsia"/>
              <w:lang w:eastAsia="ko-KR"/>
            </w:rPr>
            <w:delText>(</w:delText>
          </w:r>
          <w:r w:rsidR="00AF7365">
            <w:rPr>
              <w:noProof/>
              <w:lang w:val="en-US" w:eastAsia="ko-KR"/>
              <w:rPrChange w:id="5989">
                <w:rPr>
                  <w:noProof/>
                  <w:color w:val="0000FF"/>
                  <w:u w:val="single"/>
                  <w:lang w:val="en-US" w:eastAsia="ko-KR"/>
                </w:rPr>
              </w:rPrChange>
            </w:rPr>
            <w:drawing>
              <wp:inline distT="0" distB="0" distL="0" distR="0">
                <wp:extent cx="198000" cy="198000"/>
                <wp:effectExtent l="0" t="0" r="0" b="0"/>
                <wp:docPr id="39" name="그림 242" descr="btn_open_worl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tn_open_world.png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00" cy="19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B7235" w:rsidDel="00C13530">
            <w:rPr>
              <w:rFonts w:hint="eastAsia"/>
              <w:lang w:eastAsia="ko-KR"/>
            </w:rPr>
            <w:delText>)</w:delText>
          </w:r>
        </w:del>
      </w:ins>
      <w:del w:id="5990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(world) </w:delText>
        </w:r>
        <w:r w:rsidDel="00C13530">
          <w:rPr>
            <w:rFonts w:hint="eastAsia"/>
            <w:lang w:eastAsia="ko-KR"/>
          </w:rPr>
          <w:delText>파일을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내려놓는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5991" w:author="박윤수" w:date="2014-08-23T00:15:00Z"/>
          <w:lang w:eastAsia="ko-KR"/>
        </w:rPr>
      </w:pPr>
      <w:del w:id="5992" w:author="박윤수" w:date="2014-08-23T00:15:00Z">
        <w:r>
          <w:rPr>
            <w:noProof/>
            <w:lang w:val="en-US" w:eastAsia="ko-KR"/>
            <w:rPrChange w:id="599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38325" cy="1563720"/>
              <wp:effectExtent l="19050" t="0" r="9525" b="0"/>
              <wp:docPr id="245" name="그림 244" descr="beeper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eeper1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563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599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00150" cy="400050"/>
              <wp:effectExtent l="19050" t="0" r="0" b="0"/>
              <wp:docPr id="246" name="그림 24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0000" cy="40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599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66900" cy="1588027"/>
              <wp:effectExtent l="19050" t="0" r="0" b="0"/>
              <wp:docPr id="247" name="그림 246" descr="beeper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eeper2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6900" cy="15880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E80AEF">
      <w:pPr>
        <w:pStyle w:val="affc"/>
        <w:numPr>
          <w:ilvl w:val="0"/>
          <w:numId w:val="19"/>
        </w:numPr>
        <w:ind w:leftChars="0"/>
        <w:rPr>
          <w:del w:id="5996" w:author="박윤수" w:date="2014-08-23T00:15:00Z"/>
          <w:b/>
          <w:color w:val="0070C0"/>
          <w:lang w:eastAsia="ko-KR"/>
          <w:rPrChange w:id="5997" w:author="이은정" w:date="2014-08-22T16:35:00Z">
            <w:rPr>
              <w:del w:id="5998" w:author="박윤수" w:date="2014-08-23T00:15:00Z"/>
              <w:lang w:eastAsia="ko-KR"/>
            </w:rPr>
          </w:rPrChange>
        </w:rPr>
      </w:pPr>
      <w:del w:id="5999" w:author="박윤수" w:date="2014-08-23T00:15:00Z">
        <w:r w:rsidRPr="00E80AEF">
          <w:rPr>
            <w:rFonts w:hint="eastAsia"/>
            <w:b/>
            <w:color w:val="0070C0"/>
            <w:lang w:eastAsia="ko-KR"/>
            <w:rPrChange w:id="6000" w:author="이은정" w:date="2014-08-22T16:3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비퍼</w:delText>
        </w:r>
        <w:r w:rsidRPr="00E80AEF">
          <w:rPr>
            <w:b/>
            <w:color w:val="0070C0"/>
            <w:lang w:eastAsia="ko-KR"/>
            <w:rPrChange w:id="6001" w:author="이은정" w:date="2014-08-22T16:35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lang w:eastAsia="ko-KR"/>
            <w:rPrChange w:id="6002" w:author="이은정" w:date="2014-08-22T16:3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변경</w:delText>
        </w:r>
      </w:del>
    </w:p>
    <w:p w:rsidR="00CF6B85" w:rsidRDefault="00F65882">
      <w:pPr>
        <w:rPr>
          <w:del w:id="6003" w:author="박윤수" w:date="2014-08-23T00:15:00Z"/>
          <w:lang w:eastAsia="ko-KR"/>
        </w:rPr>
      </w:pPr>
      <w:del w:id="6004" w:author="박윤수" w:date="2014-08-23T00:15:00Z"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6005" w:author="이은정" w:date="2014-08-22T10:40:00Z">
        <w:del w:id="600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6007" w:author="박윤수" w:date="2014-08-23T00:15:00Z"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세로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교차점에서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우클릭하여</w:delText>
        </w:r>
        <w:r w:rsidDel="00C13530">
          <w:rPr>
            <w:rFonts w:hint="eastAsia"/>
            <w:lang w:eastAsia="ko-KR"/>
          </w:rPr>
          <w:delText xml:space="preserve"> 0~20 </w:delText>
        </w:r>
        <w:r w:rsidDel="00C13530">
          <w:rPr>
            <w:rFonts w:hint="eastAsia"/>
            <w:lang w:eastAsia="ko-KR"/>
          </w:rPr>
          <w:delText>사이의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선택합니다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단</w:delText>
        </w:r>
        <w:r w:rsidDel="00C13530">
          <w:rPr>
            <w:rFonts w:hint="eastAsia"/>
            <w:lang w:eastAsia="ko-KR"/>
          </w:rPr>
          <w:delText>, 0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제거하기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00221E">
      <w:pPr>
        <w:ind w:left="0"/>
        <w:rPr>
          <w:ins w:id="6008" w:author="이은정" w:date="2014-08-22T12:11:00Z"/>
          <w:del w:id="6009" w:author="박윤수" w:date="2014-08-23T00:15:00Z"/>
          <w:b/>
          <w:color w:val="4F6228" w:themeColor="accent3" w:themeShade="80"/>
          <w:lang w:eastAsia="ko-KR"/>
        </w:rPr>
        <w:pPrChange w:id="6010" w:author="박윤수" w:date="2014-08-23T00:18:00Z">
          <w:pPr>
            <w:spacing w:after="0"/>
            <w:ind w:left="0"/>
          </w:pPr>
        </w:pPrChange>
      </w:pPr>
      <w:ins w:id="6011" w:author="이은정" w:date="2014-08-22T12:11:00Z">
        <w:del w:id="6012" w:author="박윤수" w:date="2014-08-23T00:15:00Z">
          <w:r w:rsidDel="00C13530">
            <w:rPr>
              <w:b/>
              <w:color w:val="4F6228" w:themeColor="accent3" w:themeShade="80"/>
              <w:lang w:eastAsia="ko-KR"/>
            </w:rPr>
            <w:br w:type="page"/>
          </w:r>
        </w:del>
      </w:ins>
    </w:p>
    <w:p w:rsidR="00CF6B85" w:rsidRDefault="00F65882">
      <w:pPr>
        <w:rPr>
          <w:del w:id="6013" w:author="박윤수" w:date="2014-08-23T00:15:00Z"/>
          <w:b/>
          <w:color w:val="4F6228" w:themeColor="accent3" w:themeShade="80"/>
          <w:lang w:eastAsia="ko-KR"/>
        </w:rPr>
      </w:pPr>
      <w:del w:id="6014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015" w:author="이은정" w:date="2014-08-22T16:26:00Z">
        <w:del w:id="6016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F65882">
      <w:pPr>
        <w:rPr>
          <w:del w:id="6017" w:author="박윤수" w:date="2014-08-23T00:15:00Z"/>
          <w:lang w:eastAsia="ko-KR"/>
        </w:rPr>
      </w:pPr>
      <w:del w:id="6018" w:author="박윤수" w:date="2014-08-23T00:15:00Z">
        <w:r w:rsidRPr="00F65882" w:rsidDel="00C13530">
          <w:rPr>
            <w:lang w:eastAsia="ko-KR"/>
          </w:rPr>
          <w:delText>beepers1.wld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열고</w:delText>
        </w:r>
        <w:r w:rsidDel="00C13530">
          <w:rPr>
            <w:rFonts w:hint="eastAsia"/>
            <w:lang w:eastAsia="ko-KR"/>
          </w:rPr>
          <w:delText>, 1</w:delText>
        </w:r>
        <w:r w:rsidDel="00C13530">
          <w:rPr>
            <w:rFonts w:hint="eastAsia"/>
            <w:lang w:eastAsia="ko-KR"/>
          </w:rPr>
          <w:delText>에서</w:delText>
        </w:r>
        <w:r w:rsidDel="00C13530">
          <w:rPr>
            <w:rFonts w:hint="eastAsia"/>
            <w:lang w:eastAsia="ko-KR"/>
          </w:rPr>
          <w:delText xml:space="preserve"> 5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1</w:delText>
        </w:r>
        <w:r w:rsidDel="00C13530">
          <w:rPr>
            <w:rFonts w:hint="eastAsia"/>
            <w:lang w:eastAsia="ko-KR"/>
          </w:rPr>
          <w:delText>행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증가시키세요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RPr="00F65882" w:rsidDel="00C13530">
          <w:rPr>
            <w:lang w:eastAsia="ko-KR"/>
          </w:rPr>
          <w:delText>Beepers</w:delText>
        </w:r>
        <w:r w:rsidDel="00C13530">
          <w:rPr>
            <w:rFonts w:hint="eastAsia"/>
            <w:lang w:eastAsia="ko-KR"/>
          </w:rPr>
          <w:delText>2</w:delText>
        </w:r>
        <w:r w:rsidRPr="00F65882" w:rsidDel="00C13530">
          <w:rPr>
            <w:lang w:eastAsia="ko-KR"/>
          </w:rPr>
          <w:delText>.wld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이름으로</w:delText>
        </w:r>
      </w:del>
      <w:ins w:id="6019" w:author="이은정" w:date="2014-08-22T12:12:00Z">
        <w:del w:id="6020" w:author="박윤수" w:date="2014-08-23T00:15:00Z">
          <w:r w:rsidR="0000221E" w:rsidDel="00C13530">
            <w:rPr>
              <w:rFonts w:hint="eastAsia"/>
              <w:lang w:eastAsia="ko-KR"/>
            </w:rPr>
            <w:delText xml:space="preserve"> </w:delText>
          </w:r>
          <w:r w:rsidR="0000221E" w:rsidDel="00C13530">
            <w:rPr>
              <w:rFonts w:hint="eastAsia"/>
              <w:lang w:eastAsia="ko-KR"/>
            </w:rPr>
            <w:delText>월드</w:delText>
          </w:r>
        </w:del>
      </w:ins>
      <w:ins w:id="6021" w:author="이은정" w:date="2014-08-22T12:13:00Z">
        <w:del w:id="6022" w:author="박윤수" w:date="2014-08-23T00:15:00Z">
          <w:r w:rsidR="0000221E" w:rsidDel="00C13530">
            <w:rPr>
              <w:rFonts w:hint="eastAsia"/>
              <w:lang w:eastAsia="ko-KR"/>
            </w:rPr>
            <w:delText xml:space="preserve"> </w:delText>
          </w:r>
        </w:del>
      </w:ins>
      <w:ins w:id="6023" w:author="이은정" w:date="2014-08-22T12:12:00Z">
        <w:del w:id="6024" w:author="박윤수" w:date="2014-08-23T00:15:00Z">
          <w:r w:rsidR="0000221E" w:rsidDel="00C13530">
            <w:rPr>
              <w:rFonts w:hint="eastAsia"/>
              <w:lang w:eastAsia="ko-KR"/>
            </w:rPr>
            <w:delText>저장버튼</w:delText>
          </w:r>
          <w:r w:rsidR="0000221E" w:rsidDel="00C13530">
            <w:rPr>
              <w:rFonts w:hint="eastAsia"/>
              <w:lang w:eastAsia="ko-KR"/>
            </w:rPr>
            <w:delText>(</w:delText>
          </w:r>
        </w:del>
      </w:ins>
      <w:del w:id="602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noProof/>
            <w:lang w:val="en-US" w:eastAsia="ko-KR"/>
            <w:rPrChange w:id="60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49" name="그림 248" descr="btn_save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ave_world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027" w:author="이은정" w:date="2014-08-22T12:12:00Z">
        <w:del w:id="6028" w:author="박윤수" w:date="2014-08-23T00:15:00Z">
          <w:r w:rsidR="0000221E" w:rsidDel="00C13530">
            <w:rPr>
              <w:rFonts w:hint="eastAsia"/>
              <w:lang w:eastAsia="ko-KR"/>
            </w:rPr>
            <w:delText>)</w:delText>
          </w:r>
        </w:del>
      </w:ins>
      <w:del w:id="602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눌러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030" w:author="이은정" w:date="2014-08-22T10:40:00Z">
        <w:del w:id="603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03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주워서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6033" w:author="박윤수" w:date="2014-08-23T00:15:00Z"/>
          <w:lang w:eastAsia="ko-KR"/>
        </w:rPr>
      </w:pPr>
      <w:del w:id="6034" w:author="박윤수" w:date="2014-08-23T00:15:00Z">
        <w:r>
          <w:rPr>
            <w:noProof/>
            <w:lang w:val="en-US" w:eastAsia="ko-KR"/>
            <w:rPrChange w:id="603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5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6036" w:author="이은정" w:date="2014-08-22T12:13:00Z">
        <w:del w:id="6037" w:author="박윤수" w:date="2014-08-23T00:15:00Z">
          <w:r w:rsidR="0000221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038" w:author="박윤수" w:date="2014-08-23T00:15:00Z">
        <w:r w:rsidR="00F65882" w:rsidDel="00C13530">
          <w:rPr>
            <w:rFonts w:hint="eastAsia"/>
            <w:lang w:eastAsia="ko-KR"/>
          </w:rPr>
          <w:delText>왼쪽으로</w:delText>
        </w:r>
        <w:r w:rsidR="00F65882" w:rsidDel="00C13530">
          <w:rPr>
            <w:rFonts w:hint="eastAsia"/>
            <w:lang w:eastAsia="ko-KR"/>
          </w:rPr>
          <w:delText xml:space="preserve"> </w:delText>
        </w:r>
        <w:r w:rsidR="00F65882" w:rsidDel="00C13530">
          <w:rPr>
            <w:rFonts w:hint="eastAsia"/>
            <w:lang w:eastAsia="ko-KR"/>
          </w:rPr>
          <w:delText>돌기</w:delText>
        </w:r>
        <w:r w:rsidR="00F65882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603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5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040" w:author="이은정" w:date="2014-08-22T12:13:00Z">
        <w:del w:id="6041" w:author="박윤수" w:date="2014-08-23T00:15:00Z">
          <w:r w:rsidR="0000221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042" w:author="박윤수" w:date="2014-08-23T00:15:00Z">
        <w:r w:rsidR="00F65882" w:rsidDel="00C13530">
          <w:rPr>
            <w:rFonts w:hint="eastAsia"/>
            <w:lang w:eastAsia="ko-KR"/>
          </w:rPr>
          <w:delText xml:space="preserve">- </w:delText>
        </w:r>
        <w:r w:rsidR="00A36E9E" w:rsidDel="00C13530">
          <w:rPr>
            <w:rFonts w:hint="eastAsia"/>
            <w:lang w:eastAsia="ko-KR"/>
          </w:rPr>
          <w:delText>이놈의</w:delText>
        </w:r>
        <w:r w:rsidR="00A36E9E" w:rsidDel="00C13530">
          <w:rPr>
            <w:rFonts w:hint="eastAsia"/>
            <w:lang w:eastAsia="ko-KR"/>
          </w:rPr>
          <w:delText xml:space="preserve"> </w:delText>
        </w:r>
        <w:r w:rsidR="00A36E9E" w:rsidDel="00C13530">
          <w:rPr>
            <w:rFonts w:hint="eastAsia"/>
            <w:lang w:eastAsia="ko-KR"/>
          </w:rPr>
          <w:delText>버그</w:delText>
        </w:r>
        <w:r w:rsidR="00A36E9E" w:rsidDel="00C13530">
          <w:rPr>
            <w:rFonts w:hint="eastAsia"/>
            <w:lang w:eastAsia="ko-KR"/>
          </w:rPr>
          <w:delText>!</w:delText>
        </w:r>
        <w:r>
          <w:rPr>
            <w:noProof/>
            <w:lang w:val="en-US" w:eastAsia="ko-KR"/>
            <w:rPrChange w:id="604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5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2D5762">
      <w:pPr>
        <w:pStyle w:val="HiddenfromContents"/>
        <w:pageBreakBefore/>
        <w:rPr>
          <w:del w:id="6044" w:author="박윤수" w:date="2014-08-23T00:15:00Z"/>
          <w:lang w:eastAsia="ko-KR"/>
        </w:rPr>
      </w:pPr>
      <w:del w:id="6045" w:author="박윤수" w:date="2014-08-23T00:15:00Z">
        <w:r w:rsidDel="00C13530">
          <w:rPr>
            <w:rFonts w:hint="eastAsia"/>
            <w:lang w:eastAsia="ko-KR"/>
          </w:rPr>
          <w:delText>이놈의</w:delText>
        </w:r>
        <w:r w:rsidDel="00C13530">
          <w:rPr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</w:delText>
        </w:r>
        <w:r w:rsidDel="00C13530">
          <w:rPr>
            <w:lang w:eastAsia="ko-KR"/>
          </w:rPr>
          <w:delText>!</w:delText>
        </w:r>
        <w:r w:rsidR="00A36E9E"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rFonts w:asciiTheme="minorEastAsia" w:hAnsiTheme="minorEastAsia"/>
            <w:noProof/>
            <w:lang w:val="en-US" w:eastAsia="ko-KR"/>
            <w:rPrChange w:id="604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687629" cy="265110"/>
              <wp:effectExtent l="0" t="0" r="0" b="0"/>
              <wp:docPr id="253" name="그림 252" descr="b_shake.g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_shake.gif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8093" cy="2652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047" w:author="이은정" w:date="2014-08-22T12:14:00Z">
        <w:del w:id="6048" w:author="박윤수" w:date="2014-08-23T00:15:00Z">
          <w:r w:rsidR="00AF7365">
            <w:rPr>
              <w:noProof/>
              <w:lang w:val="en-US" w:eastAsia="ko-KR"/>
              <w:rPrChange w:id="6049">
                <w:rPr>
                  <w:noProof/>
                  <w:color w:val="0000FF"/>
                  <w:u w:val="single"/>
                  <w:lang w:val="en-US" w:eastAsia="ko-KR"/>
                </w:rPr>
              </w:rPrChange>
            </w:rPr>
            <w:drawing>
              <wp:inline distT="0" distB="0" distL="0" distR="0">
                <wp:extent cx="487631" cy="188002"/>
                <wp:effectExtent l="0" t="0" r="7669" b="0"/>
                <wp:docPr id="43" name="그림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_shake.gif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523" cy="186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:rsidR="00CF6B85" w:rsidRDefault="00C5463C">
      <w:pPr>
        <w:rPr>
          <w:del w:id="6050" w:author="박윤수" w:date="2014-08-23T00:15:00Z"/>
          <w:lang w:eastAsia="ko-KR"/>
        </w:rPr>
      </w:pPr>
      <w:del w:id="6051" w:author="박윤수" w:date="2014-08-23T00:15:00Z">
        <w:r w:rsidDel="00C13530">
          <w:rPr>
            <w:rFonts w:hint="eastAsia"/>
            <w:lang w:eastAsia="ko-KR"/>
          </w:rPr>
          <w:delText>누구도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얘기하는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좋아하지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않아요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그래서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매우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드리는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읽어만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20"/>
        </w:numPr>
        <w:ind w:leftChars="0"/>
        <w:rPr>
          <w:del w:id="6052" w:author="박윤수" w:date="2014-08-23T00:15:00Z"/>
          <w:b/>
          <w:color w:val="0070C0"/>
          <w:sz w:val="24"/>
          <w:lang w:eastAsia="ko-KR"/>
          <w:rPrChange w:id="6053" w:author="이은정" w:date="2014-08-22T16:35:00Z">
            <w:rPr>
              <w:del w:id="6054" w:author="박윤수" w:date="2014-08-23T00:15:00Z"/>
              <w:b/>
              <w:sz w:val="24"/>
              <w:lang w:eastAsia="ko-KR"/>
            </w:rPr>
          </w:rPrChange>
        </w:rPr>
      </w:pPr>
      <w:del w:id="6055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6056" w:author="이은정" w:date="2014-08-22T16:35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버그</w:delText>
        </w:r>
        <w:r w:rsidRPr="00E80AEF">
          <w:rPr>
            <w:b/>
            <w:color w:val="0070C0"/>
            <w:sz w:val="24"/>
            <w:lang w:eastAsia="ko-KR"/>
            <w:rPrChange w:id="6057" w:author="이은정" w:date="2014-08-22T16:35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(Bug)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058" w:author="이은정" w:date="2014-08-22T16:35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란</w:delText>
        </w:r>
        <w:r w:rsidRPr="00E80AEF">
          <w:rPr>
            <w:b/>
            <w:color w:val="0070C0"/>
            <w:sz w:val="24"/>
            <w:lang w:eastAsia="ko-KR"/>
            <w:rPrChange w:id="6059" w:author="이은정" w:date="2014-08-22T16:35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060" w:author="이은정" w:date="2014-08-22T16:35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무엇인가</w:delText>
        </w:r>
        <w:r w:rsidRPr="00E80AEF">
          <w:rPr>
            <w:b/>
            <w:color w:val="0070C0"/>
            <w:sz w:val="24"/>
            <w:lang w:eastAsia="ko-KR"/>
            <w:rPrChange w:id="6061" w:author="이은정" w:date="2014-08-22T16:35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?</w:delText>
        </w:r>
      </w:del>
    </w:p>
    <w:p w:rsidR="00CF6B85" w:rsidRDefault="00C5463C">
      <w:pPr>
        <w:rPr>
          <w:del w:id="6062" w:author="박윤수" w:date="2014-08-23T00:15:00Z"/>
          <w:lang w:eastAsia="ko-KR"/>
        </w:rPr>
      </w:pPr>
      <w:del w:id="6063" w:author="박윤수" w:date="2014-08-23T00:15:00Z"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용어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</w:delText>
        </w:r>
        <w:r w:rsidDel="00C13530">
          <w:rPr>
            <w:rFonts w:hint="eastAsia"/>
            <w:lang w:eastAsia="ko-KR"/>
          </w:rPr>
          <w:delText>(Bug)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어원은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하버드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대학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마크</w:delText>
        </w:r>
        <w:r w:rsidDel="00C13530">
          <w:rPr>
            <w:rFonts w:hint="eastAsia"/>
            <w:lang w:eastAsia="ko-KR"/>
          </w:rPr>
          <w:delText xml:space="preserve"> II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내부에서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나방이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발견된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기원하는데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분명히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나방이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컴퓨터가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멈추게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원인을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제공했습니다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프로그래밍의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컴파일러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언어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개념을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발명한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저명한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과학자이자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수학자이며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장교인</w:delText>
        </w:r>
        <w:r w:rsidDel="00C13530">
          <w:rPr>
            <w:rFonts w:hint="eastAsia"/>
            <w:lang w:eastAsia="ko-KR"/>
          </w:rPr>
          <w:delText xml:space="preserve"> Grace Murray Hopper 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이끄는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팀에서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발견되었습니다</w:delText>
        </w:r>
        <w:r w:rsidDel="00C13530">
          <w:rPr>
            <w:rFonts w:hint="eastAsia"/>
            <w:lang w:eastAsia="ko-KR"/>
          </w:rPr>
          <w:delText xml:space="preserve">. Grace Hopper </w:delText>
        </w:r>
        <w:r w:rsidDel="00C13530">
          <w:rPr>
            <w:rFonts w:hint="eastAsia"/>
            <w:lang w:eastAsia="ko-KR"/>
          </w:rPr>
          <w:delText>박사는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종국에는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해국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소장까지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진급했습니다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5463C">
      <w:pPr>
        <w:rPr>
          <w:del w:id="6064" w:author="박윤수" w:date="2014-08-23T00:15:00Z"/>
          <w:lang w:eastAsia="ko-KR"/>
        </w:rPr>
      </w:pPr>
      <w:del w:id="6065" w:author="박윤수" w:date="2014-08-23T00:15:00Z"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나방</w:delText>
        </w:r>
        <w:r w:rsidDel="00C13530">
          <w:rPr>
            <w:rFonts w:hint="eastAsia"/>
            <w:lang w:eastAsia="ko-KR"/>
          </w:rPr>
          <w:delText>(Moth)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하퍼의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기록지에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테이프되어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보관되었다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흥미롭게도</w:delText>
        </w:r>
        <w:r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기록지에는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다음과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같은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메모가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적혀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lang w:eastAsia="ko-KR"/>
          </w:rPr>
          <w:delText>“</w:delText>
        </w:r>
        <w:r w:rsidR="00450BC7" w:rsidDel="00C13530">
          <w:rPr>
            <w:rFonts w:hint="eastAsia"/>
            <w:lang w:eastAsia="ko-KR"/>
          </w:rPr>
          <w:delText>버그가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발견된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첫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실제</w:delText>
        </w:r>
        <w:r w:rsidR="00450BC7" w:rsidDel="00C13530">
          <w:rPr>
            <w:rFonts w:hint="eastAsia"/>
            <w:lang w:eastAsia="ko-KR"/>
          </w:rPr>
          <w:delText xml:space="preserve"> </w:delText>
        </w:r>
        <w:r w:rsidR="00450BC7" w:rsidDel="00C13530">
          <w:rPr>
            <w:rFonts w:hint="eastAsia"/>
            <w:lang w:eastAsia="ko-KR"/>
          </w:rPr>
          <w:delText>사례</w:delText>
        </w:r>
        <w:r w:rsidR="00450BC7" w:rsidDel="00C13530">
          <w:rPr>
            <w:rFonts w:hint="eastAsia"/>
            <w:lang w:eastAsia="ko-KR"/>
          </w:rPr>
          <w:delText>(</w:delText>
        </w:r>
        <w:r w:rsidR="00450BC7" w:rsidRPr="00450BC7" w:rsidDel="00C13530">
          <w:rPr>
            <w:lang w:eastAsia="ko-KR"/>
          </w:rPr>
          <w:delText>First actual case of bug being found.</w:delText>
        </w:r>
        <w:r w:rsidR="00450BC7" w:rsidDel="00C13530">
          <w:rPr>
            <w:rFonts w:hint="eastAsia"/>
            <w:lang w:eastAsia="ko-KR"/>
          </w:rPr>
          <w:delText>)</w:delText>
        </w:r>
        <w:r w:rsidR="00450BC7" w:rsidDel="00C13530">
          <w:rPr>
            <w:lang w:eastAsia="ko-KR"/>
          </w:rPr>
          <w:delText>”</w:delText>
        </w:r>
      </w:del>
    </w:p>
    <w:p w:rsidR="00CF6B85" w:rsidRDefault="00AF7365">
      <w:pPr>
        <w:rPr>
          <w:del w:id="6066" w:author="박윤수" w:date="2014-08-23T00:15:00Z"/>
          <w:lang w:eastAsia="ko-KR"/>
        </w:rPr>
      </w:pPr>
      <w:del w:id="6067" w:author="박윤수" w:date="2014-08-23T00:15:00Z">
        <w:r>
          <w:rPr>
            <w:noProof/>
            <w:lang w:val="en-US" w:eastAsia="ko-KR"/>
            <w:rPrChange w:id="606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924425" cy="1942786"/>
              <wp:effectExtent l="19050" t="0" r="0" b="0"/>
              <wp:docPr id="254" name="그림 253" descr="first_bug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irst_bug.jp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3846" cy="19425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50BC7">
      <w:pPr>
        <w:rPr>
          <w:del w:id="6069" w:author="박윤수" w:date="2014-08-23T00:15:00Z"/>
          <w:lang w:eastAsia="ko-KR"/>
        </w:rPr>
      </w:pPr>
      <w:del w:id="6070" w:author="박윤수" w:date="2014-08-23T00:15:00Z">
        <w:r w:rsidDel="00C13530">
          <w:rPr>
            <w:rFonts w:hint="eastAsia"/>
            <w:lang w:eastAsia="ko-KR"/>
          </w:rPr>
          <w:delText>사실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기술적인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맥락에서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옥스퍼드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영어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사전에는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토마스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에디슨에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기인한다고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적혀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옥스퍼드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영어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따르면</w:delText>
        </w:r>
        <w:r w:rsidDel="00C13530">
          <w:rPr>
            <w:rFonts w:hint="eastAsia"/>
            <w:lang w:eastAsia="ko-KR"/>
          </w:rPr>
          <w:delText>, 1889</w:delText>
        </w:r>
        <w:r w:rsidDel="00C13530">
          <w:rPr>
            <w:rFonts w:hint="eastAsia"/>
            <w:lang w:eastAsia="ko-KR"/>
          </w:rPr>
          <w:delText>년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월</w:delText>
        </w:r>
        <w:r w:rsidDel="00C13530">
          <w:rPr>
            <w:rFonts w:hint="eastAsia"/>
            <w:lang w:eastAsia="ko-KR"/>
          </w:rPr>
          <w:delText xml:space="preserve"> 11</w:delText>
        </w:r>
        <w:r w:rsidDel="00C13530">
          <w:rPr>
            <w:rFonts w:hint="eastAsia"/>
            <w:lang w:eastAsia="ko-KR"/>
          </w:rPr>
          <w:delText>일</w:delText>
        </w:r>
        <w:r w:rsidDel="00C13530">
          <w:rPr>
            <w:rFonts w:hint="eastAsia"/>
            <w:lang w:eastAsia="ko-KR"/>
          </w:rPr>
          <w:delText xml:space="preserve"> Pall Mall Gazette </w:delText>
        </w:r>
        <w:r w:rsidDel="00C13530">
          <w:rPr>
            <w:rFonts w:hint="eastAsia"/>
            <w:lang w:eastAsia="ko-KR"/>
          </w:rPr>
          <w:delText>판에는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텍스트가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적혀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</w:del>
    </w:p>
    <w:p w:rsidR="00CF6B85" w:rsidRDefault="00450BC7">
      <w:pPr>
        <w:rPr>
          <w:del w:id="6071" w:author="박윤수" w:date="2014-08-23T00:15:00Z"/>
          <w:lang w:eastAsia="ko-KR"/>
        </w:rPr>
      </w:pPr>
      <w:del w:id="6072" w:author="박윤수" w:date="2014-08-23T00:15:00Z"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듣기로는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에디슨씨가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측음기에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버그</w:delText>
        </w:r>
        <w:r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발견되어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밤을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샜습니다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버그는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풀기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어려운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표현으로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가상의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벌레가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은밀하게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들어가서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일으키는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  <w:r w:rsidDel="00C13530">
          <w:rPr>
            <w:lang w:eastAsia="ko-KR"/>
          </w:rPr>
          <w:delText>”</w:delText>
        </w:r>
      </w:del>
    </w:p>
    <w:p w:rsidR="00CF6B85" w:rsidRDefault="00450BC7">
      <w:pPr>
        <w:rPr>
          <w:del w:id="6073" w:author="박윤수" w:date="2014-08-23T00:15:00Z"/>
          <w:lang w:eastAsia="ko-KR"/>
        </w:rPr>
      </w:pPr>
      <w:del w:id="6074" w:author="박윤수" w:date="2014-08-23T00:15:00Z">
        <w:r w:rsidDel="00C13530">
          <w:rPr>
            <w:rFonts w:hint="eastAsia"/>
            <w:lang w:eastAsia="ko-KR"/>
          </w:rPr>
          <w:delText>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버그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실제로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벌레일지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모르지만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사실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가상으로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불행하게도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3526C4" w:rsidDel="00C13530">
          <w:rPr>
            <w:rFonts w:hint="eastAsia"/>
            <w:lang w:eastAsia="ko-KR"/>
          </w:rPr>
          <w:delText>가상이지는</w:delText>
        </w:r>
        <w:r w:rsidR="003526C4" w:rsidDel="00C13530">
          <w:rPr>
            <w:rFonts w:hint="eastAsia"/>
            <w:lang w:eastAsia="ko-KR"/>
          </w:rPr>
          <w:delText xml:space="preserve"> </w:delText>
        </w:r>
        <w:r w:rsidR="003526C4" w:rsidDel="00C13530">
          <w:rPr>
            <w:rFonts w:hint="eastAsia"/>
            <w:lang w:eastAsia="ko-KR"/>
          </w:rPr>
          <w:delText>않습니다</w:delText>
        </w:r>
        <w:r w:rsidR="003526C4"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20"/>
        </w:numPr>
        <w:ind w:leftChars="0"/>
        <w:rPr>
          <w:del w:id="6075" w:author="박윤수" w:date="2014-08-23T00:15:00Z"/>
          <w:b/>
          <w:color w:val="0070C0"/>
          <w:sz w:val="24"/>
          <w:lang w:eastAsia="ko-KR"/>
          <w:rPrChange w:id="6076" w:author="이은정" w:date="2014-08-22T16:36:00Z">
            <w:rPr>
              <w:del w:id="6077" w:author="박윤수" w:date="2014-08-23T00:15:00Z"/>
              <w:b/>
              <w:sz w:val="24"/>
              <w:lang w:eastAsia="ko-KR"/>
            </w:rPr>
          </w:rPrChange>
        </w:rPr>
      </w:pPr>
      <w:del w:id="6078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6079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버그</w:delText>
        </w:r>
        <w:r w:rsidRPr="00E80AEF">
          <w:rPr>
            <w:b/>
            <w:color w:val="0070C0"/>
            <w:sz w:val="24"/>
            <w:lang w:eastAsia="ko-KR"/>
            <w:rPrChange w:id="6080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081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다루기</w:delText>
        </w:r>
      </w:del>
    </w:p>
    <w:p w:rsidR="00CF6B85" w:rsidRDefault="00C1027D">
      <w:pPr>
        <w:rPr>
          <w:del w:id="6082" w:author="박윤수" w:date="2014-08-23T00:15:00Z"/>
          <w:lang w:eastAsia="ko-KR"/>
        </w:rPr>
      </w:pPr>
      <w:del w:id="6083" w:author="박윤수" w:date="2014-08-23T00:15:00Z"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전문용어인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예기치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오류입니다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사람이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그렇듯이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조만간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좋은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프로그래머는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제거하고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예기치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작동한다는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알자마자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1027D">
      <w:pPr>
        <w:rPr>
          <w:del w:id="6084" w:author="박윤수" w:date="2014-08-23T00:15:00Z"/>
          <w:lang w:eastAsia="ko-KR"/>
        </w:rPr>
      </w:pPr>
      <w:del w:id="6085" w:author="박윤수" w:date="2014-08-23T00:15:00Z">
        <w:r w:rsidDel="00C13530">
          <w:rPr>
            <w:rFonts w:hint="eastAsia"/>
            <w:lang w:eastAsia="ko-KR"/>
          </w:rPr>
          <w:delText>RUR-PLE</w:delText>
        </w:r>
      </w:del>
      <w:ins w:id="6086" w:author="이은정" w:date="2014-08-22T10:11:00Z">
        <w:del w:id="6087" w:author="박윤수" w:date="2014-08-23T00:15:00Z">
          <w:r w:rsidR="00E3226E" w:rsidDel="00C13530">
            <w:rPr>
              <w:rFonts w:hint="eastAsia"/>
              <w:lang w:eastAsia="ko-KR"/>
            </w:rPr>
            <w:delText>러플</w:delText>
          </w:r>
          <w:r w:rsidR="00E3226E" w:rsidDel="00C13530">
            <w:rPr>
              <w:rFonts w:hint="eastAsia"/>
              <w:lang w:eastAsia="ko-KR"/>
            </w:rPr>
            <w:delText>(RUR-PLE)</w:delText>
          </w:r>
        </w:del>
      </w:ins>
      <w:del w:id="6088" w:author="박윤수" w:date="2014-08-23T00:15:00Z"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찾도록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설계되었습니다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1027D">
      <w:pPr>
        <w:pStyle w:val="affc"/>
        <w:numPr>
          <w:ilvl w:val="0"/>
          <w:numId w:val="21"/>
        </w:numPr>
        <w:ind w:leftChars="0"/>
        <w:rPr>
          <w:del w:id="6089" w:author="박윤수" w:date="2014-08-23T00:15:00Z"/>
          <w:lang w:eastAsia="ko-KR"/>
        </w:rPr>
      </w:pPr>
      <w:del w:id="6090" w:author="박윤수" w:date="2014-08-23T00:15:00Z">
        <w:r w:rsidDel="00C13530">
          <w:rPr>
            <w:rFonts w:hint="eastAsia"/>
            <w:lang w:eastAsia="ko-KR"/>
          </w:rPr>
          <w:delText>로봇의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누출되어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흔적을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남기는데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로봇에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추적하여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pStyle w:val="affc"/>
        <w:ind w:leftChars="0" w:left="927"/>
        <w:jc w:val="center"/>
        <w:rPr>
          <w:del w:id="6091" w:author="박윤수" w:date="2014-08-23T00:15:00Z"/>
          <w:lang w:eastAsia="ko-KR"/>
        </w:rPr>
      </w:pPr>
      <w:del w:id="6092" w:author="박윤수" w:date="2014-08-23T00:15:00Z">
        <w:r>
          <w:rPr>
            <w:noProof/>
            <w:lang w:val="en-US" w:eastAsia="ko-KR"/>
            <w:rPrChange w:id="609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09675" cy="1009650"/>
              <wp:effectExtent l="19050" t="0" r="9525" b="0"/>
              <wp:docPr id="255" name="그림 254" descr="turn_left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urn_left_end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9675" cy="1009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1027D">
      <w:pPr>
        <w:pStyle w:val="affc"/>
        <w:numPr>
          <w:ilvl w:val="0"/>
          <w:numId w:val="21"/>
        </w:numPr>
        <w:ind w:leftChars="0"/>
        <w:rPr>
          <w:del w:id="6094" w:author="박윤수" w:date="2014-08-23T00:15:00Z"/>
          <w:lang w:eastAsia="ko-KR"/>
        </w:rPr>
      </w:pPr>
      <w:del w:id="6095" w:author="박윤수" w:date="2014-08-23T00:15:00Z"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</w:delText>
        </w:r>
        <w:r w:rsidDel="00C13530">
          <w:rPr>
            <w:rFonts w:hint="eastAsia"/>
            <w:lang w:eastAsia="ko-KR"/>
          </w:rPr>
          <w:delText xml:space="preserve"> (</w:delText>
        </w:r>
        <w:r w:rsidDel="00C13530">
          <w:rPr>
            <w:rFonts w:hint="eastAsia"/>
            <w:lang w:eastAsia="ko-KR"/>
          </w:rPr>
          <w:delText>예로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C5453C"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pick_beeper()</w:delText>
        </w:r>
        <w:r w:rsidR="00C5453C"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처럼</w:delText>
        </w:r>
        <w:r w:rsidDel="00C13530">
          <w:rPr>
            <w:rFonts w:hint="eastAsia"/>
            <w:lang w:eastAsia="ko-KR"/>
          </w:rPr>
          <w:delText xml:space="preserve">) 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로봇에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윈도우에서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눈에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띄게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pStyle w:val="affc"/>
        <w:ind w:left="880"/>
        <w:jc w:val="center"/>
        <w:rPr>
          <w:del w:id="6096" w:author="박윤수" w:date="2014-08-23T00:15:00Z"/>
          <w:lang w:eastAsia="ko-KR"/>
        </w:rPr>
      </w:pPr>
      <w:del w:id="6097" w:author="박윤수" w:date="2014-08-23T00:15:00Z">
        <w:r>
          <w:rPr>
            <w:noProof/>
            <w:lang w:val="en-US" w:eastAsia="ko-KR"/>
            <w:rPrChange w:id="60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28800" cy="704850"/>
              <wp:effectExtent l="19050" t="0" r="0" b="0"/>
              <wp:docPr id="96" name="그림 95" descr="highligh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ighlight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0" cy="704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1027D">
      <w:pPr>
        <w:pStyle w:val="affc"/>
        <w:numPr>
          <w:ilvl w:val="0"/>
          <w:numId w:val="21"/>
        </w:numPr>
        <w:ind w:leftChars="0"/>
        <w:rPr>
          <w:del w:id="6099" w:author="박윤수" w:date="2014-08-23T00:15:00Z"/>
          <w:lang w:eastAsia="ko-KR"/>
        </w:rPr>
      </w:pPr>
      <w:del w:id="6100" w:author="박윤수" w:date="2014-08-23T00:15:00Z"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정지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</w:delText>
        </w:r>
        <w:r w:rsidR="00C5453C" w:rsidDel="00C13530">
          <w:rPr>
            <w:rFonts w:hint="eastAsia"/>
            <w:lang w:eastAsia="ko-KR"/>
          </w:rPr>
          <w:delText>(</w:delText>
        </w:r>
        <w:r w:rsidR="00AF7365">
          <w:rPr>
            <w:noProof/>
            <w:lang w:val="en-US" w:eastAsia="ko-KR"/>
            <w:rPrChange w:id="61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97" name="그림 96" descr="btn_pau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pause.png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5453C"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정지시킬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</w:del>
      <w:ins w:id="6102" w:author="이은정" w:date="2014-08-22T12:16:00Z">
        <w:del w:id="6103" w:author="박윤수" w:date="2014-08-23T00:15:00Z">
          <w:r w:rsidR="001A7D90" w:rsidDel="00C13530">
            <w:rPr>
              <w:rFonts w:hint="eastAsia"/>
              <w:lang w:eastAsia="ko-KR"/>
            </w:rPr>
            <w:delText>정지점</w:delText>
          </w:r>
          <w:r w:rsidR="001A7D90" w:rsidDel="00C13530">
            <w:rPr>
              <w:rFonts w:hint="eastAsia"/>
              <w:lang w:eastAsia="ko-KR"/>
            </w:rPr>
            <w:delText>(</w:delText>
          </w:r>
        </w:del>
      </w:ins>
      <w:del w:id="6104" w:author="박윤수" w:date="2014-08-23T00:15:00Z">
        <w:r w:rsidDel="00C13530">
          <w:rPr>
            <w:rFonts w:hint="eastAsia"/>
            <w:lang w:eastAsia="ko-KR"/>
          </w:rPr>
          <w:delText>breakpoint</w:delText>
        </w:r>
      </w:del>
      <w:ins w:id="6105" w:author="이은정" w:date="2014-08-22T12:16:00Z">
        <w:del w:id="6106" w:author="박윤수" w:date="2014-08-23T00:15:00Z">
          <w:r w:rsidR="001A7D90" w:rsidDel="00C13530">
            <w:rPr>
              <w:rFonts w:hint="eastAsia"/>
              <w:lang w:eastAsia="ko-KR"/>
            </w:rPr>
            <w:delText>)</w:delText>
          </w:r>
        </w:del>
      </w:ins>
      <w:del w:id="6107" w:author="박윤수" w:date="2014-08-23T00:15:00Z"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설정하는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유사합니다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6756B2">
      <w:pPr>
        <w:pStyle w:val="affc"/>
        <w:numPr>
          <w:ilvl w:val="0"/>
          <w:numId w:val="21"/>
        </w:numPr>
        <w:ind w:leftChars="0"/>
        <w:rPr>
          <w:del w:id="6108" w:author="박윤수" w:date="2014-08-23T00:15:00Z"/>
          <w:lang w:eastAsia="ko-KR"/>
        </w:rPr>
      </w:pPr>
      <w:ins w:id="6109" w:author="이은정" w:date="2014-08-22T12:24:00Z">
        <w:del w:id="6110" w:author="박윤수" w:date="2014-08-23T00:15:00Z">
          <w:r w:rsidDel="00C13530">
            <w:rPr>
              <w:rFonts w:hint="eastAsia"/>
              <w:lang w:eastAsia="ko-KR"/>
            </w:rPr>
            <w:delText>명령실행</w:delText>
          </w:r>
          <w:r w:rsidDel="00C13530">
            <w:rPr>
              <w:rFonts w:hint="eastAsia"/>
              <w:lang w:eastAsia="ko-KR"/>
            </w:rPr>
            <w:delText xml:space="preserve"> </w:delText>
          </w:r>
          <w:r w:rsidDel="00C13530">
            <w:rPr>
              <w:rFonts w:hint="eastAsia"/>
              <w:lang w:eastAsia="ko-KR"/>
            </w:rPr>
            <w:delText>그리고</w:delText>
          </w:r>
          <w:r w:rsidDel="00C13530">
            <w:rPr>
              <w:rFonts w:hint="eastAsia"/>
              <w:lang w:eastAsia="ko-KR"/>
            </w:rPr>
            <w:delText xml:space="preserve"> </w:delText>
          </w:r>
          <w:r w:rsidDel="00C13530">
            <w:rPr>
              <w:rFonts w:hint="eastAsia"/>
              <w:lang w:eastAsia="ko-KR"/>
            </w:rPr>
            <w:delText>멈추거나</w:delText>
          </w:r>
          <w:r w:rsidDel="00C13530">
            <w:rPr>
              <w:rFonts w:hint="eastAsia"/>
              <w:lang w:eastAsia="ko-KR"/>
            </w:rPr>
            <w:delText xml:space="preserve"> </w:delText>
          </w:r>
          <w:r w:rsidDel="00C13530">
            <w:rPr>
              <w:rFonts w:hint="eastAsia"/>
              <w:lang w:eastAsia="ko-KR"/>
            </w:rPr>
            <w:delText>단계별로</w:delText>
          </w:r>
          <w:r w:rsidDel="00C13530">
            <w:rPr>
              <w:rFonts w:hint="eastAsia"/>
              <w:lang w:eastAsia="ko-KR"/>
            </w:rPr>
            <w:delText xml:space="preserve"> </w:delText>
          </w:r>
          <w:r w:rsidDel="00C13530">
            <w:rPr>
              <w:rFonts w:hint="eastAsia"/>
              <w:lang w:eastAsia="ko-KR"/>
            </w:rPr>
            <w:delText>실행버튼</w:delText>
          </w:r>
        </w:del>
      </w:ins>
      <w:ins w:id="6111" w:author="이은정" w:date="2014-08-22T12:23:00Z">
        <w:del w:id="6112" w:author="박윤수" w:date="2014-08-23T00:15:00Z">
          <w:r w:rsidR="001A7D90" w:rsidDel="00C13530">
            <w:rPr>
              <w:rFonts w:hint="eastAsia"/>
              <w:lang w:eastAsia="ko-KR"/>
            </w:rPr>
            <w:delText>(</w:delText>
          </w:r>
        </w:del>
      </w:ins>
      <w:del w:id="6113" w:author="박윤수" w:date="2014-08-23T00:15:00Z">
        <w:r w:rsidR="00AF7365">
          <w:rPr>
            <w:noProof/>
            <w:lang w:val="en-US" w:eastAsia="ko-KR"/>
            <w:rPrChange w:id="61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98" name="그림 97" descr="btn_ste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tep.png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115" w:author="이은정" w:date="2014-08-22T12:23:00Z">
        <w:del w:id="6116" w:author="박윤수" w:date="2014-08-23T00:15:00Z">
          <w:r w:rsidR="001A7D90" w:rsidDel="00C13530">
            <w:rPr>
              <w:rFonts w:hint="eastAsia"/>
              <w:lang w:val="en-US" w:eastAsia="ko-KR"/>
            </w:rPr>
            <w:delText>)</w:delText>
          </w:r>
        </w:del>
      </w:ins>
      <w:del w:id="6117" w:author="박윤수" w:date="2014-08-23T00:15:00Z"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버튼을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클릭하여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명령어를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하나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실행하고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멈추고</w:delText>
        </w:r>
        <w:r w:rsidR="00114165" w:rsidDel="00C13530">
          <w:rPr>
            <w:rFonts w:hint="eastAsia"/>
            <w:lang w:eastAsia="ko-KR"/>
          </w:rPr>
          <w:delText>(Step Through)</w:delText>
        </w:r>
        <w:r w:rsidR="00114165" w:rsidDel="00C13530">
          <w:rPr>
            <w:rFonts w:hint="eastAsia"/>
            <w:lang w:eastAsia="ko-KR"/>
          </w:rPr>
          <w:delText>를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통해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한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스텝씩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프로그램을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수행할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수</w:delText>
        </w:r>
        <w:r w:rsidR="00114165" w:rsidDel="00C13530">
          <w:rPr>
            <w:rFonts w:hint="eastAsia"/>
            <w:lang w:eastAsia="ko-KR"/>
          </w:rPr>
          <w:delText xml:space="preserve"> </w:delText>
        </w:r>
        <w:r w:rsidR="00114165" w:rsidDel="00C13530">
          <w:rPr>
            <w:rFonts w:hint="eastAsia"/>
            <w:lang w:eastAsia="ko-KR"/>
          </w:rPr>
          <w:delText>있습니다</w:delText>
        </w:r>
        <w:r w:rsidR="00114165" w:rsidDel="00C13530">
          <w:rPr>
            <w:rFonts w:hint="eastAsia"/>
            <w:lang w:eastAsia="ko-KR"/>
          </w:rPr>
          <w:delText>.</w:delText>
        </w:r>
      </w:del>
    </w:p>
    <w:p w:rsidR="00CF6B85" w:rsidRDefault="00114165">
      <w:pPr>
        <w:pStyle w:val="affc"/>
        <w:numPr>
          <w:ilvl w:val="0"/>
          <w:numId w:val="21"/>
        </w:numPr>
        <w:ind w:leftChars="0"/>
        <w:rPr>
          <w:del w:id="6118" w:author="박윤수" w:date="2014-08-23T00:15:00Z"/>
          <w:lang w:eastAsia="ko-KR"/>
        </w:rPr>
      </w:pPr>
      <w:del w:id="6119" w:author="박윤수" w:date="2014-08-23T00:15:00Z">
        <w:r w:rsidDel="00C13530">
          <w:rPr>
            <w:rFonts w:hint="eastAsia"/>
            <w:lang w:eastAsia="ko-KR"/>
          </w:rPr>
          <w:delText>오래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스피드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</w:delText>
        </w:r>
        <w:r w:rsidR="00C5453C" w:rsidDel="00C13530">
          <w:rPr>
            <w:rFonts w:hint="eastAsia"/>
            <w:lang w:eastAsia="ko-KR"/>
          </w:rPr>
          <w:delText>(</w:delText>
        </w:r>
        <w:r w:rsidR="00AF7365">
          <w:rPr>
            <w:noProof/>
            <w:lang w:val="en-US" w:eastAsia="ko-KR"/>
            <w:rPrChange w:id="61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99" name="그림 98" descr="btn_spe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peed.png"/>
                      <pic:cNvPicPr/>
                    </pic:nvPicPr>
                    <pic:blipFill>
                      <a:blip r:embed="rId6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5453C"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빨리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실행시킬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</w:delText>
        </w:r>
        <w:r w:rsidR="00C5453C" w:rsidDel="00C13530">
          <w:rPr>
            <w:rFonts w:hint="eastAsia"/>
            <w:lang w:eastAsia="ko-KR"/>
          </w:rPr>
          <w:delText>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빨리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예기치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못한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행동을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부문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버그</w:delText>
        </w:r>
        <w:r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에서는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잠시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멈추고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한번에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통해서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자세히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들여다</w:delText>
        </w:r>
        <w:r w:rsidDel="00C13530">
          <w:rPr>
            <w:rFonts w:hint="eastAsia"/>
            <w:lang w:eastAsia="ko-KR"/>
          </w:rPr>
          <w:delText xml:space="preserve"> </w:delText>
        </w:r>
        <w:r w:rsidR="00736676" w:rsidDel="00C13530">
          <w:rPr>
            <w:rFonts w:hint="eastAsia"/>
            <w:lang w:eastAsia="ko-KR"/>
          </w:rPr>
          <w:delText>봅니다</w:delText>
        </w:r>
        <w:r w:rsidR="00736676" w:rsidDel="00C13530">
          <w:rPr>
            <w:rFonts w:hint="eastAsia"/>
            <w:lang w:eastAsia="ko-KR"/>
          </w:rPr>
          <w:delText>.</w:delText>
        </w:r>
      </w:del>
    </w:p>
    <w:p w:rsidR="00CF6B85" w:rsidRDefault="00114165">
      <w:pPr>
        <w:pStyle w:val="affc"/>
        <w:numPr>
          <w:ilvl w:val="0"/>
          <w:numId w:val="21"/>
        </w:numPr>
        <w:ind w:leftChars="0"/>
        <w:rPr>
          <w:del w:id="6121" w:author="박윤수" w:date="2014-08-23T00:15:00Z"/>
          <w:lang w:eastAsia="ko-KR"/>
        </w:rPr>
      </w:pPr>
      <w:del w:id="6122" w:author="박윤수" w:date="2014-08-23T00:15:00Z"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끝까지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멈추고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싶다면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빨간색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</w:delText>
        </w:r>
      </w:del>
      <w:ins w:id="6123" w:author="이은정" w:date="2014-08-22T13:18:00Z">
        <w:del w:id="6124" w:author="박윤수" w:date="2014-08-23T00:15:00Z">
          <w:r w:rsidR="00D0143E" w:rsidDel="00C13530">
            <w:rPr>
              <w:rFonts w:hint="eastAsia"/>
              <w:lang w:eastAsia="ko-KR"/>
            </w:rPr>
            <w:delText>(</w:delText>
          </w:r>
        </w:del>
      </w:ins>
      <w:del w:id="6125" w:author="박윤수" w:date="2014-08-23T00:15:00Z">
        <w:r w:rsidR="00AF7365">
          <w:rPr>
            <w:noProof/>
            <w:lang w:val="en-US" w:eastAsia="ko-KR"/>
            <w:rPrChange w:id="61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19455" cy="197511"/>
              <wp:effectExtent l="0" t="0" r="0" b="0"/>
              <wp:docPr id="100" name="그림 99" descr="btn_sto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stop.png"/>
                      <pic:cNvPicPr/>
                    </pic:nvPicPr>
                    <pic:blipFill rotWithShape="1">
                      <a:blip r:embed="rId66"/>
                      <a:srcRect l="-4977" t="-4979" r="-4979" b="6018"/>
                      <a:stretch/>
                    </pic:blipFill>
                    <pic:spPr bwMode="auto">
                      <a:xfrm>
                        <a:off x="0" y="0"/>
                        <a:ext cx="217713" cy="1959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6127" w:author="이은정" w:date="2014-08-22T13:18:00Z">
        <w:del w:id="6128" w:author="박윤수" w:date="2014-08-23T00:15:00Z">
          <w:r w:rsidR="00D0143E" w:rsidDel="00C13530">
            <w:rPr>
              <w:rFonts w:hint="eastAsia"/>
              <w:lang w:eastAsia="ko-KR"/>
            </w:rPr>
            <w:delText>)</w:delText>
          </w:r>
        </w:del>
      </w:ins>
      <w:del w:id="612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정지</w:delText>
        </w:r>
        <w:r w:rsidR="00736676" w:rsidDel="00C13530">
          <w:rPr>
            <w:rFonts w:hint="eastAsia"/>
            <w:lang w:eastAsia="ko-KR"/>
          </w:rPr>
          <w:delText>시킵니다</w:delText>
        </w:r>
        <w:r w:rsidR="00736676" w:rsidDel="00C13530">
          <w:rPr>
            <w:rFonts w:hint="eastAsia"/>
            <w:lang w:eastAsia="ko-KR"/>
          </w:rPr>
          <w:delText>.</w:delText>
        </w:r>
      </w:del>
    </w:p>
    <w:p w:rsidR="00CF6B85" w:rsidRDefault="00114165">
      <w:pPr>
        <w:pStyle w:val="affc"/>
        <w:numPr>
          <w:ilvl w:val="0"/>
          <w:numId w:val="21"/>
        </w:numPr>
        <w:ind w:leftChars="0"/>
        <w:rPr>
          <w:del w:id="6130" w:author="박윤수" w:date="2014-08-23T00:15:00Z"/>
          <w:lang w:eastAsia="ko-KR"/>
        </w:rPr>
      </w:pPr>
      <w:del w:id="6131" w:author="박윤수" w:date="2014-08-23T00:15:00Z">
        <w:r w:rsidDel="00C13530">
          <w:rPr>
            <w:rFonts w:hint="eastAsia"/>
            <w:lang w:eastAsia="ko-KR"/>
          </w:rPr>
          <w:delText>화면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상태표시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막대가</w:delText>
        </w:r>
        <w:r w:rsidDel="00C13530">
          <w:rPr>
            <w:rFonts w:hint="eastAsia"/>
            <w:lang w:eastAsia="ko-KR"/>
          </w:rPr>
          <w:delText xml:space="preserve"> 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1) </w:delText>
        </w:r>
        <w:r w:rsidDel="00C13530">
          <w:rPr>
            <w:rFonts w:hint="eastAsia"/>
            <w:lang w:eastAsia="ko-KR"/>
          </w:rPr>
          <w:delText>어느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로드돼어</w:delText>
        </w:r>
        <w:r w:rsidDel="00C13530">
          <w:rPr>
            <w:rFonts w:hint="eastAsia"/>
            <w:lang w:eastAsia="ko-KR"/>
          </w:rPr>
          <w:delText xml:space="preserve"> </w:delText>
        </w:r>
      </w:del>
      <w:ins w:id="6132" w:author="이은정" w:date="2014-08-22T13:18:00Z">
        <w:del w:id="6133" w:author="박윤수" w:date="2014-08-23T00:15:00Z">
          <w:r w:rsidR="00D0143E" w:rsidDel="00C13530">
            <w:rPr>
              <w:rFonts w:hint="eastAsia"/>
              <w:lang w:eastAsia="ko-KR"/>
            </w:rPr>
            <w:delText>로드되어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134" w:author="박윤수" w:date="2014-08-23T00:15:00Z">
        <w:r w:rsidDel="00C13530">
          <w:rPr>
            <w:rFonts w:hint="eastAsia"/>
            <w:lang w:eastAsia="ko-KR"/>
          </w:rPr>
          <w:delText>있는지</w:delText>
        </w:r>
        <w:r w:rsidDel="00C13530">
          <w:rPr>
            <w:rFonts w:hint="eastAsia"/>
            <w:lang w:eastAsia="ko-KR"/>
          </w:rPr>
          <w:delText xml:space="preserve">, 2) </w:delText>
        </w:r>
        <w:r w:rsidDel="00C13530">
          <w:rPr>
            <w:rFonts w:hint="eastAsia"/>
            <w:lang w:eastAsia="ko-KR"/>
          </w:rPr>
          <w:delText>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어떤지</w:delText>
        </w:r>
        <w:r w:rsidDel="00C13530">
          <w:rPr>
            <w:rFonts w:hint="eastAsia"/>
            <w:lang w:eastAsia="ko-KR"/>
          </w:rPr>
          <w:delText xml:space="preserve">, 3) </w:delText>
        </w:r>
        <w:r w:rsidDel="00C13530">
          <w:rPr>
            <w:rFonts w:hint="eastAsia"/>
            <w:lang w:eastAsia="ko-KR"/>
          </w:rPr>
          <w:delText>로봇이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주머니에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얼마인지</w:delText>
        </w:r>
        <w:r w:rsidDel="00C13530">
          <w:rPr>
            <w:rFonts w:hint="eastAsia"/>
            <w:lang w:eastAsia="ko-KR"/>
          </w:rPr>
          <w:delText xml:space="preserve">, 4) </w:delText>
        </w:r>
        <w:r w:rsidDel="00C13530">
          <w:rPr>
            <w:rFonts w:hint="eastAsia"/>
            <w:lang w:eastAsia="ko-KR"/>
          </w:rPr>
          <w:delText>어떤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파일이</w:delText>
        </w:r>
        <w:r w:rsidDel="00C13530">
          <w:rPr>
            <w:rFonts w:hint="eastAsia"/>
            <w:lang w:eastAsia="ko-KR"/>
          </w:rPr>
          <w:delText xml:space="preserve"> </w:delText>
        </w:r>
        <w:r w:rsidR="00736676" w:rsidDel="00C13530">
          <w:rPr>
            <w:rFonts w:hint="eastAsia"/>
            <w:lang w:eastAsia="ko-KR"/>
          </w:rPr>
          <w:delText>로드되</w:delText>
        </w:r>
        <w:r w:rsidDel="00C13530">
          <w:rPr>
            <w:rFonts w:hint="eastAsia"/>
            <w:lang w:eastAsia="ko-KR"/>
          </w:rPr>
          <w:delText>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</w:delText>
        </w:r>
        <w:r w:rsidR="004B4E83" w:rsidDel="00C13530">
          <w:rPr>
            <w:rFonts w:hint="eastAsia"/>
            <w:lang w:eastAsia="ko-KR"/>
          </w:rPr>
          <w:delText>, 1) ~ 4)</w:delText>
        </w:r>
        <w:r w:rsidR="004B4E83" w:rsidDel="00C13530">
          <w:rPr>
            <w:rFonts w:hint="eastAsia"/>
            <w:lang w:eastAsia="ko-KR"/>
          </w:rPr>
          <w:delText>를</w:delText>
        </w:r>
        <w:r w:rsidR="004B4E83" w:rsidDel="00C13530">
          <w:rPr>
            <w:rFonts w:hint="eastAsia"/>
            <w:lang w:eastAsia="ko-KR"/>
          </w:rPr>
          <w:delText xml:space="preserve"> </w:delText>
        </w:r>
        <w:r w:rsidR="004B4E83" w:rsidDel="00C13530">
          <w:rPr>
            <w:rFonts w:hint="eastAsia"/>
            <w:lang w:eastAsia="ko-KR"/>
          </w:rPr>
          <w:delText>상태</w:delText>
        </w:r>
        <w:r w:rsidR="004B4E83" w:rsidDel="00C13530">
          <w:rPr>
            <w:rFonts w:hint="eastAsia"/>
            <w:lang w:eastAsia="ko-KR"/>
          </w:rPr>
          <w:delText xml:space="preserve"> </w:delText>
        </w:r>
        <w:r w:rsidR="004B4E83" w:rsidDel="00C13530">
          <w:rPr>
            <w:rFonts w:hint="eastAsia"/>
            <w:lang w:eastAsia="ko-KR"/>
          </w:rPr>
          <w:delText>표시</w:delText>
        </w:r>
        <w:r w:rsidR="004B4E83" w:rsidDel="00C13530">
          <w:rPr>
            <w:rFonts w:hint="eastAsia"/>
            <w:lang w:eastAsia="ko-KR"/>
          </w:rPr>
          <w:delText xml:space="preserve"> </w:delText>
        </w:r>
        <w:r w:rsidR="004B4E83" w:rsidDel="00C13530">
          <w:rPr>
            <w:rFonts w:hint="eastAsia"/>
            <w:lang w:eastAsia="ko-KR"/>
          </w:rPr>
          <w:delText>막대는</w:delText>
        </w:r>
        <w:r w:rsidR="004B4E83" w:rsidDel="00C13530">
          <w:rPr>
            <w:rFonts w:hint="eastAsia"/>
            <w:lang w:eastAsia="ko-KR"/>
          </w:rPr>
          <w:delText xml:space="preserve"> </w:delText>
        </w:r>
        <w:r w:rsidR="004B4E83" w:rsidDel="00C13530">
          <w:rPr>
            <w:rFonts w:hint="eastAsia"/>
            <w:lang w:eastAsia="ko-KR"/>
          </w:rPr>
          <w:delText>표시합니다</w:delText>
        </w:r>
        <w:r w:rsidR="004B4E83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pStyle w:val="affc"/>
        <w:ind w:leftChars="0" w:left="927"/>
        <w:rPr>
          <w:del w:id="6135" w:author="박윤수" w:date="2014-08-23T00:15:00Z"/>
          <w:lang w:eastAsia="ko-KR"/>
        </w:rPr>
      </w:pPr>
      <w:del w:id="6136" w:author="박윤수" w:date="2014-08-23T00:15:00Z">
        <w:r>
          <w:rPr>
            <w:noProof/>
            <w:lang w:val="en-US" w:eastAsia="ko-KR"/>
            <w:rPrChange w:id="613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5400040" cy="292100"/>
              <wp:effectExtent l="19050" t="0" r="0" b="0"/>
              <wp:docPr id="101" name="그림 100" descr="status_ba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tatus_bar.png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92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B4E83">
      <w:pPr>
        <w:pStyle w:val="affc"/>
        <w:ind w:leftChars="0" w:left="927"/>
        <w:rPr>
          <w:del w:id="6138" w:author="박윤수" w:date="2014-08-23T00:15:00Z"/>
          <w:lang w:eastAsia="ko-KR"/>
        </w:rPr>
      </w:pPr>
      <w:del w:id="6139" w:author="박윤수" w:date="2014-08-23T00:15:00Z">
        <w:r w:rsidDel="00C13530">
          <w:rPr>
            <w:rFonts w:hint="eastAsia"/>
            <w:lang w:eastAsia="ko-KR"/>
          </w:rPr>
          <w:delText>비퍼와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대해서는</w:delText>
        </w:r>
        <w:r w:rsidDel="00C13530">
          <w:rPr>
            <w:rFonts w:hint="eastAsia"/>
            <w:lang w:eastAsia="ko-KR"/>
          </w:rPr>
          <w:delText xml:space="preserve"> </w:delText>
        </w:r>
      </w:del>
      <w:ins w:id="6140" w:author="이은정" w:date="2014-08-22T13:19:00Z">
        <w:del w:id="6141" w:author="박윤수" w:date="2014-08-23T00:15:00Z">
          <w:r w:rsidR="00D0143E" w:rsidDel="00C13530">
            <w:rPr>
              <w:rFonts w:hint="eastAsia"/>
              <w:lang w:eastAsia="ko-KR"/>
            </w:rPr>
            <w:delText>나중에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142" w:author="박윤수" w:date="2014-08-23T00:15:00Z"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</w:delText>
        </w:r>
      </w:del>
      <w:ins w:id="6143" w:author="이은정" w:date="2014-08-22T13:19:00Z">
        <w:del w:id="6144" w:author="박윤수" w:date="2014-08-23T00:15:00Z">
          <w:r w:rsidR="00D0143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145" w:author="박윤수" w:date="2014-08-23T00:15:00Z"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4B4E83">
      <w:pPr>
        <w:pStyle w:val="affc"/>
        <w:numPr>
          <w:ilvl w:val="0"/>
          <w:numId w:val="21"/>
        </w:numPr>
        <w:ind w:leftChars="0"/>
        <w:rPr>
          <w:del w:id="6146" w:author="박윤수" w:date="2014-08-23T00:15:00Z"/>
          <w:lang w:eastAsia="ko-KR"/>
        </w:rPr>
      </w:pPr>
      <w:del w:id="6147" w:author="박윤수" w:date="2014-08-23T00:15:00Z"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파일을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로봇이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지점으로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재시작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하고자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736676" w:rsidDel="00C13530">
          <w:rPr>
            <w:rFonts w:hint="eastAsia"/>
            <w:lang w:eastAsia="ko-KR"/>
          </w:rPr>
          <w:delText>월드</w:delText>
        </w:r>
        <w:r w:rsidR="00736676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리셋</w:delText>
        </w:r>
        <w:r w:rsidDel="00C13530">
          <w:rPr>
            <w:rFonts w:hint="eastAsia"/>
            <w:lang w:eastAsia="ko-KR"/>
          </w:rPr>
          <w:delText xml:space="preserve">  </w:delText>
        </w:r>
        <w:r w:rsidDel="00C13530">
          <w:rPr>
            <w:rFonts w:hint="eastAsia"/>
            <w:lang w:eastAsia="ko-KR"/>
          </w:rPr>
          <w:delText>버튼</w:delText>
        </w:r>
        <w:r w:rsidDel="00C13530">
          <w:rPr>
            <w:rFonts w:hint="eastAsia"/>
            <w:lang w:eastAsia="ko-KR"/>
          </w:rPr>
          <w:delText xml:space="preserve"> </w:delText>
        </w:r>
        <w:r w:rsidR="00736676" w:rsidDel="00C13530">
          <w:rPr>
            <w:rFonts w:hint="eastAsia"/>
            <w:lang w:eastAsia="ko-KR"/>
          </w:rPr>
          <w:delText>(</w:delText>
        </w:r>
        <w:r w:rsidR="00AF7365">
          <w:rPr>
            <w:noProof/>
            <w:lang w:val="en-US" w:eastAsia="ko-KR"/>
            <w:rPrChange w:id="614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02" name="그림 101" descr="btn_reset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eset_world.png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36676" w:rsidDel="00C13530">
          <w:rPr>
            <w:rFonts w:hint="eastAsia"/>
            <w:lang w:val="en-US"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클릭합니다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6149" w:author="이은정" w:date="2014-08-22T13:21:00Z">
        <w:del w:id="6150" w:author="박윤수" w:date="2014-08-23T00:15:00Z">
          <w:r w:rsidR="00D0143E" w:rsidDel="00C13530">
            <w:rPr>
              <w:rFonts w:hint="eastAsia"/>
              <w:lang w:eastAsia="ko-KR"/>
            </w:rPr>
            <w:delText>(</w:delText>
          </w:r>
          <w:r w:rsidR="00D0143E" w:rsidDel="00C13530">
            <w:rPr>
              <w:rFonts w:hint="eastAsia"/>
              <w:lang w:eastAsia="ko-KR"/>
            </w:rPr>
            <w:delText>이부분에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  <w:r w:rsidR="00D0143E" w:rsidDel="00C13530">
            <w:rPr>
              <w:rFonts w:hint="eastAsia"/>
              <w:lang w:eastAsia="ko-KR"/>
            </w:rPr>
            <w:delText>대해서은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  <w:r w:rsidR="00D0143E" w:rsidDel="00C13530">
            <w:rPr>
              <w:rFonts w:hint="eastAsia"/>
              <w:lang w:eastAsia="ko-KR"/>
            </w:rPr>
            <w:delText>아직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  <w:r w:rsidR="00D0143E" w:rsidDel="00C13530">
            <w:rPr>
              <w:rFonts w:hint="eastAsia"/>
              <w:lang w:eastAsia="ko-KR"/>
            </w:rPr>
            <w:delText>자세하게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  <w:r w:rsidR="00D0143E" w:rsidDel="00C13530">
            <w:rPr>
              <w:rFonts w:hint="eastAsia"/>
              <w:lang w:eastAsia="ko-KR"/>
            </w:rPr>
            <w:delText>설명하지</w:delText>
          </w:r>
          <w:r w:rsidR="00D0143E" w:rsidDel="00C13530">
            <w:rPr>
              <w:rFonts w:hint="eastAsia"/>
              <w:lang w:eastAsia="ko-KR"/>
            </w:rPr>
            <w:delText xml:space="preserve"> </w:delText>
          </w:r>
          <w:r w:rsidR="00D0143E" w:rsidDel="00C13530">
            <w:rPr>
              <w:rFonts w:hint="eastAsia"/>
              <w:lang w:eastAsia="ko-KR"/>
            </w:rPr>
            <w:delText>않았습니다</w:delText>
          </w:r>
          <w:r w:rsidR="00D0143E" w:rsidDel="00C13530">
            <w:rPr>
              <w:rFonts w:hint="eastAsia"/>
              <w:lang w:eastAsia="ko-KR"/>
            </w:rPr>
            <w:delText>.)</w:delText>
          </w:r>
        </w:del>
      </w:ins>
      <w:del w:id="6151" w:author="박윤수" w:date="2014-08-23T00:15:00Z">
        <w:r w:rsidDel="00C13530">
          <w:rPr>
            <w:rFonts w:hint="eastAsia"/>
            <w:lang w:eastAsia="ko-KR"/>
          </w:rPr>
          <w:delText>아직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설명하지는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않았습니다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4B4E83">
      <w:pPr>
        <w:rPr>
          <w:del w:id="6152" w:author="박윤수" w:date="2014-08-23T00:15:00Z"/>
          <w:lang w:eastAsia="ko-KR"/>
        </w:rPr>
      </w:pPr>
      <w:del w:id="6153" w:author="박윤수" w:date="2014-08-23T00:15:00Z">
        <w:r w:rsidDel="00C13530">
          <w:rPr>
            <w:rFonts w:hint="eastAsia"/>
            <w:lang w:eastAsia="ko-KR"/>
          </w:rPr>
          <w:delText>지금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충분한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나중에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찾고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고치는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요령을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6154" w:author="박윤수" w:date="2014-08-23T00:15:00Z"/>
          <w:lang w:eastAsia="ko-KR"/>
        </w:rPr>
      </w:pPr>
      <w:del w:id="6155" w:author="박윤수" w:date="2014-08-23T00:15:00Z">
        <w:r>
          <w:rPr>
            <w:noProof/>
            <w:lang w:val="en-US" w:eastAsia="ko-KR"/>
            <w:rPrChange w:id="615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03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6157" w:author="이은정" w:date="2014-08-22T13:21:00Z">
        <w:del w:id="6158" w:author="박윤수" w:date="2014-08-23T00:15:00Z">
          <w:r w:rsidR="00D0143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159" w:author="박윤수" w:date="2014-08-23T00:15:00Z">
        <w:r w:rsidR="004B4E83" w:rsidDel="00C13530">
          <w:rPr>
            <w:rFonts w:hint="eastAsia"/>
            <w:lang w:eastAsia="ko-KR"/>
          </w:rPr>
          <w:delText>비퍼</w:delText>
        </w:r>
        <w:r w:rsidR="004B4E83" w:rsidDel="00C13530">
          <w:rPr>
            <w:rFonts w:hint="eastAsia"/>
            <w:lang w:eastAsia="ko-KR"/>
          </w:rPr>
          <w:delText>(Beepers) -</w:delText>
        </w:r>
        <w:r>
          <w:rPr>
            <w:noProof/>
            <w:lang w:val="en-US" w:eastAsia="ko-KR"/>
            <w:rPrChange w:id="616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04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161" w:author="이은정" w:date="2014-08-22T13:21:00Z">
        <w:del w:id="6162" w:author="박윤수" w:date="2014-08-23T00:15:00Z">
          <w:r w:rsidR="00D0143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163" w:author="박윤수" w:date="2014-08-23T00:15:00Z">
        <w:r w:rsidR="004B4E83" w:rsidDel="00C13530">
          <w:rPr>
            <w:rFonts w:hint="eastAsia"/>
            <w:lang w:eastAsia="ko-KR"/>
          </w:rPr>
          <w:delText>-</w:delText>
        </w:r>
      </w:del>
      <w:ins w:id="6164" w:author="이은정" w:date="2014-08-22T13:21:00Z">
        <w:del w:id="6165" w:author="박윤수" w:date="2014-08-23T00:15:00Z">
          <w:r w:rsidR="00D0143E" w:rsidDel="00C13530">
            <w:rPr>
              <w:rFonts w:hint="eastAsia"/>
              <w:lang w:eastAsia="ko-KR"/>
            </w:rPr>
            <w:delText xml:space="preserve"> </w:delText>
          </w:r>
        </w:del>
      </w:ins>
      <w:del w:id="6166" w:author="박윤수" w:date="2014-08-23T00:15:00Z">
        <w:r w:rsidR="004B4E83" w:rsidDel="00C13530">
          <w:rPr>
            <w:rFonts w:hint="eastAsia"/>
            <w:lang w:eastAsia="ko-KR"/>
          </w:rPr>
          <w:delText xml:space="preserve"> </w:delText>
        </w:r>
        <w:r w:rsidR="004B4E83" w:rsidDel="00C13530">
          <w:rPr>
            <w:rFonts w:hint="eastAsia"/>
            <w:lang w:eastAsia="ko-KR"/>
          </w:rPr>
          <w:delText>벽면</w:delText>
        </w:r>
      </w:del>
      <w:ins w:id="6167" w:author="이은정" w:date="2014-08-22T13:22:00Z">
        <w:del w:id="6168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6169" w:author="박윤수" w:date="2014-08-23T00:15:00Z">
        <w:r w:rsidR="004B4E83" w:rsidDel="00C13530">
          <w:rPr>
            <w:rFonts w:hint="eastAsia"/>
            <w:lang w:eastAsia="ko-KR"/>
          </w:rPr>
          <w:delText xml:space="preserve"> </w:delText>
        </w:r>
        <w:r w:rsidR="004B4E83" w:rsidDel="00C13530">
          <w:rPr>
            <w:rFonts w:hint="eastAsia"/>
            <w:lang w:eastAsia="ko-KR"/>
          </w:rPr>
          <w:delText>만들기</w:delText>
        </w:r>
        <w:r>
          <w:rPr>
            <w:noProof/>
            <w:lang w:val="en-US" w:eastAsia="ko-KR"/>
            <w:rPrChange w:id="617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0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6171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6172" w:author="박윤수" w:date="2014-08-23T00:15:00Z"/>
          <w:color w:val="0070C0"/>
          <w:lang w:eastAsia="ko-KR"/>
          <w:rPrChange w:id="6173" w:author="이은정" w:date="2014-08-22T16:36:00Z">
            <w:rPr>
              <w:del w:id="6174" w:author="박윤수" w:date="2014-08-23T00:15:00Z"/>
              <w:lang w:eastAsia="ko-KR"/>
            </w:rPr>
          </w:rPrChange>
        </w:rPr>
      </w:pPr>
      <w:del w:id="6175" w:author="박윤수" w:date="2014-08-23T00:15:00Z">
        <w:r w:rsidRPr="00E80AEF">
          <w:rPr>
            <w:rFonts w:hint="eastAsia"/>
            <w:color w:val="0070C0"/>
            <w:lang w:eastAsia="ko-KR"/>
            <w:rPrChange w:id="6176" w:author="이은정" w:date="2014-08-22T16:36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벽면</w:delText>
        </w:r>
        <w:r w:rsidRPr="00E80AEF">
          <w:rPr>
            <w:color w:val="0070C0"/>
            <w:lang w:eastAsia="ko-KR"/>
            <w:rPrChange w:id="6177" w:author="이은정" w:date="2014-08-22T16:36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6178" w:author="이은정" w:date="2014-08-22T16:36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만들기</w:delText>
        </w:r>
      </w:del>
    </w:p>
    <w:p w:rsidR="00CF6B85" w:rsidRDefault="004F2749">
      <w:pPr>
        <w:rPr>
          <w:del w:id="6179" w:author="박윤수" w:date="2014-08-23T00:15:00Z"/>
          <w:lang w:eastAsia="ko-KR"/>
        </w:rPr>
      </w:pPr>
      <w:del w:id="6180" w:author="박윤수" w:date="2014-08-23T00:15:00Z">
        <w:r w:rsidDel="00C13530">
          <w:rPr>
            <w:rFonts w:hint="eastAsia"/>
            <w:lang w:eastAsia="ko-KR"/>
          </w:rPr>
          <w:delText>벽면</w:delText>
        </w:r>
      </w:del>
      <w:ins w:id="6181" w:author="이은정" w:date="2014-08-22T13:22:00Z">
        <w:del w:id="6182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6183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6184" w:author="이은정" w:date="2014-08-22T10:40:00Z">
        <w:del w:id="618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618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6187" w:author="이은정" w:date="2014-08-22T13:21:00Z">
        <w:del w:id="6188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ins w:id="6189" w:author="이은정" w:date="2014-08-22T13:22:00Z">
        <w:del w:id="6190" w:author="박윤수" w:date="2014-08-23T00:15:00Z">
          <w:r w:rsidR="00D0143E" w:rsidDel="00C13530">
            <w:rPr>
              <w:rFonts w:hint="eastAsia"/>
              <w:lang w:eastAsia="ko-KR"/>
            </w:rPr>
            <w:delText>버튼</w:delText>
          </w:r>
        </w:del>
      </w:ins>
      <w:ins w:id="6191" w:author="이은정" w:date="2014-08-22T13:21:00Z">
        <w:del w:id="6192" w:author="박윤수" w:date="2014-08-23T00:15:00Z">
          <w:r w:rsidR="00D0143E" w:rsidDel="00C13530">
            <w:rPr>
              <w:rFonts w:hint="eastAsia"/>
              <w:lang w:eastAsia="ko-KR"/>
            </w:rPr>
            <w:delText>(</w:delText>
          </w:r>
        </w:del>
      </w:ins>
      <w:del w:id="6193" w:author="박윤수" w:date="2014-08-23T00:15:00Z">
        <w:r w:rsidR="00AF7365">
          <w:rPr>
            <w:noProof/>
            <w:lang w:val="en-US" w:eastAsia="ko-KR"/>
            <w:rPrChange w:id="619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07" name="그림 106" descr="btn_wall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walls.png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C13530">
          <w:rPr>
            <w:rFonts w:hint="eastAsia"/>
            <w:lang w:eastAsia="ko-KR"/>
          </w:rPr>
          <w:delText xml:space="preserve"> </w:delText>
        </w:r>
      </w:del>
      <w:ins w:id="6195" w:author="이은정" w:date="2014-08-22T13:21:00Z">
        <w:del w:id="6196" w:author="박윤수" w:date="2014-08-23T00:15:00Z">
          <w:r w:rsidR="00D0143E" w:rsidDel="00C13530">
            <w:rPr>
              <w:rFonts w:hint="eastAsia"/>
              <w:lang w:eastAsia="ko-KR"/>
            </w:rPr>
            <w:delText>)</w:delText>
          </w:r>
        </w:del>
      </w:ins>
      <w:del w:id="6197" w:author="박윤수" w:date="2014-08-23T00:15:00Z">
        <w:r w:rsidDel="00C13530">
          <w:rPr>
            <w:rFonts w:hint="eastAsia"/>
            <w:lang w:eastAsia="ko-KR"/>
          </w:rPr>
          <w:delText>버튼을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화면이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바뀌어서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6198" w:author="박윤수" w:date="2014-08-23T00:15:00Z"/>
          <w:lang w:eastAsia="ko-KR"/>
        </w:rPr>
      </w:pPr>
      <w:del w:id="6199" w:author="박윤수" w:date="2014-08-23T00:15:00Z">
        <w:r>
          <w:rPr>
            <w:noProof/>
            <w:lang w:val="en-US" w:eastAsia="ko-KR"/>
            <w:rPrChange w:id="620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19300" cy="2009775"/>
              <wp:effectExtent l="19050" t="0" r="0" b="0"/>
              <wp:docPr id="108" name="그림 107" descr="buildwall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uildwalls.png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300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F2749">
      <w:pPr>
        <w:rPr>
          <w:del w:id="6201" w:author="박윤수" w:date="2014-08-23T00:15:00Z"/>
          <w:lang w:eastAsia="ko-KR"/>
        </w:rPr>
      </w:pPr>
      <w:del w:id="6202" w:author="박윤수" w:date="2014-08-23T00:15:00Z"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기둥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까만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기둥</w:delText>
        </w:r>
        <w:r w:rsidDel="00C13530">
          <w:rPr>
            <w:rFonts w:hint="eastAsia"/>
            <w:lang w:eastAsia="ko-KR"/>
          </w:rPr>
          <w:delText xml:space="preserve">) </w:delText>
        </w:r>
        <w:r w:rsidDel="00C13530">
          <w:rPr>
            <w:rFonts w:hint="eastAsia"/>
            <w:lang w:eastAsia="ko-KR"/>
          </w:rPr>
          <w:delText>사이에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빨간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점선을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삭제합니다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가장자리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제거할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6203" w:author="박윤수" w:date="2014-08-23T00:15:00Z"/>
          <w:lang w:eastAsia="ko-KR"/>
        </w:rPr>
      </w:pPr>
      <w:del w:id="6204" w:author="박윤수" w:date="2014-08-23T00:15:00Z">
        <w:r>
          <w:rPr>
            <w:noProof/>
            <w:lang w:val="en-US" w:eastAsia="ko-KR"/>
            <w:rPrChange w:id="620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28825" cy="1990725"/>
              <wp:effectExtent l="19050" t="0" r="9525" b="0"/>
              <wp:docPr id="109" name="그림 108" descr="wall1im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all1img.png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8825" cy="1990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F2749">
      <w:pPr>
        <w:rPr>
          <w:del w:id="6206" w:author="박윤수" w:date="2014-08-23T00:15:00Z"/>
          <w:lang w:eastAsia="ko-KR"/>
        </w:rPr>
      </w:pPr>
      <w:del w:id="6207" w:author="박윤수" w:date="2014-08-23T00:15:00Z">
        <w:r w:rsidDel="00C13530">
          <w:rPr>
            <w:rFonts w:hint="eastAsia"/>
            <w:lang w:eastAsia="ko-KR"/>
          </w:rPr>
          <w:delText>다시</w:delText>
        </w:r>
      </w:del>
      <w:ins w:id="6208" w:author="이은정" w:date="2014-08-22T13:23:00Z">
        <w:del w:id="6209" w:author="박윤수" w:date="2014-08-23T00:15:00Z">
          <w:r w:rsidR="00D0143E" w:rsidDel="00C13530">
            <w:rPr>
              <w:rFonts w:hint="eastAsia"/>
              <w:lang w:eastAsia="ko-KR"/>
            </w:rPr>
            <w:delText xml:space="preserve"> </w:delText>
          </w:r>
          <w:r w:rsidR="00D0143E" w:rsidDel="00C13530">
            <w:rPr>
              <w:rFonts w:hint="eastAsia"/>
              <w:lang w:eastAsia="ko-KR"/>
            </w:rPr>
            <w:delText>벽버튼</w:delText>
          </w:r>
          <w:r w:rsidR="00D0143E" w:rsidDel="00C13530">
            <w:rPr>
              <w:rFonts w:hint="eastAsia"/>
              <w:lang w:eastAsia="ko-KR"/>
            </w:rPr>
            <w:delText>(</w:delText>
          </w:r>
        </w:del>
      </w:ins>
      <w:del w:id="6210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noProof/>
            <w:lang w:val="en-US" w:eastAsia="ko-KR"/>
            <w:rPrChange w:id="62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10" name="그림 106" descr="btn_wall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walls.png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212" w:author="이은정" w:date="2014-08-22T13:23:00Z">
        <w:del w:id="6213" w:author="박윤수" w:date="2014-08-23T00:15:00Z">
          <w:r w:rsidR="00D0143E" w:rsidDel="00C13530">
            <w:rPr>
              <w:rFonts w:hint="eastAsia"/>
              <w:lang w:eastAsia="ko-KR"/>
            </w:rPr>
            <w:delText>)</w:delText>
          </w:r>
        </w:del>
      </w:ins>
      <w:del w:id="6214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기둥과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빨간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점들이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사라지고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새로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벽면</w:delText>
        </w:r>
      </w:del>
      <w:ins w:id="6215" w:author="이은정" w:date="2014-08-22T13:22:00Z">
        <w:del w:id="6216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6217" w:author="박윤수" w:date="2014-08-23T00:15:00Z">
        <w:r w:rsidDel="00C13530">
          <w:rPr>
            <w:rFonts w:hint="eastAsia"/>
            <w:lang w:eastAsia="ko-KR"/>
          </w:rPr>
          <w:delText>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남게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4F2749">
      <w:pPr>
        <w:rPr>
          <w:del w:id="6218" w:author="박윤수" w:date="2014-08-23T00:15:00Z"/>
          <w:b/>
          <w:color w:val="4F6228" w:themeColor="accent3" w:themeShade="80"/>
          <w:lang w:eastAsia="ko-KR"/>
        </w:rPr>
      </w:pPr>
      <w:del w:id="6219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220" w:author="이은정" w:date="2014-08-22T16:26:00Z">
        <w:del w:id="622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C96B8C">
      <w:pPr>
        <w:rPr>
          <w:del w:id="6222" w:author="박윤수" w:date="2014-08-23T00:15:00Z"/>
          <w:lang w:eastAsia="ko-KR"/>
        </w:rPr>
      </w:pPr>
      <w:del w:id="6223" w:author="박윤수" w:date="2014-08-23T00:15:00Z">
        <w:r w:rsidDel="00C13530">
          <w:rPr>
            <w:rFonts w:hint="eastAsia"/>
            <w:lang w:eastAsia="ko-KR"/>
          </w:rPr>
          <w:delText>아래에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표시된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표시된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궤적</w:delText>
        </w:r>
      </w:del>
      <w:ins w:id="6224" w:author="이은정" w:date="2014-08-22T14:31:00Z">
        <w:del w:id="6225" w:author="박윤수" w:date="2014-08-23T00:15:00Z">
          <w:r w:rsidR="00E4116D" w:rsidDel="00C13530">
            <w:rPr>
              <w:rFonts w:hint="eastAsia"/>
              <w:lang w:eastAsia="ko-KR"/>
            </w:rPr>
            <w:delText>선</w:delText>
          </w:r>
        </w:del>
      </w:ins>
      <w:del w:id="6226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빠져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을</w:delText>
        </w:r>
      </w:del>
      <w:ins w:id="6227" w:author="이은정" w:date="2014-08-22T10:40:00Z">
        <w:del w:id="622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622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안내하는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6230" w:author="박윤수" w:date="2014-08-23T00:15:00Z"/>
          <w:lang w:eastAsia="ko-KR"/>
        </w:rPr>
      </w:pPr>
      <w:del w:id="6231" w:author="박윤수" w:date="2014-08-23T00:15:00Z">
        <w:r>
          <w:rPr>
            <w:noProof/>
            <w:lang w:val="en-US" w:eastAsia="ko-KR"/>
            <w:rPrChange w:id="623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790700" cy="1819239"/>
              <wp:effectExtent l="19050" t="0" r="0" b="0"/>
              <wp:docPr id="112" name="그림 111" descr="loop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opstart.png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8636" cy="18273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23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599" cy="457200"/>
              <wp:effectExtent l="19050" t="0" r="1" b="0"/>
              <wp:docPr id="113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061" cy="460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23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19275" cy="1848267"/>
              <wp:effectExtent l="19050" t="0" r="0" b="0"/>
              <wp:docPr id="114" name="그림 113" descr="loop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opend.png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0159" cy="1859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6235" w:author="박윤수" w:date="2014-08-23T00:15:00Z"/>
          <w:lang w:eastAsia="ko-KR"/>
        </w:rPr>
      </w:pPr>
    </w:p>
    <w:p w:rsidR="00CF6B85" w:rsidRDefault="00C96B8C">
      <w:pPr>
        <w:rPr>
          <w:del w:id="6236" w:author="박윤수" w:date="2014-08-23T00:15:00Z"/>
          <w:b/>
          <w:color w:val="0000FF"/>
          <w:lang w:eastAsia="ko-KR"/>
        </w:rPr>
      </w:pPr>
      <w:del w:id="6237" w:author="박윤수" w:date="2014-08-23T00:15:00Z">
        <w:r w:rsidRPr="00C96B8C" w:rsidDel="00C13530">
          <w:rPr>
            <w:rFonts w:hint="eastAsia"/>
            <w:b/>
            <w:color w:val="0000FF"/>
            <w:lang w:eastAsia="ko-KR"/>
          </w:rPr>
          <w:delText>도전</w:delText>
        </w:r>
      </w:del>
    </w:p>
    <w:p w:rsidR="00CF6B85" w:rsidRDefault="00C96B8C">
      <w:pPr>
        <w:rPr>
          <w:del w:id="6238" w:author="박윤수" w:date="2014-08-23T00:15:00Z"/>
          <w:lang w:eastAsia="ko-KR"/>
        </w:rPr>
      </w:pPr>
      <w:del w:id="6239" w:author="박윤수" w:date="2014-08-23T00:15:00Z">
        <w:r w:rsidDel="00C13530">
          <w:rPr>
            <w:rFonts w:hint="eastAsia"/>
            <w:lang w:eastAsia="ko-KR"/>
          </w:rPr>
          <w:delText>연습을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마무리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너무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어렵지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사실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단계에서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약간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지루하게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느껴질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도움이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96B8C">
      <w:pPr>
        <w:rPr>
          <w:del w:id="6240" w:author="박윤수" w:date="2014-08-23T00:15:00Z"/>
          <w:b/>
          <w:color w:val="C00000"/>
          <w:lang w:eastAsia="ko-KR"/>
        </w:rPr>
      </w:pPr>
      <w:del w:id="6241" w:author="박윤수" w:date="2014-08-23T00:15:00Z">
        <w:r w:rsidRPr="00C96B8C" w:rsidDel="00C13530">
          <w:rPr>
            <w:rFonts w:hint="eastAsia"/>
            <w:b/>
            <w:color w:val="C00000"/>
            <w:lang w:eastAsia="ko-KR"/>
          </w:rPr>
          <w:delText>신문</w:delText>
        </w:r>
        <w:r w:rsidRPr="00C96B8C"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RPr="00C96B8C" w:rsidDel="00C13530">
          <w:rPr>
            <w:rFonts w:hint="eastAsia"/>
            <w:b/>
            <w:color w:val="C00000"/>
            <w:lang w:eastAsia="ko-KR"/>
          </w:rPr>
          <w:delText>배달</w:delText>
        </w:r>
      </w:del>
    </w:p>
    <w:p w:rsidR="00CF6B85" w:rsidRDefault="00D84D69">
      <w:pPr>
        <w:rPr>
          <w:del w:id="6242" w:author="박윤수" w:date="2014-08-23T00:15:00Z"/>
          <w:lang w:eastAsia="ko-KR"/>
        </w:rPr>
      </w:pPr>
      <w:del w:id="6243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6244" w:author="이은정" w:date="2014-08-22T10:40:00Z">
        <w:del w:id="624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246" w:author="박윤수" w:date="2014-08-23T00:15:00Z"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지역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근처에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신문을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배달합니다</w:delText>
        </w:r>
        <w:r w:rsidR="00C96B8C" w:rsidDel="00C13530">
          <w:rPr>
            <w:rFonts w:hint="eastAsia"/>
            <w:lang w:eastAsia="ko-KR"/>
          </w:rPr>
          <w:delText xml:space="preserve">. </w:delText>
        </w:r>
        <w:r w:rsidR="00C96B8C" w:rsidDel="00C13530">
          <w:rPr>
            <w:rFonts w:hint="eastAsia"/>
            <w:lang w:eastAsia="ko-KR"/>
          </w:rPr>
          <w:delText>집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앞에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계단을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올라가서</w:delText>
        </w:r>
        <w:r w:rsidR="00C96B8C" w:rsidDel="00C13530">
          <w:rPr>
            <w:rFonts w:hint="eastAsia"/>
            <w:lang w:eastAsia="ko-KR"/>
          </w:rPr>
          <w:delText xml:space="preserve">, </w:delText>
        </w:r>
        <w:r w:rsidR="00C96B8C" w:rsidDel="00C13530">
          <w:rPr>
            <w:rFonts w:hint="eastAsia"/>
            <w:lang w:eastAsia="ko-KR"/>
          </w:rPr>
          <w:delText>신문을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마지막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계단에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놓고</w:delText>
        </w:r>
        <w:r w:rsidR="00C96B8C" w:rsidDel="00C13530">
          <w:rPr>
            <w:rFonts w:hint="eastAsia"/>
            <w:lang w:eastAsia="ko-KR"/>
          </w:rPr>
          <w:delText xml:space="preserve"> (</w:delText>
        </w:r>
        <w:r w:rsidR="00C96B8C" w:rsidDel="00C13530">
          <w:rPr>
            <w:rFonts w:hint="eastAsia"/>
            <w:lang w:eastAsia="ko-KR"/>
          </w:rPr>
          <w:delText>비퍼로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표현</w:delText>
        </w:r>
        <w:r w:rsidR="00C96B8C" w:rsidDel="00C13530">
          <w:rPr>
            <w:rFonts w:hint="eastAsia"/>
            <w:lang w:eastAsia="ko-KR"/>
          </w:rPr>
          <w:delText xml:space="preserve">), </w:delText>
        </w:r>
        <w:r w:rsidR="00C96B8C" w:rsidDel="00C13530">
          <w:rPr>
            <w:rFonts w:hint="eastAsia"/>
            <w:lang w:eastAsia="ko-KR"/>
          </w:rPr>
          <w:delText>다시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아래와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같이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처음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시작지점으로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돌아오는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것입니다</w:delText>
        </w:r>
        <w:r w:rsidR="00C96B8C" w:rsidDel="00C13530">
          <w:rPr>
            <w:rFonts w:hint="eastAsia"/>
            <w:lang w:eastAsia="ko-KR"/>
          </w:rPr>
          <w:delText xml:space="preserve">. </w:delText>
        </w:r>
        <w:r w:rsidR="00A43226" w:rsidDel="00C13530">
          <w:rPr>
            <w:rFonts w:hint="eastAsia"/>
            <w:lang w:eastAsia="ko-KR"/>
          </w:rPr>
          <w:delText>월드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파일은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RPr="00C96B8C" w:rsidDel="00C13530">
          <w:rPr>
            <w:lang w:eastAsia="ko-KR"/>
          </w:rPr>
          <w:delText>newspaper.wld</w:delText>
        </w:r>
        <w:r w:rsidR="00C96B8C" w:rsidDel="00C13530">
          <w:rPr>
            <w:rFonts w:hint="eastAsia"/>
            <w:lang w:eastAsia="ko-KR"/>
          </w:rPr>
          <w:delText xml:space="preserve"> </w:delText>
        </w:r>
        <w:r w:rsidR="00C96B8C" w:rsidDel="00C13530">
          <w:rPr>
            <w:rFonts w:hint="eastAsia"/>
            <w:lang w:eastAsia="ko-KR"/>
          </w:rPr>
          <w:delText>입니다</w:delText>
        </w:r>
        <w:r w:rsidR="00C96B8C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6247" w:author="박윤수" w:date="2014-08-23T00:15:00Z"/>
          <w:lang w:eastAsia="ko-KR"/>
        </w:rPr>
      </w:pPr>
      <w:del w:id="6248" w:author="박윤수" w:date="2014-08-23T00:15:00Z">
        <w:r>
          <w:rPr>
            <w:noProof/>
            <w:lang w:val="en-US" w:eastAsia="ko-KR"/>
            <w:rPrChange w:id="624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750469" cy="1905000"/>
              <wp:effectExtent l="19050" t="0" r="2381" b="0"/>
              <wp:docPr id="115" name="그림 114" descr="newspaper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start.png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0469" cy="190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25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599" cy="457200"/>
              <wp:effectExtent l="19050" t="0" r="1" b="0"/>
              <wp:docPr id="116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061" cy="460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25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324225" cy="1696034"/>
              <wp:effectExtent l="19050" t="0" r="9525" b="0"/>
              <wp:docPr id="117" name="그림 116" descr="newspaper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end.png"/>
                      <pic:cNvPicPr/>
                    </pic:nvPicPr>
                    <pic:blipFill>
                      <a:blip r:embed="rId7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1802" cy="1699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3549D4">
      <w:pPr>
        <w:rPr>
          <w:del w:id="6252" w:author="박윤수" w:date="2014-08-23T00:15:00Z"/>
          <w:lang w:eastAsia="ko-KR"/>
        </w:rPr>
      </w:pPr>
      <w:del w:id="6253" w:author="박윤수" w:date="2014-08-23T00:15:00Z"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254" w:author="이은정" w:date="2014-08-22T10:40:00Z">
        <w:del w:id="625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256" w:author="박윤수" w:date="2014-08-23T00:15:00Z">
        <w:r w:rsidDel="00C13530">
          <w:rPr>
            <w:rFonts w:hint="eastAsia"/>
            <w:lang w:eastAsia="ko-KR"/>
          </w:rPr>
          <w:delText xml:space="preserve"> 50</w:delText>
        </w:r>
        <w:r w:rsidDel="00C13530">
          <w:rPr>
            <w:rFonts w:hint="eastAsia"/>
            <w:lang w:eastAsia="ko-KR"/>
          </w:rPr>
          <w:delText>이상의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키보드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입력을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타이핑을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할수록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해답으로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간략화할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3549D4">
      <w:pPr>
        <w:rPr>
          <w:del w:id="6257" w:author="박윤수" w:date="2014-08-23T00:15:00Z"/>
          <w:b/>
          <w:color w:val="C00000"/>
          <w:lang w:eastAsia="ko-KR"/>
        </w:rPr>
      </w:pPr>
      <w:del w:id="6258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장애물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넘기</w:delText>
        </w:r>
      </w:del>
    </w:p>
    <w:p w:rsidR="00CF6B85" w:rsidRDefault="00D84D69">
      <w:pPr>
        <w:rPr>
          <w:del w:id="6259" w:author="박윤수" w:date="2014-08-23T00:15:00Z"/>
          <w:lang w:eastAsia="ko-KR"/>
        </w:rPr>
      </w:pPr>
      <w:del w:id="6260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6261" w:author="이은정" w:date="2014-08-22T10:40:00Z">
        <w:del w:id="626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263" w:author="박윤수" w:date="2014-08-23T00:15:00Z"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장애물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넘기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경주에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참가합니다</w:delText>
        </w:r>
        <w:r w:rsidR="003549D4" w:rsidDel="00C13530">
          <w:rPr>
            <w:rFonts w:hint="eastAsia"/>
            <w:lang w:eastAsia="ko-KR"/>
          </w:rPr>
          <w:delText xml:space="preserve">. </w:delText>
        </w:r>
        <w:r w:rsidR="003549D4" w:rsidDel="00C13530">
          <w:rPr>
            <w:rFonts w:hint="eastAsia"/>
            <w:lang w:eastAsia="ko-KR"/>
          </w:rPr>
          <w:delText>아래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보여진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경로를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따라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결승선에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6264" w:author="이은정" w:date="2014-08-22T10:40:00Z">
        <w:del w:id="626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266" w:author="박윤수" w:date="2014-08-23T00:15:00Z"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도착하도록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프로그램을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작성하세요</w:delText>
        </w:r>
        <w:r w:rsidR="003549D4" w:rsidDel="00C13530">
          <w:rPr>
            <w:rFonts w:hint="eastAsia"/>
            <w:lang w:eastAsia="ko-KR"/>
          </w:rPr>
          <w:delText xml:space="preserve">. </w:delText>
        </w:r>
        <w:r w:rsidR="00A43226" w:rsidDel="00C13530">
          <w:rPr>
            <w:rFonts w:hint="eastAsia"/>
            <w:lang w:eastAsia="ko-KR"/>
          </w:rPr>
          <w:delText>월드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Del="00C13530">
          <w:rPr>
            <w:rFonts w:hint="eastAsia"/>
            <w:lang w:eastAsia="ko-KR"/>
          </w:rPr>
          <w:delText>파일은</w:delText>
        </w:r>
        <w:r w:rsidR="003549D4" w:rsidDel="00C13530">
          <w:rPr>
            <w:rFonts w:hint="eastAsia"/>
            <w:lang w:eastAsia="ko-KR"/>
          </w:rPr>
          <w:delText xml:space="preserve"> </w:delText>
        </w:r>
        <w:r w:rsidR="003549D4" w:rsidRPr="003549D4" w:rsidDel="00C13530">
          <w:rPr>
            <w:lang w:eastAsia="ko-KR"/>
          </w:rPr>
          <w:delText>hurdles1.wld</w:delText>
        </w:r>
        <w:r w:rsidR="003549D4" w:rsidDel="00C13530">
          <w:rPr>
            <w:rFonts w:hint="eastAsia"/>
            <w:lang w:eastAsia="ko-KR"/>
          </w:rPr>
          <w:delText>입니다</w:delText>
        </w:r>
        <w:r w:rsidR="003549D4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6267" w:author="박윤수" w:date="2014-08-23T00:15:00Z"/>
          <w:lang w:eastAsia="ko-KR"/>
        </w:rPr>
      </w:pPr>
      <w:del w:id="6268" w:author="박윤수" w:date="2014-08-23T00:15:00Z">
        <w:r>
          <w:rPr>
            <w:noProof/>
            <w:lang w:val="en-US" w:eastAsia="ko-KR"/>
            <w:rPrChange w:id="626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864565" cy="752475"/>
              <wp:effectExtent l="19050" t="0" r="2585" b="0"/>
              <wp:docPr id="118" name="그림 117" descr="hurdles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start.png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7787" cy="7569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27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19225" cy="473075"/>
              <wp:effectExtent l="19050" t="0" r="0" b="0"/>
              <wp:docPr id="121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5939" cy="481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27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526971" cy="771525"/>
              <wp:effectExtent l="19050" t="0" r="0" b="0"/>
              <wp:docPr id="120" name="그림 119" descr="hurdles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end.png"/>
                      <pic:cNvPicPr/>
                    </pic:nvPicPr>
                    <pic:blipFill>
                      <a:blip r:embed="rId7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6971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3549D4">
      <w:pPr>
        <w:rPr>
          <w:del w:id="6272" w:author="박윤수" w:date="2014-08-23T00:15:00Z"/>
          <w:lang w:eastAsia="ko-KR"/>
        </w:rPr>
      </w:pPr>
      <w:del w:id="6273" w:author="박윤수" w:date="2014-08-23T00:15:00Z"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 xml:space="preserve">.  </w:delText>
        </w:r>
        <w:r w:rsidDel="00C13530">
          <w:rPr>
            <w:rFonts w:hint="eastAsia"/>
            <w:lang w:eastAsia="ko-KR"/>
          </w:rPr>
          <w:delText>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을</w:delText>
        </w:r>
      </w:del>
      <w:ins w:id="6274" w:author="이은정" w:date="2014-08-22T10:40:00Z">
        <w:del w:id="627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627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자동으로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높이의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넓이를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3BCC">
      <w:pPr>
        <w:rPr>
          <w:del w:id="6277" w:author="박윤수" w:date="2014-08-23T00:15:00Z"/>
          <w:b/>
          <w:color w:val="C00000"/>
          <w:lang w:eastAsia="ko-KR"/>
        </w:rPr>
      </w:pPr>
      <w:del w:id="6278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수확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시기</w:delText>
        </w:r>
      </w:del>
    </w:p>
    <w:p w:rsidR="00CF6B85" w:rsidRDefault="00AF3BCC">
      <w:pPr>
        <w:rPr>
          <w:del w:id="6279" w:author="박윤수" w:date="2014-08-23T00:15:00Z"/>
          <w:lang w:eastAsia="ko-KR"/>
        </w:rPr>
      </w:pPr>
      <w:del w:id="6280" w:author="박윤수" w:date="2014-08-23T00:15:00Z">
        <w:r w:rsidDel="00C13530">
          <w:rPr>
            <w:rFonts w:hint="eastAsia"/>
            <w:lang w:eastAsia="ko-KR"/>
          </w:rPr>
          <w:delText>수확의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계절입니다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정원의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당근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비퍼로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표현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281" w:author="이은정" w:date="2014-08-22T10:40:00Z">
        <w:del w:id="628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28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수확합니다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6284" w:author="이은정" w:date="2014-08-22T14:27:00Z">
        <w:del w:id="6285" w:author="박윤수" w:date="2014-08-23T00:15:00Z">
          <w:r w:rsidR="00E4116D" w:rsidDel="00C13530">
            <w:rPr>
              <w:lang w:eastAsia="ko-KR"/>
            </w:rPr>
            <w:br/>
          </w:r>
        </w:del>
      </w:ins>
      <w:del w:id="6286" w:author="박윤수" w:date="2014-08-23T00:15:00Z">
        <w:r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harvest1.wld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6287" w:author="박윤수" w:date="2014-08-23T00:15:00Z"/>
          <w:lang w:eastAsia="ko-KR"/>
        </w:rPr>
      </w:pPr>
      <w:del w:id="6288" w:author="박윤수" w:date="2014-08-23T00:15:00Z">
        <w:r>
          <w:rPr>
            <w:noProof/>
            <w:lang w:val="en-US" w:eastAsia="ko-KR"/>
            <w:rPrChange w:id="628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95625" cy="2933700"/>
              <wp:effectExtent l="19050" t="0" r="9525" b="0"/>
              <wp:docPr id="135" name="그림 134" descr="harves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1.png"/>
                      <pic:cNvPicPr/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F3BCC">
      <w:pPr>
        <w:rPr>
          <w:del w:id="6290" w:author="박윤수" w:date="2014-08-23T00:15:00Z"/>
          <w:lang w:eastAsia="ko-KR"/>
        </w:rPr>
      </w:pPr>
      <w:del w:id="6291" w:author="박윤수" w:date="2014-08-23T00:15:00Z">
        <w:r w:rsidDel="00C13530">
          <w:rPr>
            <w:rFonts w:hint="eastAsia"/>
            <w:lang w:eastAsia="ko-KR"/>
          </w:rPr>
          <w:delText>나중에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동일한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그리고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6292" w:author="이은정" w:date="2014-08-22T10:40:00Z">
        <w:del w:id="629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6294" w:author="박윤수" w:date="2014-08-23T00:15:00Z">
        <w:r w:rsidR="00CD6851" w:rsidDel="00C13530">
          <w:rPr>
            <w:rFonts w:hint="eastAsia"/>
            <w:lang w:eastAsia="ko-KR"/>
          </w:rPr>
          <w:delText>에게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어떻게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정원의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임의의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장소에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당근이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빠진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장소를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처리하는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방법을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가르칠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것입니다</w:delText>
        </w:r>
        <w:r w:rsidR="00CD6851" w:rsidDel="00C13530">
          <w:rPr>
            <w:rFonts w:hint="eastAsia"/>
            <w:lang w:eastAsia="ko-KR"/>
          </w:rPr>
          <w:delText>.</w:delText>
        </w:r>
      </w:del>
    </w:p>
    <w:p w:rsidR="00CF6B85" w:rsidRDefault="00CD6851">
      <w:pPr>
        <w:rPr>
          <w:del w:id="6295" w:author="박윤수" w:date="2014-08-23T00:15:00Z"/>
          <w:b/>
          <w:color w:val="C00000"/>
          <w:lang w:eastAsia="ko-KR"/>
        </w:rPr>
      </w:pPr>
      <w:del w:id="6296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놀라운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미로</w:delText>
        </w:r>
      </w:del>
    </w:p>
    <w:p w:rsidR="00CF6B85" w:rsidRDefault="00D84D69">
      <w:pPr>
        <w:rPr>
          <w:del w:id="6297" w:author="박윤수" w:date="2014-08-23T00:15:00Z"/>
          <w:lang w:eastAsia="ko-KR"/>
        </w:rPr>
      </w:pPr>
      <w:del w:id="6298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6299" w:author="이은정" w:date="2014-08-22T10:40:00Z">
        <w:del w:id="630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301" w:author="박윤수" w:date="2014-08-23T00:15:00Z"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미로에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빠졌습니다</w:delText>
        </w:r>
        <w:r w:rsidR="00CD6851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6302" w:author="이은정" w:date="2014-08-22T10:40:00Z">
        <w:del w:id="630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304" w:author="박윤수" w:date="2014-08-23T00:15:00Z"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미로를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빠져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나오도록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도와주세요</w:delText>
        </w:r>
        <w:r w:rsidR="00CD6851" w:rsidDel="00C13530">
          <w:rPr>
            <w:rFonts w:hint="eastAsia"/>
            <w:lang w:eastAsia="ko-KR"/>
          </w:rPr>
          <w:delText xml:space="preserve">. </w:delText>
        </w:r>
        <w:r w:rsidR="00CD6851" w:rsidDel="00C13530">
          <w:rPr>
            <w:rFonts w:hint="eastAsia"/>
            <w:lang w:eastAsia="ko-KR"/>
          </w:rPr>
          <w:delText>가장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짧은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경로가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아래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표시되어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있습니다</w:delText>
        </w:r>
        <w:r w:rsidR="00CD6851" w:rsidDel="00C13530">
          <w:rPr>
            <w:rFonts w:hint="eastAsia"/>
            <w:lang w:eastAsia="ko-KR"/>
          </w:rPr>
          <w:delText xml:space="preserve">. </w:delText>
        </w:r>
        <w:r w:rsidR="00CD6851" w:rsidDel="00C13530">
          <w:rPr>
            <w:rFonts w:hint="eastAsia"/>
            <w:lang w:eastAsia="ko-KR"/>
          </w:rPr>
          <w:delText>월드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파일은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RPr="00CD6851" w:rsidDel="00C13530">
          <w:rPr>
            <w:lang w:eastAsia="ko-KR"/>
          </w:rPr>
          <w:delText>maze1.wld</w:delText>
        </w:r>
        <w:r w:rsidR="00CD6851" w:rsidDel="00C13530">
          <w:rPr>
            <w:rFonts w:hint="eastAsia"/>
            <w:lang w:eastAsia="ko-KR"/>
          </w:rPr>
          <w:delText>입니다</w:delText>
        </w:r>
        <w:r w:rsidR="00CD6851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ins w:id="6305" w:author="이은정" w:date="2014-08-22T14:48:00Z"/>
          <w:del w:id="6306" w:author="박윤수" w:date="2014-08-23T00:15:00Z"/>
          <w:lang w:eastAsia="ko-KR"/>
        </w:rPr>
      </w:pPr>
      <w:del w:id="6307" w:author="박윤수" w:date="2014-08-23T00:15:00Z">
        <w:r>
          <w:rPr>
            <w:noProof/>
            <w:lang w:val="en-US" w:eastAsia="ko-KR"/>
            <w:rPrChange w:id="63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61804" cy="1681854"/>
              <wp:effectExtent l="19050" t="0" r="5096" b="0"/>
              <wp:docPr id="136" name="그림 135" descr="maze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aze1_start.png"/>
                      <pic:cNvPicPr/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4410" cy="1684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30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171575" cy="390525"/>
              <wp:effectExtent l="19050" t="0" r="9525" b="0"/>
              <wp:docPr id="137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0510" cy="3935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3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11245" cy="1693419"/>
              <wp:effectExtent l="19050" t="0" r="0" b="0"/>
              <wp:docPr id="138" name="그림 137" descr="maze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aze1_end.png"/>
                      <pic:cNvPicPr/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1245" cy="16934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6311" w:author="박윤수" w:date="2014-08-23T00:15:00Z"/>
          <w:lang w:eastAsia="ko-KR"/>
        </w:rPr>
      </w:pPr>
    </w:p>
    <w:p w:rsidR="00CF6B85" w:rsidRDefault="00CD6851">
      <w:pPr>
        <w:rPr>
          <w:del w:id="6312" w:author="박윤수" w:date="2014-08-23T00:15:00Z"/>
          <w:lang w:eastAsia="ko-KR"/>
        </w:rPr>
      </w:pPr>
      <w:del w:id="6313" w:author="박윤수" w:date="2014-08-23T00:15:00Z">
        <w:r w:rsidDel="00C13530">
          <w:rPr>
            <w:rFonts w:hint="eastAsia"/>
            <w:lang w:eastAsia="ko-KR"/>
          </w:rPr>
          <w:delText>나중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수업에서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종류의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빠져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, 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314" w:author="이은정" w:date="2014-08-22T10:40:00Z">
        <w:del w:id="631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31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스스로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빠져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나오는지를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AF7365">
      <w:pPr>
        <w:jc w:val="center"/>
        <w:rPr>
          <w:del w:id="6317" w:author="박윤수" w:date="2014-08-23T00:15:00Z"/>
          <w:lang w:eastAsia="ko-KR"/>
        </w:rPr>
      </w:pPr>
      <w:del w:id="6318" w:author="박윤수" w:date="2014-08-23T00:15:00Z">
        <w:r>
          <w:rPr>
            <w:noProof/>
            <w:lang w:val="en-US" w:eastAsia="ko-KR"/>
            <w:rPrChange w:id="63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3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6320" w:author="이은정" w:date="2014-08-22T14:26:00Z">
        <w:del w:id="6321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322" w:author="박윤수" w:date="2014-08-23T00:15:00Z">
        <w:r w:rsidR="00CD6851" w:rsidDel="00C13530">
          <w:rPr>
            <w:rFonts w:hint="eastAsia"/>
            <w:lang w:eastAsia="ko-KR"/>
          </w:rPr>
          <w:delText>이놈의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버그</w:delText>
        </w:r>
        <w:r w:rsidR="00CD6851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632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4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324" w:author="이은정" w:date="2014-08-22T14:26:00Z">
        <w:del w:id="6325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326" w:author="박윤수" w:date="2014-08-23T00:15:00Z">
        <w:r w:rsidR="00CD6851" w:rsidDel="00C13530">
          <w:rPr>
            <w:rFonts w:hint="eastAsia"/>
            <w:lang w:eastAsia="ko-KR"/>
          </w:rPr>
          <w:delText xml:space="preserve">- </w:delText>
        </w:r>
        <w:r w:rsidR="00CD6851" w:rsidDel="00C13530">
          <w:rPr>
            <w:rFonts w:hint="eastAsia"/>
            <w:lang w:eastAsia="ko-KR"/>
          </w:rPr>
          <w:delText>확실히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반복</w:delText>
        </w:r>
        <w:r w:rsidR="00CD6851" w:rsidDel="00C13530">
          <w:rPr>
            <w:rFonts w:hint="eastAsia"/>
            <w:lang w:eastAsia="ko-KR"/>
          </w:rPr>
          <w:delText xml:space="preserve"> </w:delText>
        </w:r>
        <w:r w:rsidR="00CD6851" w:rsidDel="00C13530">
          <w:rPr>
            <w:rFonts w:hint="eastAsia"/>
            <w:lang w:eastAsia="ko-KR"/>
          </w:rPr>
          <w:delText>피하기</w:delText>
        </w:r>
        <w:r>
          <w:rPr>
            <w:noProof/>
            <w:lang w:val="en-US" w:eastAsia="ko-KR"/>
            <w:rPrChange w:id="632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43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6328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6329" w:author="박윤수" w:date="2014-08-23T00:15:00Z"/>
          <w:color w:val="0070C0"/>
          <w:lang w:eastAsia="ko-KR"/>
          <w:rPrChange w:id="6330" w:author="이은정" w:date="2014-08-22T16:36:00Z">
            <w:rPr>
              <w:del w:id="6331" w:author="박윤수" w:date="2014-08-23T00:15:00Z"/>
              <w:lang w:eastAsia="ko-KR"/>
            </w:rPr>
          </w:rPrChange>
        </w:rPr>
      </w:pPr>
      <w:del w:id="6332" w:author="박윤수" w:date="2014-08-23T00:15:00Z">
        <w:r w:rsidRPr="00E80AEF">
          <w:rPr>
            <w:rFonts w:hint="eastAsia"/>
            <w:color w:val="0070C0"/>
            <w:lang w:eastAsia="ko-KR"/>
            <w:rPrChange w:id="6333" w:author="이은정" w:date="2014-08-22T16:36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확실히</w:delText>
        </w:r>
        <w:r w:rsidRPr="00E80AEF">
          <w:rPr>
            <w:color w:val="0070C0"/>
            <w:lang w:eastAsia="ko-KR"/>
            <w:rPrChange w:id="6334" w:author="이은정" w:date="2014-08-22T16:36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6335" w:author="이은정" w:date="2014-08-22T16:36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반복</w:delText>
        </w:r>
        <w:r w:rsidRPr="00E80AEF">
          <w:rPr>
            <w:color w:val="0070C0"/>
            <w:lang w:eastAsia="ko-KR"/>
            <w:rPrChange w:id="6336" w:author="이은정" w:date="2014-08-22T16:36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6337" w:author="이은정" w:date="2014-08-22T16:36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피하기</w:delText>
        </w:r>
      </w:del>
    </w:p>
    <w:p w:rsidR="00CF6B85" w:rsidRDefault="00E364AB">
      <w:pPr>
        <w:rPr>
          <w:del w:id="6338" w:author="박윤수" w:date="2014-08-23T00:15:00Z"/>
          <w:lang w:eastAsia="ko-KR"/>
        </w:rPr>
      </w:pPr>
      <w:del w:id="6339" w:author="박윤수" w:date="2014-08-23T00:15:00Z"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로봇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6340" w:author="이은정" w:date="2014-08-22T14:28:00Z">
        <w:del w:id="6341" w:author="박윤수" w:date="2014-08-23T00:15:00Z">
          <w:r w:rsidR="00E4116D" w:rsidDel="00C13530">
            <w:rPr>
              <w:lang w:eastAsia="ko-KR"/>
            </w:rPr>
            <w:br/>
          </w:r>
        </w:del>
      </w:ins>
      <w:del w:id="6342" w:author="박윤수" w:date="2014-08-23T00:15:00Z"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>, 3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유용한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규칙을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364AB">
      <w:pPr>
        <w:rPr>
          <w:del w:id="6343" w:author="박윤수" w:date="2014-08-23T00:15:00Z"/>
          <w:rFonts w:asciiTheme="minorEastAsia" w:hAnsiTheme="minorEastAsia"/>
          <w:b/>
          <w:sz w:val="20"/>
          <w:lang w:eastAsia="ko-KR"/>
        </w:rPr>
        <w:pPrChange w:id="6344" w:author="박윤수" w:date="2014-08-23T00:18:00Z">
          <w:pPr>
            <w:spacing w:after="0"/>
          </w:pPr>
        </w:pPrChange>
      </w:pPr>
      <w:del w:id="6345" w:author="박윤수" w:date="2014-08-23T00:15:00Z">
        <w:r w:rsidRPr="00193803" w:rsidDel="00C13530">
          <w:rPr>
            <w:rFonts w:asciiTheme="minorEastAsia" w:hAnsiTheme="minorEastAsia" w:hint="eastAsia"/>
            <w:b/>
            <w:sz w:val="20"/>
            <w:lang w:eastAsia="ko-KR"/>
          </w:rPr>
          <w:delText xml:space="preserve">규칙 </w:delText>
        </w:r>
        <w:r w:rsidDel="00C13530">
          <w:rPr>
            <w:rFonts w:asciiTheme="minorEastAsia" w:hAnsiTheme="minorEastAsia" w:hint="eastAsia"/>
            <w:b/>
            <w:sz w:val="20"/>
            <w:lang w:eastAsia="ko-KR"/>
          </w:rPr>
          <w:delText>3</w:delText>
        </w:r>
        <w:r w:rsidRPr="00193803" w:rsidDel="00C13530">
          <w:rPr>
            <w:rFonts w:asciiTheme="minorEastAsia" w:hAnsiTheme="minorEastAsia" w:hint="eastAsia"/>
            <w:b/>
            <w:sz w:val="20"/>
            <w:lang w:eastAsia="ko-KR"/>
          </w:rPr>
          <w:delText>.</w:delText>
        </w:r>
      </w:del>
    </w:p>
    <w:p w:rsidR="00000000" w:rsidRDefault="00E364AB">
      <w:pPr>
        <w:rPr>
          <w:del w:id="6346" w:author="박윤수" w:date="2014-08-23T00:15:00Z"/>
          <w:rFonts w:asciiTheme="minorEastAsia" w:hAnsiTheme="minorEastAsia"/>
          <w:sz w:val="20"/>
          <w:lang w:eastAsia="ko-KR"/>
        </w:rPr>
        <w:pPrChange w:id="6347" w:author="박윤수" w:date="2014-08-23T00:18:00Z">
          <w:pPr>
            <w:spacing w:after="0"/>
          </w:pPr>
        </w:pPrChange>
      </w:pPr>
      <w:del w:id="6348" w:author="박윤수" w:date="2014-08-23T00:15:00Z">
        <w:r w:rsidDel="00C13530">
          <w:rPr>
            <w:rFonts w:asciiTheme="minorEastAsia" w:hAnsiTheme="minorEastAsia" w:hint="eastAsia"/>
            <w:sz w:val="20"/>
            <w:lang w:eastAsia="ko-KR"/>
          </w:rPr>
          <w:delText xml:space="preserve">프로그램을 작성할 때, </w:delText>
        </w:r>
        <w:r w:rsidR="0071619A" w:rsidDel="00C13530">
          <w:rPr>
            <w:rFonts w:asciiTheme="minorEastAsia" w:hAnsiTheme="minorEastAsia" w:hint="eastAsia"/>
            <w:sz w:val="20"/>
            <w:lang w:eastAsia="ko-KR"/>
          </w:rPr>
          <w:delText xml:space="preserve">자신을 </w:delText>
        </w:r>
        <w:r w:rsidDel="00C13530">
          <w:rPr>
            <w:rFonts w:asciiTheme="minorEastAsia" w:hAnsiTheme="minorEastAsia" w:hint="eastAsia"/>
            <w:sz w:val="20"/>
            <w:lang w:eastAsia="ko-KR"/>
          </w:rPr>
          <w:delText>반복하지 마세요.</w:delText>
        </w:r>
      </w:del>
    </w:p>
    <w:p w:rsidR="00CF6B85" w:rsidRDefault="0071619A">
      <w:pPr>
        <w:rPr>
          <w:del w:id="6349" w:author="박윤수" w:date="2014-08-23T00:15:00Z"/>
          <w:rFonts w:asciiTheme="minorEastAsia" w:hAnsiTheme="minorEastAsia"/>
          <w:sz w:val="20"/>
          <w:lang w:eastAsia="ko-KR"/>
        </w:rPr>
      </w:pPr>
      <w:del w:id="6350" w:author="박윤수" w:date="2014-08-23T00:15:00Z">
        <w:r w:rsidDel="00C13530">
          <w:rPr>
            <w:rFonts w:asciiTheme="minorEastAsia" w:hAnsiTheme="minorEastAsia" w:hint="eastAsia"/>
            <w:sz w:val="20"/>
            <w:lang w:eastAsia="ko-KR"/>
          </w:rPr>
          <w:delText>다시 말씀드립니다</w:delText>
        </w:r>
        <w:r w:rsidR="00E364AB" w:rsidDel="00C13530">
          <w:rPr>
            <w:rFonts w:asciiTheme="minorEastAsia" w:hAnsiTheme="minorEastAsia" w:hint="eastAsia"/>
            <w:sz w:val="20"/>
            <w:lang w:eastAsia="ko-KR"/>
          </w:rPr>
          <w:delText xml:space="preserve">. </w:delText>
        </w:r>
        <w:r w:rsidR="00DD6514" w:rsidDel="00C13530">
          <w:rPr>
            <w:rFonts w:asciiTheme="minorEastAsia" w:hAnsiTheme="minorEastAsia" w:hint="eastAsia"/>
            <w:b/>
            <w:sz w:val="20"/>
            <w:lang w:eastAsia="ko-KR"/>
          </w:rPr>
          <w:delText>자신을</w:delText>
        </w:r>
        <w:r w:rsidR="00E364AB" w:rsidRPr="008F4892" w:rsidDel="00C13530">
          <w:rPr>
            <w:rFonts w:asciiTheme="minorEastAsia" w:hAnsiTheme="minorEastAsia" w:hint="eastAsia"/>
            <w:b/>
            <w:sz w:val="20"/>
            <w:lang w:eastAsia="ko-KR"/>
          </w:rPr>
          <w:delText xml:space="preserve"> 반복하지 마세요.</w:delText>
        </w:r>
      </w:del>
    </w:p>
    <w:p w:rsidR="00CF6B85" w:rsidRDefault="00E80AEF">
      <w:pPr>
        <w:pStyle w:val="affc"/>
        <w:numPr>
          <w:ilvl w:val="0"/>
          <w:numId w:val="22"/>
        </w:numPr>
        <w:ind w:leftChars="0"/>
        <w:rPr>
          <w:del w:id="6351" w:author="박윤수" w:date="2014-08-23T00:15:00Z"/>
          <w:b/>
          <w:color w:val="0070C0"/>
          <w:sz w:val="24"/>
          <w:lang w:eastAsia="ko-KR"/>
          <w:rPrChange w:id="6352" w:author="이은정" w:date="2014-08-22T16:36:00Z">
            <w:rPr>
              <w:del w:id="6353" w:author="박윤수" w:date="2014-08-23T00:15:00Z"/>
              <w:b/>
              <w:sz w:val="24"/>
              <w:lang w:eastAsia="ko-KR"/>
            </w:rPr>
          </w:rPrChange>
        </w:rPr>
      </w:pPr>
      <w:del w:id="6354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6355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왼쪽으로</w:delText>
        </w:r>
        <w:r w:rsidRPr="00E80AEF">
          <w:rPr>
            <w:b/>
            <w:color w:val="0070C0"/>
            <w:sz w:val="24"/>
            <w:lang w:eastAsia="ko-KR"/>
            <w:rPrChange w:id="6356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57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세</w:delText>
        </w:r>
        <w:r w:rsidRPr="00E80AEF">
          <w:rPr>
            <w:b/>
            <w:color w:val="0070C0"/>
            <w:sz w:val="24"/>
            <w:lang w:eastAsia="ko-KR"/>
            <w:rPrChange w:id="6358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59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번</w:delText>
        </w:r>
        <w:r w:rsidRPr="00E80AEF">
          <w:rPr>
            <w:b/>
            <w:color w:val="0070C0"/>
            <w:sz w:val="24"/>
            <w:lang w:eastAsia="ko-KR"/>
            <w:rPrChange w:id="6360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61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도는</w:delText>
        </w:r>
        <w:r w:rsidRPr="00E80AEF">
          <w:rPr>
            <w:b/>
            <w:color w:val="0070C0"/>
            <w:sz w:val="24"/>
            <w:lang w:eastAsia="ko-KR"/>
            <w:rPrChange w:id="6362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63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것은</w:delText>
        </w:r>
        <w:r w:rsidRPr="00E80AEF">
          <w:rPr>
            <w:b/>
            <w:color w:val="0070C0"/>
            <w:sz w:val="24"/>
            <w:lang w:eastAsia="ko-KR"/>
            <w:rPrChange w:id="6364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65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오른쪽</w:delText>
        </w:r>
        <w:r w:rsidRPr="00E80AEF">
          <w:rPr>
            <w:b/>
            <w:color w:val="0070C0"/>
            <w:sz w:val="24"/>
            <w:lang w:eastAsia="ko-KR"/>
            <w:rPrChange w:id="6366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67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한번</w:delText>
        </w:r>
        <w:r w:rsidRPr="00E80AEF">
          <w:rPr>
            <w:b/>
            <w:color w:val="0070C0"/>
            <w:sz w:val="24"/>
            <w:lang w:eastAsia="ko-KR"/>
            <w:rPrChange w:id="6368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69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돌게</w:delText>
        </w:r>
        <w:r w:rsidRPr="00E80AEF">
          <w:rPr>
            <w:b/>
            <w:color w:val="0070C0"/>
            <w:sz w:val="24"/>
            <w:lang w:eastAsia="ko-KR"/>
            <w:rPrChange w:id="6370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371" w:author="이은정" w:date="2014-08-22T16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만듭니다</w:delText>
        </w:r>
        <w:r w:rsidRPr="00E80AEF">
          <w:rPr>
            <w:b/>
            <w:color w:val="0070C0"/>
            <w:sz w:val="24"/>
            <w:lang w:eastAsia="ko-KR"/>
            <w:rPrChange w:id="6372" w:author="이은정" w:date="2014-08-22T16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.</w:delText>
        </w:r>
      </w:del>
    </w:p>
    <w:p w:rsidR="00CF6B85" w:rsidRDefault="00E364AB">
      <w:pPr>
        <w:rPr>
          <w:del w:id="6373" w:author="박윤수" w:date="2014-08-23T00:15:00Z"/>
          <w:lang w:eastAsia="ko-KR"/>
        </w:rPr>
      </w:pPr>
      <w:del w:id="6374" w:author="박윤수" w:date="2014-08-23T00:15:00Z">
        <w:r w:rsidDel="00C13530">
          <w:rPr>
            <w:rFonts w:hint="eastAsia"/>
            <w:lang w:eastAsia="ko-KR"/>
          </w:rPr>
          <w:delText>곰곰이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생각한다면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375" w:author="이은정" w:date="2014-08-22T10:40:00Z">
        <w:del w:id="637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37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왼쪽으로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종이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그려서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378" w:author="이은정" w:date="2014-08-22T10:40:00Z">
        <w:del w:id="637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380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이해해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364AB">
      <w:pPr>
        <w:rPr>
          <w:del w:id="6381" w:author="박윤수" w:date="2014-08-23T00:15:00Z"/>
          <w:lang w:eastAsia="ko-KR"/>
        </w:rPr>
        <w:pPrChange w:id="6382" w:author="박윤수" w:date="2014-08-23T00:18:00Z">
          <w:pPr>
            <w:spacing w:after="0"/>
          </w:pPr>
        </w:pPrChange>
      </w:pPr>
      <w:del w:id="6383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384" w:author="박윤수" w:date="2014-08-23T00:15:00Z"/>
          <w:lang w:eastAsia="ko-KR"/>
        </w:rPr>
        <w:pPrChange w:id="6385" w:author="박윤수" w:date="2014-08-23T00:18:00Z">
          <w:pPr>
            <w:spacing w:after="0"/>
          </w:pPr>
        </w:pPrChange>
      </w:pPr>
      <w:del w:id="6386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364AB">
      <w:pPr>
        <w:rPr>
          <w:del w:id="6387" w:author="박윤수" w:date="2014-08-23T00:15:00Z"/>
          <w:lang w:eastAsia="ko-KR"/>
        </w:rPr>
        <w:pPrChange w:id="6388" w:author="박윤수" w:date="2014-08-23T00:18:00Z">
          <w:pPr>
            <w:spacing w:after="0"/>
          </w:pPr>
        </w:pPrChange>
      </w:pPr>
      <w:del w:id="638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390" w:author="박윤수" w:date="2014-08-23T00:15:00Z"/>
          <w:lang w:eastAsia="ko-KR"/>
        </w:rPr>
        <w:pPrChange w:id="6391" w:author="박윤수" w:date="2014-08-23T00:18:00Z">
          <w:pPr>
            <w:spacing w:after="0"/>
          </w:pPr>
        </w:pPrChange>
      </w:pPr>
      <w:del w:id="6392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393" w:author="박윤수" w:date="2014-08-23T00:15:00Z"/>
          <w:lang w:eastAsia="ko-KR"/>
        </w:rPr>
        <w:pPrChange w:id="6394" w:author="박윤수" w:date="2014-08-23T00:18:00Z">
          <w:pPr>
            <w:spacing w:after="0"/>
          </w:pPr>
        </w:pPrChange>
      </w:pPr>
      <w:del w:id="6395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396" w:author="박윤수" w:date="2014-08-23T00:15:00Z"/>
          <w:lang w:eastAsia="ko-KR"/>
        </w:rPr>
        <w:pPrChange w:id="6397" w:author="박윤수" w:date="2014-08-23T00:18:00Z">
          <w:pPr>
            <w:spacing w:after="0"/>
          </w:pPr>
        </w:pPrChange>
      </w:pPr>
      <w:del w:id="6398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364AB">
      <w:pPr>
        <w:rPr>
          <w:del w:id="6399" w:author="박윤수" w:date="2014-08-23T00:15:00Z"/>
          <w:lang w:eastAsia="ko-KR"/>
        </w:rPr>
        <w:pPrChange w:id="6400" w:author="박윤수" w:date="2014-08-23T00:18:00Z">
          <w:pPr>
            <w:spacing w:after="0"/>
          </w:pPr>
        </w:pPrChange>
      </w:pPr>
      <w:del w:id="6401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364AB">
      <w:pPr>
        <w:rPr>
          <w:del w:id="6402" w:author="박윤수" w:date="2014-08-23T00:15:00Z"/>
          <w:lang w:eastAsia="ko-KR"/>
        </w:rPr>
        <w:pPrChange w:id="6403" w:author="박윤수" w:date="2014-08-23T00:18:00Z">
          <w:pPr>
            <w:spacing w:after="0"/>
          </w:pPr>
        </w:pPrChange>
      </w:pPr>
      <w:del w:id="6404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05" w:author="박윤수" w:date="2014-08-23T00:15:00Z"/>
          <w:lang w:eastAsia="ko-KR"/>
        </w:rPr>
        <w:pPrChange w:id="6406" w:author="박윤수" w:date="2014-08-23T00:18:00Z">
          <w:pPr>
            <w:spacing w:after="0"/>
          </w:pPr>
        </w:pPrChange>
      </w:pPr>
      <w:del w:id="640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08" w:author="박윤수" w:date="2014-08-23T00:15:00Z"/>
          <w:lang w:eastAsia="ko-KR"/>
        </w:rPr>
        <w:pPrChange w:id="6409" w:author="박윤수" w:date="2014-08-23T00:18:00Z">
          <w:pPr>
            <w:spacing w:after="0"/>
          </w:pPr>
        </w:pPrChange>
      </w:pPr>
      <w:del w:id="6410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11" w:author="박윤수" w:date="2014-08-23T00:15:00Z"/>
          <w:lang w:eastAsia="ko-KR"/>
        </w:rPr>
        <w:pPrChange w:id="6412" w:author="박윤수" w:date="2014-08-23T00:18:00Z">
          <w:pPr>
            <w:spacing w:after="0"/>
          </w:pPr>
        </w:pPrChange>
      </w:pPr>
      <w:del w:id="6413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364AB">
      <w:pPr>
        <w:rPr>
          <w:del w:id="6414" w:author="박윤수" w:date="2014-08-23T00:15:00Z"/>
          <w:lang w:eastAsia="ko-KR"/>
        </w:rPr>
        <w:pPrChange w:id="6415" w:author="박윤수" w:date="2014-08-23T00:18:00Z">
          <w:pPr>
            <w:spacing w:after="0"/>
          </w:pPr>
        </w:pPrChange>
      </w:pPr>
      <w:del w:id="6416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17" w:author="박윤수" w:date="2014-08-23T00:15:00Z"/>
          <w:lang w:eastAsia="ko-KR"/>
        </w:rPr>
        <w:pPrChange w:id="6418" w:author="박윤수" w:date="2014-08-23T00:18:00Z">
          <w:pPr>
            <w:spacing w:after="0"/>
          </w:pPr>
        </w:pPrChange>
      </w:pPr>
      <w:del w:id="641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20" w:author="박윤수" w:date="2014-08-23T00:15:00Z"/>
          <w:lang w:eastAsia="ko-KR"/>
        </w:rPr>
        <w:pPrChange w:id="6421" w:author="박윤수" w:date="2014-08-23T00:18:00Z">
          <w:pPr>
            <w:spacing w:after="0"/>
          </w:pPr>
        </w:pPrChange>
      </w:pPr>
      <w:del w:id="6422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23" w:author="박윤수" w:date="2014-08-23T00:15:00Z"/>
          <w:lang w:eastAsia="ko-KR"/>
        </w:rPr>
        <w:pPrChange w:id="6424" w:author="박윤수" w:date="2014-08-23T00:18:00Z">
          <w:pPr>
            <w:spacing w:after="0"/>
          </w:pPr>
        </w:pPrChange>
      </w:pPr>
      <w:del w:id="6425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364AB">
      <w:pPr>
        <w:rPr>
          <w:del w:id="6426" w:author="박윤수" w:date="2014-08-23T00:15:00Z"/>
          <w:lang w:eastAsia="ko-KR"/>
        </w:rPr>
        <w:pPrChange w:id="6427" w:author="박윤수" w:date="2014-08-23T00:18:00Z">
          <w:pPr>
            <w:spacing w:after="0"/>
          </w:pPr>
        </w:pPrChange>
      </w:pPr>
      <w:del w:id="6428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364AB">
      <w:pPr>
        <w:rPr>
          <w:del w:id="6429" w:author="박윤수" w:date="2014-08-23T00:15:00Z"/>
          <w:lang w:eastAsia="ko-KR"/>
        </w:rPr>
        <w:pPrChange w:id="6430" w:author="박윤수" w:date="2014-08-23T00:18:00Z">
          <w:pPr>
            <w:spacing w:after="0"/>
          </w:pPr>
        </w:pPrChange>
      </w:pPr>
      <w:del w:id="643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32" w:author="박윤수" w:date="2014-08-23T00:15:00Z"/>
          <w:lang w:eastAsia="ko-KR"/>
        </w:rPr>
        <w:pPrChange w:id="6433" w:author="박윤수" w:date="2014-08-23T00:18:00Z">
          <w:pPr>
            <w:spacing w:after="0"/>
          </w:pPr>
        </w:pPrChange>
      </w:pPr>
      <w:del w:id="6434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E364AB">
      <w:pPr>
        <w:rPr>
          <w:del w:id="6435" w:author="박윤수" w:date="2014-08-23T00:15:00Z"/>
          <w:lang w:eastAsia="ko-KR"/>
        </w:rPr>
        <w:pPrChange w:id="6436" w:author="박윤수" w:date="2014-08-23T00:18:00Z">
          <w:pPr>
            <w:spacing w:after="0"/>
          </w:pPr>
        </w:pPrChange>
      </w:pPr>
      <w:del w:id="6437" w:author="박윤수" w:date="2014-08-23T00:15:00Z">
        <w:r w:rsidDel="00C13530">
          <w:rPr>
            <w:lang w:eastAsia="ko-KR"/>
          </w:rPr>
          <w:delText>turn_off()</w:delText>
        </w:r>
      </w:del>
    </w:p>
    <w:p w:rsidR="00000000" w:rsidRDefault="00AF7365">
      <w:pPr>
        <w:rPr>
          <w:del w:id="6438" w:author="박윤수" w:date="2014-08-23T00:15:00Z"/>
          <w:lang w:eastAsia="ko-KR"/>
        </w:rPr>
        <w:pPrChange w:id="6439" w:author="박윤수" w:date="2014-08-23T00:18:00Z">
          <w:pPr>
            <w:spacing w:after="0"/>
          </w:pPr>
        </w:pPrChange>
      </w:pPr>
    </w:p>
    <w:p w:rsidR="00CF6B85" w:rsidRDefault="00E364AB">
      <w:pPr>
        <w:rPr>
          <w:del w:id="6440" w:author="박윤수" w:date="2014-08-23T00:15:00Z"/>
          <w:b/>
          <w:color w:val="4F6228" w:themeColor="accent3" w:themeShade="80"/>
          <w:lang w:eastAsia="ko-KR"/>
        </w:rPr>
      </w:pPr>
      <w:del w:id="6441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442" w:author="이은정" w:date="2014-08-22T16:26:00Z">
        <w:del w:id="6443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E364AB">
      <w:pPr>
        <w:rPr>
          <w:del w:id="6444" w:author="박윤수" w:date="2014-08-23T00:15:00Z"/>
          <w:lang w:eastAsia="ko-KR"/>
        </w:rPr>
        <w:pPrChange w:id="6445" w:author="박윤수" w:date="2014-08-23T00:18:00Z">
          <w:pPr>
            <w:spacing w:after="0"/>
          </w:pPr>
        </w:pPrChange>
      </w:pPr>
      <w:del w:id="6446" w:author="박윤수" w:date="2014-08-23T00:15:00Z">
        <w:r w:rsidDel="00C13530">
          <w:rPr>
            <w:rFonts w:hint="eastAsia"/>
            <w:lang w:eastAsia="ko-KR"/>
          </w:rPr>
          <w:delText>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447" w:author="이은정" w:date="2014-08-22T10:40:00Z">
        <w:del w:id="644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44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기대하는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450" w:author="이은정" w:date="2014-08-22T10:40:00Z">
        <w:del w:id="645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45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6453" w:author="박윤수" w:date="2014-08-23T00:15:00Z"/>
          <w:lang w:eastAsia="ko-KR"/>
        </w:rPr>
        <w:pPrChange w:id="6454" w:author="박윤수" w:date="2014-08-23T00:18:00Z">
          <w:pPr>
            <w:spacing w:after="0"/>
          </w:pPr>
        </w:pPrChange>
      </w:pPr>
    </w:p>
    <w:p w:rsidR="00CF6B85" w:rsidRDefault="00E364AB">
      <w:pPr>
        <w:rPr>
          <w:del w:id="6455" w:author="박윤수" w:date="2014-08-23T00:15:00Z"/>
          <w:b/>
          <w:color w:val="4F6228" w:themeColor="accent3" w:themeShade="80"/>
          <w:lang w:eastAsia="ko-KR"/>
        </w:rPr>
      </w:pPr>
      <w:del w:id="6456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>다시</w:delText>
        </w:r>
      </w:del>
      <w:ins w:id="6457" w:author="이은정" w:date="2014-08-22T16:28:00Z">
        <w:del w:id="6458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다시</w:delText>
          </w:r>
        </w:del>
      </w:ins>
      <w:del w:id="6459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460" w:author="이은정" w:date="2014-08-22T16:26:00Z">
        <w:del w:id="646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791FB2">
      <w:pPr>
        <w:rPr>
          <w:ins w:id="6462" w:author="이은정" w:date="2014-08-22T14:28:00Z"/>
          <w:del w:id="6463" w:author="박윤수" w:date="2014-08-23T00:15:00Z"/>
          <w:lang w:eastAsia="ko-KR"/>
        </w:rPr>
        <w:pPrChange w:id="6464" w:author="박윤수" w:date="2014-08-23T00:18:00Z">
          <w:pPr>
            <w:spacing w:after="0"/>
          </w:pPr>
        </w:pPrChange>
      </w:pPr>
      <w:del w:id="6465" w:author="박윤수" w:date="2014-08-23T00:15:00Z">
        <w:r w:rsidDel="00C13530">
          <w:rPr>
            <w:rFonts w:hint="eastAsia"/>
            <w:lang w:eastAsia="ko-KR"/>
          </w:rPr>
          <w:delText>방금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수정하여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사각형에서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보이듯이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466" w:author="이은정" w:date="2014-08-22T10:40:00Z">
        <w:del w:id="646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46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시계방향으로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궤적</w:delText>
        </w:r>
      </w:del>
      <w:ins w:id="6469" w:author="이은정" w:date="2014-08-22T14:31:00Z">
        <w:del w:id="6470" w:author="박윤수" w:date="2014-08-23T00:15:00Z">
          <w:r w:rsidR="00E4116D" w:rsidDel="00C13530">
            <w:rPr>
              <w:rFonts w:hint="eastAsia"/>
              <w:lang w:eastAsia="ko-KR"/>
            </w:rPr>
            <w:delText>선</w:delText>
          </w:r>
        </w:del>
      </w:ins>
      <w:del w:id="6471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만드세요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6472" w:author="박윤수" w:date="2014-08-23T00:15:00Z"/>
          <w:lang w:eastAsia="ko-KR"/>
        </w:rPr>
        <w:pPrChange w:id="6473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6474" w:author="박윤수" w:date="2014-08-23T00:15:00Z"/>
          <w:lang w:eastAsia="ko-KR"/>
        </w:rPr>
        <w:pPrChange w:id="6475" w:author="박윤수" w:date="2014-08-23T00:18:00Z">
          <w:pPr>
            <w:spacing w:after="0"/>
          </w:pPr>
        </w:pPrChange>
      </w:pPr>
      <w:del w:id="6476" w:author="박윤수" w:date="2014-08-23T00:15:00Z">
        <w:r>
          <w:rPr>
            <w:noProof/>
            <w:lang w:val="en-US" w:eastAsia="ko-KR"/>
            <w:rPrChange w:id="647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809750" cy="1323975"/>
              <wp:effectExtent l="19050" t="0" r="0" b="0"/>
              <wp:docPr id="2" name="그림 1" descr="square2righ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quare2right.png"/>
                      <pic:cNvPicPr/>
                    </pic:nvPicPr>
                    <pic:blipFill>
                      <a:blip r:embed="rId8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9750" cy="1323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E80AEF">
      <w:pPr>
        <w:pStyle w:val="affc"/>
        <w:numPr>
          <w:ilvl w:val="0"/>
          <w:numId w:val="22"/>
        </w:numPr>
        <w:spacing w:before="240"/>
        <w:ind w:leftChars="0"/>
        <w:rPr>
          <w:del w:id="6478" w:author="박윤수" w:date="2014-08-23T00:15:00Z"/>
          <w:b/>
          <w:color w:val="0070C0"/>
          <w:sz w:val="24"/>
          <w:lang w:eastAsia="ko-KR"/>
          <w:rPrChange w:id="6479" w:author="이은정" w:date="2014-08-22T16:37:00Z">
            <w:rPr>
              <w:del w:id="6480" w:author="박윤수" w:date="2014-08-23T00:15:00Z"/>
              <w:b/>
              <w:sz w:val="24"/>
              <w:lang w:eastAsia="ko-KR"/>
            </w:rPr>
          </w:rPrChange>
        </w:rPr>
        <w:pPrChange w:id="6481" w:author="박윤수" w:date="2014-08-23T00:18:00Z">
          <w:pPr>
            <w:pStyle w:val="affc"/>
            <w:numPr>
              <w:numId w:val="22"/>
            </w:numPr>
            <w:spacing w:before="240" w:after="0"/>
            <w:ind w:leftChars="0" w:left="927" w:hanging="360"/>
          </w:pPr>
        </w:pPrChange>
      </w:pPr>
      <w:del w:id="6482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6483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오른쪽</w:delText>
        </w:r>
        <w:r w:rsidRPr="00E80AEF">
          <w:rPr>
            <w:b/>
            <w:color w:val="0070C0"/>
            <w:sz w:val="24"/>
            <w:lang w:eastAsia="ko-KR"/>
            <w:rPrChange w:id="6484" w:author="이은정" w:date="2014-08-22T16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485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돌기</w:delText>
        </w:r>
        <w:r w:rsidRPr="00E80AEF">
          <w:rPr>
            <w:b/>
            <w:color w:val="0070C0"/>
            <w:sz w:val="24"/>
            <w:lang w:eastAsia="ko-KR"/>
            <w:rPrChange w:id="6486" w:author="이은정" w:date="2014-08-22T16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487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정의</w:delText>
        </w:r>
      </w:del>
    </w:p>
    <w:p w:rsidR="00000000" w:rsidRDefault="00651BD1">
      <w:pPr>
        <w:spacing w:before="240"/>
        <w:rPr>
          <w:del w:id="6488" w:author="박윤수" w:date="2014-08-23T00:15:00Z"/>
          <w:lang w:eastAsia="ko-KR"/>
        </w:rPr>
        <w:pPrChange w:id="6489" w:author="박윤수" w:date="2014-08-23T00:18:00Z">
          <w:pPr>
            <w:spacing w:before="240" w:after="0"/>
          </w:pPr>
        </w:pPrChange>
      </w:pPr>
      <w:del w:id="6490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번의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왼쪽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조합해서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491" w:author="이은정" w:date="2014-08-22T10:40:00Z">
        <w:del w:id="649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49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살펴봤습니다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일련의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만든다면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작성된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무척이나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왜냐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반복을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계속하기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때문입니다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다르게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드려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동일한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나타난다는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중복을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피하기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6494" w:author="이은정" w:date="2014-08-22T10:40:00Z">
        <w:del w:id="649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6496" w:author="박윤수" w:date="2014-08-23T00:15:00Z"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능력은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매우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도움이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spacing w:before="240"/>
        <w:rPr>
          <w:del w:id="6497" w:author="박윤수" w:date="2014-08-23T00:15:00Z"/>
          <w:lang w:eastAsia="ko-KR"/>
        </w:rPr>
        <w:pPrChange w:id="6498" w:author="박윤수" w:date="2014-08-23T00:18:00Z">
          <w:pPr>
            <w:spacing w:before="240" w:after="0"/>
          </w:pPr>
        </w:pPrChange>
      </w:pPr>
      <w:del w:id="6499" w:author="박윤수" w:date="2014-08-23T00:15:00Z"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일련의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부여할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6500" w:author="이은정" w:date="2014-08-22T14:49:00Z">
        <w:del w:id="6501" w:author="박윤수" w:date="2014-08-23T00:15:00Z">
          <w:r w:rsidR="003D0D15" w:rsidDel="00C13530">
            <w:rPr>
              <w:lang w:eastAsia="ko-KR"/>
            </w:rPr>
            <w:br/>
          </w:r>
        </w:del>
      </w:ins>
      <w:del w:id="6502" w:author="박윤수" w:date="2014-08-23T00:15:00Z">
        <w:r w:rsidDel="00C13530">
          <w:rPr>
            <w:rFonts w:hint="eastAsia"/>
            <w:lang w:eastAsia="ko-KR"/>
          </w:rPr>
          <w:delText>예를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503" w:author="이은정" w:date="2014-08-22T10:40:00Z">
        <w:del w:id="650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50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spacing w:before="240"/>
        <w:rPr>
          <w:del w:id="6506" w:author="박윤수" w:date="2014-08-23T00:15:00Z"/>
          <w:lang w:eastAsia="ko-KR"/>
        </w:rPr>
        <w:pPrChange w:id="6507" w:author="박윤수" w:date="2014-08-23T00:18:00Z">
          <w:pPr>
            <w:spacing w:before="240" w:after="0"/>
          </w:pPr>
        </w:pPrChange>
      </w:pPr>
      <w:del w:id="6508" w:author="박윤수" w:date="2014-08-23T00:15:00Z">
        <w:r>
          <w:rPr>
            <w:noProof/>
            <w:lang w:val="en-US" w:eastAsia="ko-KR"/>
            <w:rPrChange w:id="650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1609725"/>
              <wp:effectExtent l="19050" t="0" r="9525" b="0"/>
              <wp:docPr id="19" name="그림 13" descr="turnright_t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urnright_txt.png"/>
                      <pic:cNvPicPr/>
                    </pic:nvPicPr>
                    <pic:blipFill>
                      <a:blip r:embed="rId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651BD1">
      <w:pPr>
        <w:spacing w:before="240"/>
        <w:rPr>
          <w:del w:id="6510" w:author="박윤수" w:date="2014-08-23T00:15:00Z"/>
          <w:lang w:eastAsia="ko-KR"/>
        </w:rPr>
        <w:pPrChange w:id="6511" w:author="박윤수" w:date="2014-08-23T00:18:00Z">
          <w:pPr>
            <w:spacing w:before="240" w:after="0"/>
          </w:pPr>
        </w:pPrChange>
      </w:pPr>
      <w:del w:id="6512" w:author="박윤수" w:date="2014-08-23T00:15:00Z">
        <w:r w:rsidDel="00C13530">
          <w:rPr>
            <w:rFonts w:hint="eastAsia"/>
            <w:lang w:eastAsia="ko-KR"/>
          </w:rPr>
          <w:delText>4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중요한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주목하세요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pStyle w:val="affc"/>
        <w:numPr>
          <w:ilvl w:val="0"/>
          <w:numId w:val="23"/>
        </w:numPr>
        <w:spacing w:before="240"/>
        <w:ind w:leftChars="0"/>
        <w:rPr>
          <w:del w:id="6513" w:author="박윤수" w:date="2014-08-23T00:15:00Z"/>
          <w:lang w:eastAsia="ko-KR"/>
        </w:rPr>
        <w:pPrChange w:id="6514" w:author="박윤수" w:date="2014-08-23T00:18:00Z">
          <w:pPr>
            <w:pStyle w:val="affc"/>
            <w:numPr>
              <w:numId w:val="23"/>
            </w:numPr>
            <w:spacing w:before="240" w:after="0"/>
            <w:ind w:leftChars="0" w:left="1367" w:hanging="400"/>
          </w:pPr>
        </w:pPrChange>
      </w:pPr>
      <w:del w:id="6515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보았듯이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녹색의</w:delText>
        </w:r>
        <w:r w:rsidDel="00C13530">
          <w:rPr>
            <w:rFonts w:hint="eastAsia"/>
            <w:lang w:eastAsia="ko-KR"/>
          </w:rPr>
          <w:delText xml:space="preserve"> # </w:delText>
        </w:r>
        <w:r w:rsidDel="00C13530">
          <w:rPr>
            <w:rFonts w:hint="eastAsia"/>
            <w:lang w:eastAsia="ko-KR"/>
          </w:rPr>
          <w:delText>기호는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나머지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모두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6516" w:author="이은정" w:date="2014-08-22T10:40:00Z">
        <w:del w:id="651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6518" w:author="박윤수" w:date="2014-08-23T00:15:00Z"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혹은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무시합니다</w:delText>
        </w:r>
        <w:r w:rsidDel="00C13530">
          <w:rPr>
            <w:rFonts w:hint="eastAsia"/>
            <w:lang w:eastAsia="ko-KR"/>
          </w:rPr>
          <w:delText xml:space="preserve">. # </w:delText>
        </w:r>
        <w:r w:rsidDel="00C13530">
          <w:rPr>
            <w:rFonts w:hint="eastAsia"/>
            <w:lang w:eastAsia="ko-KR"/>
          </w:rPr>
          <w:delText>기호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텍스트를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주석이라고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프로그래머에게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설명하거나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다음의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역할을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하는지에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자신에게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상기시키는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용도로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사용됩니다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6519" w:author="이은정" w:date="2014-08-22T14:29:00Z">
        <w:del w:id="6520" w:author="박윤수" w:date="2014-08-23T00:15:00Z">
          <w:r w:rsidR="00E4116D" w:rsidDel="00C13530">
            <w:rPr>
              <w:lang w:eastAsia="ko-KR"/>
            </w:rPr>
            <w:br/>
          </w:r>
        </w:del>
      </w:ins>
      <w:del w:id="6521" w:author="박윤수" w:date="2014-08-23T00:15:00Z">
        <w:r w:rsidDel="00C13530">
          <w:rPr>
            <w:rFonts w:hint="eastAsia"/>
            <w:lang w:eastAsia="ko-KR"/>
          </w:rPr>
          <w:delText>녹색으로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명령문들과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구별되도록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혹은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6522" w:author="이은정" w:date="2014-08-22T10:40:00Z">
        <w:del w:id="652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6524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무시합니다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pStyle w:val="affc"/>
        <w:numPr>
          <w:ilvl w:val="0"/>
          <w:numId w:val="23"/>
        </w:numPr>
        <w:spacing w:before="240"/>
        <w:ind w:leftChars="0"/>
        <w:rPr>
          <w:del w:id="6525" w:author="박윤수" w:date="2014-08-23T00:15:00Z"/>
          <w:lang w:eastAsia="ko-KR"/>
        </w:rPr>
        <w:pPrChange w:id="6526" w:author="박윤수" w:date="2014-08-23T00:18:00Z">
          <w:pPr>
            <w:pStyle w:val="affc"/>
            <w:numPr>
              <w:numId w:val="23"/>
            </w:numPr>
            <w:spacing w:before="240" w:after="0"/>
            <w:ind w:leftChars="0" w:left="1367" w:hanging="400"/>
          </w:pPr>
        </w:pPrChange>
      </w:pPr>
      <w:del w:id="6527" w:author="박윤수" w:date="2014-08-23T00:15:00Z">
        <w:r w:rsidDel="00C13530">
          <w:rPr>
            <w:rFonts w:hint="eastAsia"/>
            <w:lang w:eastAsia="ko-KR"/>
          </w:rPr>
          <w:delText>둘째로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정의는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에디터에서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청색으로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색깔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칠해진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def</w:delText>
        </w:r>
        <w:r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</w:delText>
        </w:r>
        <w:r w:rsidDel="00C13530">
          <w:rPr>
            <w:rFonts w:hint="eastAsia"/>
            <w:lang w:eastAsia="ko-KR"/>
          </w:rPr>
          <w:delText>(keyword)</w:delText>
        </w:r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자신이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자신만의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단어입니다</w:delText>
        </w:r>
        <w:r w:rsidDel="00C13530">
          <w:rPr>
            <w:rFonts w:hint="eastAsia"/>
            <w:lang w:eastAsia="ko-KR"/>
          </w:rPr>
          <w:delText xml:space="preserve">. def </w:delText>
        </w:r>
        <w:r w:rsidDel="00C13530">
          <w:rPr>
            <w:rFonts w:hint="eastAsia"/>
            <w:lang w:eastAsia="ko-KR"/>
          </w:rPr>
          <w:delText>키워드는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괄호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그리고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콜론으로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구성됩니다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pStyle w:val="affc"/>
        <w:numPr>
          <w:ilvl w:val="0"/>
          <w:numId w:val="23"/>
        </w:numPr>
        <w:spacing w:before="240"/>
        <w:ind w:leftChars="0"/>
        <w:rPr>
          <w:del w:id="6528" w:author="박윤수" w:date="2014-08-23T00:15:00Z"/>
          <w:lang w:eastAsia="ko-KR"/>
        </w:rPr>
        <w:pPrChange w:id="6529" w:author="박윤수" w:date="2014-08-23T00:18:00Z">
          <w:pPr>
            <w:pStyle w:val="affc"/>
            <w:numPr>
              <w:numId w:val="23"/>
            </w:numPr>
            <w:spacing w:before="240" w:after="0"/>
            <w:ind w:leftChars="0" w:left="1367" w:hanging="400"/>
          </w:pPr>
        </w:pPrChange>
      </w:pPr>
      <w:del w:id="6530" w:author="박윤수" w:date="2014-08-23T00:15:00Z">
        <w:r w:rsidDel="00C13530">
          <w:rPr>
            <w:rFonts w:hint="eastAsia"/>
            <w:lang w:eastAsia="ko-KR"/>
          </w:rPr>
          <w:delText>셋째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부분들의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명령문들은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들여쓰기가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들여쓰기에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불평을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하거나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우리가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기대하는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들여쓰기는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공백을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주어진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블록에</w:delText>
        </w:r>
        <w:r w:rsidDel="00C13530">
          <w:rPr>
            <w:rFonts w:hint="eastAsia"/>
            <w:lang w:eastAsia="ko-KR"/>
          </w:rPr>
          <w:delText xml:space="preserve"> 4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공백을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관습적으로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pStyle w:val="affc"/>
        <w:numPr>
          <w:ilvl w:val="0"/>
          <w:numId w:val="23"/>
        </w:numPr>
        <w:spacing w:before="240"/>
        <w:ind w:leftChars="0"/>
        <w:rPr>
          <w:del w:id="6531" w:author="박윤수" w:date="2014-08-23T00:15:00Z"/>
          <w:lang w:eastAsia="ko-KR"/>
        </w:rPr>
        <w:pPrChange w:id="6532" w:author="박윤수" w:date="2014-08-23T00:18:00Z">
          <w:pPr>
            <w:pStyle w:val="affc"/>
            <w:numPr>
              <w:numId w:val="23"/>
            </w:numPr>
            <w:spacing w:before="240" w:after="0"/>
            <w:ind w:leftChars="0" w:left="1367" w:hanging="400"/>
          </w:pPr>
        </w:pPrChange>
      </w:pPr>
      <w:del w:id="6533" w:author="박윤수" w:date="2014-08-23T00:15:00Z">
        <w:r w:rsidDel="00C13530">
          <w:rPr>
            <w:rFonts w:hint="eastAsia"/>
            <w:lang w:eastAsia="ko-KR"/>
          </w:rPr>
          <w:delText>넷째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 (</w:delText>
        </w:r>
        <w:r w:rsidDel="00C13530">
          <w:rPr>
            <w:rFonts w:hint="eastAsia"/>
            <w:lang w:eastAsia="ko-KR"/>
          </w:rPr>
          <w:delText>동의어를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동의어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=</w:delText>
        </w:r>
        <w:r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사용했고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괄호가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명령어가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아니라는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의미합니다</w:delText>
        </w:r>
        <w:r w:rsidDel="00C13530">
          <w:rPr>
            <w:rFonts w:hint="eastAsia"/>
            <w:lang w:eastAsia="ko-KR"/>
          </w:rPr>
          <w:delText>.)</w:delText>
        </w:r>
      </w:del>
    </w:p>
    <w:p w:rsidR="00CF6B85" w:rsidRDefault="00651BD1">
      <w:pPr>
        <w:spacing w:before="240"/>
        <w:rPr>
          <w:ins w:id="6534" w:author="이은정" w:date="2014-08-22T14:36:00Z"/>
          <w:del w:id="6535" w:author="박윤수" w:date="2014-08-23T00:15:00Z"/>
          <w:lang w:eastAsia="ko-KR"/>
        </w:rPr>
      </w:pPr>
      <w:del w:id="6536" w:author="박윤수" w:date="2014-08-23T00:15:00Z">
        <w:r w:rsidDel="00C13530">
          <w:rPr>
            <w:rFonts w:hint="eastAsia"/>
            <w:lang w:eastAsia="ko-KR"/>
          </w:rPr>
          <w:delText>한번에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너무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얼마나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이해하고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좋은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시간입니다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F6B85">
      <w:pPr>
        <w:spacing w:before="240"/>
        <w:rPr>
          <w:del w:id="6537" w:author="박윤수" w:date="2014-08-23T00:15:00Z"/>
          <w:lang w:eastAsia="ko-KR"/>
        </w:rPr>
      </w:pPr>
    </w:p>
    <w:p w:rsidR="00CF6B85" w:rsidRDefault="00651BD1">
      <w:pPr>
        <w:rPr>
          <w:del w:id="6538" w:author="박윤수" w:date="2014-08-23T00:15:00Z"/>
          <w:b/>
          <w:color w:val="4F6228" w:themeColor="accent3" w:themeShade="80"/>
          <w:lang w:eastAsia="ko-KR"/>
        </w:rPr>
      </w:pPr>
      <w:del w:id="6539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540" w:author="이은정" w:date="2014-08-22T16:26:00Z">
        <w:del w:id="654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651BD1">
      <w:pPr>
        <w:rPr>
          <w:del w:id="6542" w:author="박윤수" w:date="2014-08-23T00:15:00Z"/>
          <w:lang w:eastAsia="ko-KR"/>
        </w:rPr>
        <w:pPrChange w:id="6543" w:author="박윤수" w:date="2014-08-23T00:18:00Z">
          <w:pPr>
            <w:spacing w:after="0"/>
          </w:pPr>
        </w:pPrChange>
      </w:pPr>
      <w:del w:id="6544" w:author="박윤수" w:date="2014-08-23T00:15:00Z"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1), 2)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pStyle w:val="affc"/>
        <w:numPr>
          <w:ilvl w:val="0"/>
          <w:numId w:val="24"/>
        </w:numPr>
        <w:ind w:leftChars="0"/>
        <w:rPr>
          <w:del w:id="6545" w:author="박윤수" w:date="2014-08-23T00:15:00Z"/>
          <w:lang w:eastAsia="ko-KR"/>
        </w:rPr>
        <w:pPrChange w:id="6546" w:author="박윤수" w:date="2014-08-23T00:18:00Z">
          <w:pPr>
            <w:pStyle w:val="affc"/>
            <w:numPr>
              <w:numId w:val="24"/>
            </w:numPr>
            <w:spacing w:after="0"/>
            <w:ind w:leftChars="0" w:left="927" w:hanging="360"/>
          </w:pPr>
        </w:pPrChange>
      </w:pPr>
      <w:del w:id="6547" w:author="박윤수" w:date="2014-08-23T00:15:00Z"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정의하세요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000000" w:rsidRDefault="00651BD1">
      <w:pPr>
        <w:pStyle w:val="affc"/>
        <w:numPr>
          <w:ilvl w:val="0"/>
          <w:numId w:val="24"/>
        </w:numPr>
        <w:ind w:leftChars="0"/>
        <w:rPr>
          <w:del w:id="6548" w:author="박윤수" w:date="2014-08-23T00:15:00Z"/>
          <w:lang w:eastAsia="ko-KR"/>
        </w:rPr>
        <w:pPrChange w:id="6549" w:author="박윤수" w:date="2014-08-23T00:18:00Z">
          <w:pPr>
            <w:pStyle w:val="affc"/>
            <w:numPr>
              <w:numId w:val="24"/>
            </w:numPr>
            <w:spacing w:after="0"/>
            <w:ind w:leftChars="0" w:left="927" w:hanging="360"/>
          </w:pPr>
        </w:pPrChange>
      </w:pPr>
      <w:del w:id="6550" w:author="박윤수" w:date="2014-08-23T00:15:00Z"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앞에서와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동일하게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551" w:author="이은정" w:date="2014-08-22T10:40:00Z">
        <w:del w:id="655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55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시계방향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사각형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궤적</w:delText>
        </w:r>
      </w:del>
      <w:ins w:id="6554" w:author="이은정" w:date="2014-08-22T14:31:00Z">
        <w:del w:id="6555" w:author="박윤수" w:date="2014-08-23T00:15:00Z">
          <w:r w:rsidR="00E4116D" w:rsidDel="00C13530">
            <w:rPr>
              <w:rFonts w:hint="eastAsia"/>
              <w:lang w:eastAsia="ko-KR"/>
            </w:rPr>
            <w:delText>선을</w:delText>
          </w:r>
          <w:r w:rsidR="00E4116D" w:rsidDel="00C13530">
            <w:rPr>
              <w:rFonts w:hint="eastAsia"/>
              <w:lang w:eastAsia="ko-KR"/>
            </w:rPr>
            <w:delText xml:space="preserve"> </w:delText>
          </w:r>
          <w:r w:rsidR="00E4116D" w:rsidDel="00C13530">
            <w:rPr>
              <w:rFonts w:hint="eastAsia"/>
              <w:lang w:eastAsia="ko-KR"/>
            </w:rPr>
            <w:delText>따라서</w:delText>
          </w:r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556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따르도록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51BD1">
      <w:pPr>
        <w:rPr>
          <w:del w:id="6557" w:author="박윤수" w:date="2014-08-23T00:15:00Z"/>
          <w:lang w:eastAsia="ko-KR"/>
        </w:rPr>
        <w:pPrChange w:id="6558" w:author="박윤수" w:date="2014-08-23T00:18:00Z">
          <w:pPr>
            <w:spacing w:after="0"/>
          </w:pPr>
        </w:pPrChange>
      </w:pPr>
      <w:del w:id="6559" w:author="박윤수" w:date="2014-08-23T00:15:00Z">
        <w:r w:rsidDel="00C13530">
          <w:rPr>
            <w:rFonts w:hint="eastAsia"/>
            <w:lang w:eastAsia="ko-KR"/>
          </w:rPr>
          <w:delText>최종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짧고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560" w:author="이은정" w:date="2014-08-22T10:40:00Z">
        <w:del w:id="656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56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궤적</w:delText>
        </w:r>
      </w:del>
      <w:ins w:id="6563" w:author="이은정" w:date="2014-08-22T14:31:00Z">
        <w:del w:id="6564" w:author="박윤수" w:date="2014-08-23T00:15:00Z">
          <w:r w:rsidR="00E4116D" w:rsidDel="00C13530">
            <w:rPr>
              <w:rFonts w:hint="eastAsia"/>
              <w:lang w:eastAsia="ko-KR"/>
            </w:rPr>
            <w:delText>선</w:delText>
          </w:r>
        </w:del>
      </w:ins>
      <w:del w:id="6565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이해하기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ins w:id="6566" w:author="이은정" w:date="2014-08-22T14:36:00Z"/>
          <w:del w:id="6567" w:author="박윤수" w:date="2014-08-23T00:15:00Z"/>
          <w:lang w:eastAsia="ko-KR"/>
        </w:rPr>
        <w:pPrChange w:id="6568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6569" w:author="박윤수" w:date="2014-08-23T00:15:00Z"/>
          <w:lang w:eastAsia="ko-KR"/>
        </w:rPr>
        <w:pPrChange w:id="6570" w:author="박윤수" w:date="2014-08-23T00:18:00Z">
          <w:pPr>
            <w:spacing w:after="0"/>
          </w:pPr>
        </w:pPrChange>
      </w:pPr>
    </w:p>
    <w:p w:rsidR="00CF6B85" w:rsidRDefault="00651BD1">
      <w:pPr>
        <w:rPr>
          <w:del w:id="6571" w:author="박윤수" w:date="2014-08-23T00:15:00Z"/>
          <w:b/>
          <w:color w:val="4F6228" w:themeColor="accent3" w:themeShade="80"/>
          <w:lang w:eastAsia="ko-KR"/>
        </w:rPr>
      </w:pPr>
      <w:del w:id="6572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>다시</w:delText>
        </w:r>
      </w:del>
      <w:ins w:id="6573" w:author="이은정" w:date="2014-08-22T16:28:00Z">
        <w:del w:id="6574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다시</w:delText>
          </w:r>
        </w:del>
      </w:ins>
      <w:del w:id="6575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576" w:author="이은정" w:date="2014-08-22T16:26:00Z">
        <w:del w:id="6577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651BD1">
      <w:pPr>
        <w:spacing w:before="240"/>
        <w:rPr>
          <w:ins w:id="6578" w:author="이은정" w:date="2014-08-22T14:33:00Z"/>
          <w:del w:id="6579" w:author="박윤수" w:date="2014-08-23T00:15:00Z"/>
          <w:lang w:eastAsia="ko-KR"/>
        </w:rPr>
        <w:pPrChange w:id="6580" w:author="박윤수" w:date="2014-08-23T00:18:00Z">
          <w:pPr>
            <w:spacing w:before="240" w:after="0"/>
          </w:pPr>
        </w:pPrChange>
      </w:pPr>
      <w:del w:id="6581" w:author="박윤수" w:date="2014-08-23T00:15:00Z">
        <w:r w:rsidDel="00C13530">
          <w:rPr>
            <w:rFonts w:hint="eastAsia"/>
            <w:lang w:eastAsia="ko-KR"/>
          </w:rPr>
          <w:delText xml:space="preserve">step_back()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spacing w:before="240"/>
        <w:rPr>
          <w:del w:id="6582" w:author="박윤수" w:date="2014-08-23T00:15:00Z"/>
          <w:lang w:eastAsia="ko-KR"/>
        </w:rPr>
        <w:pPrChange w:id="6583" w:author="박윤수" w:date="2014-08-23T00:18:00Z">
          <w:pPr>
            <w:spacing w:before="240" w:after="0"/>
          </w:pPr>
        </w:pPrChange>
      </w:pPr>
    </w:p>
    <w:p w:rsidR="00000000" w:rsidRDefault="00651BD1">
      <w:pPr>
        <w:rPr>
          <w:del w:id="6584" w:author="박윤수" w:date="2014-08-23T00:15:00Z"/>
          <w:color w:val="00B050"/>
          <w:lang w:eastAsia="ko-KR"/>
        </w:rPr>
        <w:pPrChange w:id="6585" w:author="박윤수" w:date="2014-08-23T00:18:00Z">
          <w:pPr>
            <w:spacing w:after="0"/>
          </w:pPr>
        </w:pPrChange>
      </w:pPr>
      <w:del w:id="6586" w:author="박윤수" w:date="2014-08-23T00:15:00Z">
        <w:r w:rsidRPr="009D775A" w:rsidDel="00C13530">
          <w:rPr>
            <w:color w:val="00B050"/>
            <w:lang w:eastAsia="ko-KR"/>
          </w:rPr>
          <w:delText># step_back() defined up here</w:delText>
        </w:r>
      </w:del>
    </w:p>
    <w:p w:rsidR="00000000" w:rsidRDefault="00651BD1">
      <w:pPr>
        <w:rPr>
          <w:del w:id="6587" w:author="박윤수" w:date="2014-08-23T00:15:00Z"/>
          <w:lang w:eastAsia="ko-KR"/>
        </w:rPr>
        <w:pPrChange w:id="6588" w:author="박윤수" w:date="2014-08-23T00:18:00Z">
          <w:pPr>
            <w:spacing w:after="0"/>
          </w:pPr>
        </w:pPrChange>
      </w:pPr>
      <w:del w:id="6589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651BD1">
      <w:pPr>
        <w:rPr>
          <w:del w:id="6590" w:author="박윤수" w:date="2014-08-23T00:15:00Z"/>
          <w:lang w:eastAsia="ko-KR"/>
        </w:rPr>
        <w:pPrChange w:id="6591" w:author="박윤수" w:date="2014-08-23T00:18:00Z">
          <w:pPr>
            <w:spacing w:after="0"/>
          </w:pPr>
        </w:pPrChange>
      </w:pPr>
      <w:del w:id="6592" w:author="박윤수" w:date="2014-08-23T00:15:00Z">
        <w:r w:rsidDel="00C13530">
          <w:rPr>
            <w:lang w:eastAsia="ko-KR"/>
          </w:rPr>
          <w:delText>step_back()</w:delText>
        </w:r>
      </w:del>
    </w:p>
    <w:p w:rsidR="00000000" w:rsidRDefault="00651BD1">
      <w:pPr>
        <w:rPr>
          <w:ins w:id="6593" w:author="이은정" w:date="2014-08-22T14:33:00Z"/>
          <w:del w:id="6594" w:author="박윤수" w:date="2014-08-23T00:15:00Z"/>
          <w:lang w:eastAsia="ko-KR"/>
        </w:rPr>
        <w:pPrChange w:id="6595" w:author="박윤수" w:date="2014-08-23T00:18:00Z">
          <w:pPr>
            <w:spacing w:after="0"/>
          </w:pPr>
        </w:pPrChange>
      </w:pPr>
      <w:del w:id="6596" w:author="박윤수" w:date="2014-08-23T00:15:00Z">
        <w:r w:rsidDel="00C13530">
          <w:rPr>
            <w:lang w:eastAsia="ko-KR"/>
          </w:rPr>
          <w:delText>turn_off()</w:delText>
        </w:r>
      </w:del>
    </w:p>
    <w:p w:rsidR="00000000" w:rsidRDefault="00AF7365">
      <w:pPr>
        <w:rPr>
          <w:del w:id="6597" w:author="박윤수" w:date="2014-08-23T00:15:00Z"/>
          <w:lang w:eastAsia="ko-KR"/>
        </w:rPr>
        <w:pPrChange w:id="6598" w:author="박윤수" w:date="2014-08-23T00:18:00Z">
          <w:pPr>
            <w:spacing w:after="0"/>
          </w:pPr>
        </w:pPrChange>
      </w:pPr>
    </w:p>
    <w:p w:rsidR="00000000" w:rsidRDefault="00651BD1">
      <w:pPr>
        <w:rPr>
          <w:del w:id="6599" w:author="박윤수" w:date="2014-08-23T00:15:00Z"/>
          <w:lang w:eastAsia="ko-KR"/>
        </w:rPr>
        <w:pPrChange w:id="6600" w:author="박윤수" w:date="2014-08-23T00:18:00Z">
          <w:pPr>
            <w:spacing w:after="0"/>
          </w:pPr>
        </w:pPrChange>
      </w:pPr>
      <w:del w:id="6601" w:author="박윤수" w:date="2014-08-23T00:15:00Z">
        <w:r w:rsidDel="00C13530">
          <w:rPr>
            <w:rFonts w:hint="eastAsia"/>
            <w:lang w:eastAsia="ko-KR"/>
          </w:rPr>
          <w:delText xml:space="preserve">step_back() </w:delText>
        </w:r>
        <w:r w:rsidDel="00C13530">
          <w:rPr>
            <w:rFonts w:hint="eastAsia"/>
            <w:lang w:eastAsia="ko-KR"/>
          </w:rPr>
          <w:delText>명령문은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602" w:author="이은정" w:date="2014-08-22T10:40:00Z">
        <w:del w:id="660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604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전진하고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출발자리로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방향을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응시합니다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spacing w:before="240"/>
        <w:rPr>
          <w:del w:id="6605" w:author="박윤수" w:date="2014-08-23T00:15:00Z"/>
          <w:lang w:eastAsia="ko-KR"/>
        </w:rPr>
        <w:pPrChange w:id="6606" w:author="박윤수" w:date="2014-08-23T00:18:00Z">
          <w:pPr>
            <w:spacing w:before="240" w:after="0"/>
          </w:pPr>
        </w:pPrChange>
      </w:pPr>
      <w:del w:id="6607" w:author="박윤수" w:date="2014-08-23T00:15:00Z">
        <w:r>
          <w:rPr>
            <w:noProof/>
            <w:lang w:val="en-US" w:eastAsia="ko-KR"/>
            <w:rPrChange w:id="66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904875" cy="542925"/>
              <wp:effectExtent l="19050" t="0" r="9525" b="0"/>
              <wp:docPr id="21" name="그림 14" descr="back_up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ck_up.png"/>
                      <pic:cNvPicPr/>
                    </pic:nvPicPr>
                    <pic:blipFill>
                      <a:blip r:embed="rId8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4875" cy="542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651BD1">
      <w:pPr>
        <w:spacing w:before="240"/>
        <w:rPr>
          <w:ins w:id="6609" w:author="이은정" w:date="2014-08-22T14:36:00Z"/>
          <w:del w:id="6610" w:author="박윤수" w:date="2014-08-23T00:15:00Z"/>
          <w:lang w:eastAsia="ko-KR"/>
        </w:rPr>
      </w:pPr>
      <w:del w:id="6611" w:author="박윤수" w:date="2014-08-23T00:15:00Z">
        <w:r w:rsidDel="00C13530">
          <w:rPr>
            <w:rFonts w:hint="eastAsia"/>
            <w:lang w:eastAsia="ko-KR"/>
          </w:rPr>
          <w:delText>힌트</w:delText>
        </w:r>
        <w:r w:rsidDel="00C13530">
          <w:rPr>
            <w:rFonts w:hint="eastAsia"/>
            <w:lang w:eastAsia="ko-KR"/>
          </w:rPr>
          <w:delText xml:space="preserve">: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일부분인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들여쓰기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잊지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F6B85">
      <w:pPr>
        <w:spacing w:before="240"/>
        <w:rPr>
          <w:del w:id="6612" w:author="박윤수" w:date="2014-08-23T00:15:00Z"/>
          <w:lang w:eastAsia="ko-KR"/>
        </w:rPr>
      </w:pPr>
    </w:p>
    <w:p w:rsidR="00CF6B85" w:rsidRDefault="00E80AEF">
      <w:pPr>
        <w:rPr>
          <w:del w:id="6613" w:author="박윤수" w:date="2014-08-23T00:15:00Z"/>
          <w:b/>
          <w:color w:val="4F6228" w:themeColor="accent3" w:themeShade="80"/>
          <w:lang w:eastAsia="ko-KR"/>
        </w:rPr>
      </w:pPr>
      <w:del w:id="6614" w:author="박윤수" w:date="2014-08-23T00:15:00Z">
        <w:r w:rsidRPr="00E80AEF">
          <w:rPr>
            <w:rFonts w:hint="eastAsia"/>
            <w:b/>
            <w:color w:val="00B050"/>
            <w:lang w:eastAsia="ko-KR"/>
            <w:rPrChange w:id="6615" w:author="이은정" w:date="2014-08-22T16:37:00Z">
              <w:rPr>
                <w:rFonts w:hint="eastAsia"/>
                <w:b/>
                <w:color w:val="4F6228" w:themeColor="accent3" w:themeShade="80"/>
                <w:u w:val="single"/>
                <w:lang w:eastAsia="ko-KR"/>
              </w:rPr>
            </w:rPrChange>
          </w:rPr>
          <w:delText>또</w:delText>
        </w:r>
        <w:r w:rsidR="00651BD1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="00651BD1" w:rsidDel="00C13530">
          <w:rPr>
            <w:rFonts w:hint="eastAsia"/>
            <w:b/>
            <w:color w:val="4F6228" w:themeColor="accent3" w:themeShade="80"/>
            <w:lang w:eastAsia="ko-KR"/>
          </w:rPr>
          <w:delText>다시</w:delText>
        </w:r>
      </w:del>
      <w:ins w:id="6616" w:author="이은정" w:date="2014-08-22T16:28:00Z">
        <w:del w:id="6617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다시</w:delText>
          </w:r>
        </w:del>
      </w:ins>
      <w:del w:id="6618" w:author="박윤수" w:date="2014-08-23T00:15:00Z">
        <w:r w:rsidR="00651BD1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="00651BD1"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="00651BD1"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="00651BD1"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6619" w:author="이은정" w:date="2014-08-22T16:26:00Z">
        <w:del w:id="6620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651BD1">
      <w:pPr>
        <w:rPr>
          <w:del w:id="6621" w:author="박윤수" w:date="2014-08-23T00:15:00Z"/>
          <w:lang w:eastAsia="ko-KR"/>
        </w:rPr>
        <w:pPrChange w:id="6622" w:author="박윤수" w:date="2014-08-23T00:18:00Z">
          <w:pPr>
            <w:spacing w:after="0"/>
          </w:pPr>
        </w:pPrChange>
      </w:pPr>
      <w:del w:id="6623" w:author="박윤수" w:date="2014-08-23T00:15:00Z">
        <w:r w:rsidDel="00C13530">
          <w:rPr>
            <w:rFonts w:hint="eastAsia"/>
            <w:lang w:eastAsia="ko-KR"/>
          </w:rPr>
          <w:delText xml:space="preserve">turn_around()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기대하는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624" w:author="이은정" w:date="2014-08-22T10:40:00Z">
        <w:del w:id="662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62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rPr>
          <w:del w:id="6627" w:author="박윤수" w:date="2014-08-23T00:15:00Z"/>
          <w:lang w:eastAsia="ko-KR"/>
        </w:rPr>
        <w:pPrChange w:id="6628" w:author="박윤수" w:date="2014-08-23T00:18:00Z">
          <w:pPr>
            <w:spacing w:after="0"/>
          </w:pPr>
        </w:pPrChange>
      </w:pPr>
    </w:p>
    <w:p w:rsidR="00000000" w:rsidRDefault="00651BD1">
      <w:pPr>
        <w:rPr>
          <w:del w:id="6629" w:author="박윤수" w:date="2014-08-23T00:15:00Z"/>
          <w:lang w:eastAsia="ko-KR"/>
        </w:rPr>
        <w:pPrChange w:id="6630" w:author="박윤수" w:date="2014-08-23T00:18:00Z">
          <w:pPr>
            <w:spacing w:after="0"/>
          </w:pPr>
        </w:pPrChange>
      </w:pPr>
      <w:del w:id="6631" w:author="박윤수" w:date="2014-08-23T00:15:00Z">
        <w:r w:rsidRPr="00651BD1" w:rsidDel="00C13530">
          <w:rPr>
            <w:color w:val="0000FF"/>
            <w:lang w:eastAsia="ko-KR"/>
          </w:rPr>
          <w:delText>def</w:delText>
        </w:r>
        <w:r w:rsidDel="00C13530">
          <w:rPr>
            <w:lang w:eastAsia="ko-KR"/>
          </w:rPr>
          <w:delText xml:space="preserve"> </w:delText>
        </w:r>
      </w:del>
      <w:ins w:id="6632" w:author="이은정" w:date="2014-08-22T14:34:00Z">
        <w:del w:id="6633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634" w:author="박윤수" w:date="2014-08-23T00:15:00Z">
        <w:r w:rsidDel="00C13530">
          <w:rPr>
            <w:lang w:eastAsia="ko-KR"/>
          </w:rPr>
          <w:delText>step_back():</w:delText>
        </w:r>
      </w:del>
    </w:p>
    <w:p w:rsidR="00000000" w:rsidRDefault="00651BD1">
      <w:pPr>
        <w:rPr>
          <w:del w:id="6635" w:author="박윤수" w:date="2014-08-23T00:15:00Z"/>
          <w:lang w:eastAsia="ko-KR"/>
        </w:rPr>
        <w:pPrChange w:id="6636" w:author="박윤수" w:date="2014-08-23T00:18:00Z">
          <w:pPr>
            <w:spacing w:after="0"/>
          </w:pPr>
        </w:pPrChange>
      </w:pPr>
      <w:del w:id="6637" w:author="박윤수" w:date="2014-08-23T00:15:00Z">
        <w:r w:rsidDel="00C13530">
          <w:rPr>
            <w:lang w:eastAsia="ko-KR"/>
          </w:rPr>
          <w:delText xml:space="preserve">    </w:delText>
        </w:r>
      </w:del>
      <w:ins w:id="6638" w:author="이은정" w:date="2014-08-22T14:33:00Z">
        <w:del w:id="6639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ins w:id="6640" w:author="이은정" w:date="2014-08-22T14:34:00Z">
        <w:del w:id="6641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ins w:id="6642" w:author="이은정" w:date="2014-08-22T14:33:00Z">
        <w:del w:id="6643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644" w:author="박윤수" w:date="2014-08-23T00:15:00Z">
        <w:r w:rsidDel="00C13530">
          <w:rPr>
            <w:lang w:eastAsia="ko-KR"/>
          </w:rPr>
          <w:delText>turn_around()</w:delText>
        </w:r>
      </w:del>
    </w:p>
    <w:p w:rsidR="00000000" w:rsidRDefault="00651BD1">
      <w:pPr>
        <w:rPr>
          <w:del w:id="6645" w:author="박윤수" w:date="2014-08-23T00:15:00Z"/>
          <w:lang w:eastAsia="ko-KR"/>
        </w:rPr>
        <w:pPrChange w:id="6646" w:author="박윤수" w:date="2014-08-23T00:18:00Z">
          <w:pPr>
            <w:spacing w:after="0"/>
          </w:pPr>
        </w:pPrChange>
      </w:pPr>
      <w:del w:id="6647" w:author="박윤수" w:date="2014-08-23T00:15:00Z">
        <w:r w:rsidDel="00C13530">
          <w:rPr>
            <w:lang w:eastAsia="ko-KR"/>
          </w:rPr>
          <w:delText xml:space="preserve">    </w:delText>
        </w:r>
      </w:del>
      <w:ins w:id="6648" w:author="이은정" w:date="2014-08-22T14:33:00Z">
        <w:del w:id="6649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 </w:delText>
          </w:r>
        </w:del>
      </w:ins>
      <w:ins w:id="6650" w:author="이은정" w:date="2014-08-22T14:34:00Z">
        <w:del w:id="6651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652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651BD1">
      <w:pPr>
        <w:rPr>
          <w:del w:id="6653" w:author="박윤수" w:date="2014-08-23T00:15:00Z"/>
          <w:lang w:eastAsia="ko-KR"/>
        </w:rPr>
        <w:pPrChange w:id="6654" w:author="박윤수" w:date="2014-08-23T00:18:00Z">
          <w:pPr>
            <w:spacing w:after="0"/>
          </w:pPr>
        </w:pPrChange>
      </w:pPr>
      <w:del w:id="6655" w:author="박윤수" w:date="2014-08-23T00:15:00Z">
        <w:r w:rsidDel="00C13530">
          <w:rPr>
            <w:lang w:eastAsia="ko-KR"/>
          </w:rPr>
          <w:delText xml:space="preserve">    </w:delText>
        </w:r>
      </w:del>
      <w:ins w:id="6656" w:author="이은정" w:date="2014-08-22T14:34:00Z">
        <w:del w:id="6657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  </w:delText>
          </w:r>
        </w:del>
      </w:ins>
      <w:del w:id="6658" w:author="박윤수" w:date="2014-08-23T00:15:00Z">
        <w:r w:rsidDel="00C13530">
          <w:rPr>
            <w:lang w:eastAsia="ko-KR"/>
          </w:rPr>
          <w:delText>turn_around()</w:delText>
        </w:r>
      </w:del>
    </w:p>
    <w:p w:rsidR="00000000" w:rsidRDefault="00AF7365">
      <w:pPr>
        <w:rPr>
          <w:del w:id="6659" w:author="박윤수" w:date="2014-08-23T00:15:00Z"/>
          <w:lang w:eastAsia="ko-KR"/>
        </w:rPr>
        <w:pPrChange w:id="6660" w:author="박윤수" w:date="2014-08-23T00:18:00Z">
          <w:pPr>
            <w:spacing w:after="0"/>
          </w:pPr>
        </w:pPrChange>
      </w:pPr>
    </w:p>
    <w:p w:rsidR="00000000" w:rsidRDefault="00651BD1">
      <w:pPr>
        <w:rPr>
          <w:del w:id="6661" w:author="박윤수" w:date="2014-08-23T00:15:00Z"/>
          <w:lang w:eastAsia="ko-KR"/>
        </w:rPr>
        <w:pPrChange w:id="6662" w:author="박윤수" w:date="2014-08-23T00:18:00Z">
          <w:pPr>
            <w:spacing w:after="0"/>
          </w:pPr>
        </w:pPrChange>
      </w:pPr>
      <w:del w:id="6663" w:author="박윤수" w:date="2014-08-23T00:15:00Z">
        <w:r w:rsidRPr="00651BD1" w:rsidDel="00C13530">
          <w:rPr>
            <w:color w:val="0000FF"/>
            <w:lang w:eastAsia="ko-KR"/>
          </w:rPr>
          <w:delText>def</w:delText>
        </w:r>
        <w:r w:rsidDel="00C13530">
          <w:rPr>
            <w:lang w:eastAsia="ko-KR"/>
          </w:rPr>
          <w:delText xml:space="preserve"> </w:delText>
        </w:r>
      </w:del>
      <w:ins w:id="6664" w:author="이은정" w:date="2014-08-22T14:34:00Z">
        <w:del w:id="6665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</w:delText>
          </w:r>
        </w:del>
      </w:ins>
      <w:del w:id="6666" w:author="박윤수" w:date="2014-08-23T00:15:00Z">
        <w:r w:rsidDel="00C13530">
          <w:rPr>
            <w:lang w:eastAsia="ko-KR"/>
          </w:rPr>
          <w:delText>turn_right():</w:delText>
        </w:r>
      </w:del>
    </w:p>
    <w:p w:rsidR="00000000" w:rsidRDefault="00651BD1">
      <w:pPr>
        <w:rPr>
          <w:del w:id="6667" w:author="박윤수" w:date="2014-08-23T00:15:00Z"/>
          <w:lang w:eastAsia="ko-KR"/>
        </w:rPr>
        <w:pPrChange w:id="6668" w:author="박윤수" w:date="2014-08-23T00:18:00Z">
          <w:pPr>
            <w:spacing w:after="0"/>
          </w:pPr>
        </w:pPrChange>
      </w:pPr>
      <w:del w:id="6669" w:author="박윤수" w:date="2014-08-23T00:15:00Z">
        <w:r w:rsidDel="00C13530">
          <w:rPr>
            <w:lang w:eastAsia="ko-KR"/>
          </w:rPr>
          <w:delText xml:space="preserve">   </w:delText>
        </w:r>
      </w:del>
      <w:ins w:id="6670" w:author="이은정" w:date="2014-08-22T14:34:00Z">
        <w:del w:id="6671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  </w:delText>
          </w:r>
        </w:del>
      </w:ins>
      <w:del w:id="6672" w:author="박윤수" w:date="2014-08-23T00:15:00Z">
        <w:r w:rsidDel="00C13530">
          <w:rPr>
            <w:lang w:eastAsia="ko-KR"/>
          </w:rPr>
          <w:delText xml:space="preserve"> turn_around()</w:delText>
        </w:r>
      </w:del>
    </w:p>
    <w:p w:rsidR="00000000" w:rsidRDefault="00651BD1">
      <w:pPr>
        <w:rPr>
          <w:ins w:id="6673" w:author="이은정" w:date="2014-08-22T14:34:00Z"/>
          <w:del w:id="6674" w:author="박윤수" w:date="2014-08-23T00:15:00Z"/>
          <w:lang w:eastAsia="ko-KR"/>
        </w:rPr>
        <w:pPrChange w:id="6675" w:author="박윤수" w:date="2014-08-23T00:18:00Z">
          <w:pPr>
            <w:spacing w:after="0"/>
          </w:pPr>
        </w:pPrChange>
      </w:pPr>
      <w:del w:id="6676" w:author="박윤수" w:date="2014-08-23T00:15:00Z">
        <w:r w:rsidDel="00C13530">
          <w:rPr>
            <w:lang w:eastAsia="ko-KR"/>
          </w:rPr>
          <w:delText xml:space="preserve">    </w:delText>
        </w:r>
      </w:del>
      <w:ins w:id="6677" w:author="이은정" w:date="2014-08-22T14:34:00Z">
        <w:del w:id="6678" w:author="박윤수" w:date="2014-08-23T00:15:00Z">
          <w:r w:rsidR="00E4116D" w:rsidDel="00C13530">
            <w:rPr>
              <w:rFonts w:hint="eastAsia"/>
              <w:lang w:eastAsia="ko-KR"/>
            </w:rPr>
            <w:delText xml:space="preserve">   </w:delText>
          </w:r>
        </w:del>
      </w:ins>
      <w:del w:id="667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AF7365">
      <w:pPr>
        <w:rPr>
          <w:ins w:id="6680" w:author="이은정" w:date="2014-08-22T14:34:00Z"/>
          <w:del w:id="6681" w:author="박윤수" w:date="2014-08-23T00:15:00Z"/>
          <w:lang w:eastAsia="ko-KR"/>
        </w:rPr>
        <w:pPrChange w:id="6682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6683" w:author="박윤수" w:date="2014-08-23T00:15:00Z"/>
          <w:lang w:eastAsia="ko-KR"/>
        </w:rPr>
        <w:pPrChange w:id="6684" w:author="박윤수" w:date="2014-08-23T00:18:00Z">
          <w:pPr>
            <w:spacing w:after="0"/>
          </w:pPr>
        </w:pPrChange>
      </w:pPr>
    </w:p>
    <w:p w:rsidR="00000000" w:rsidRDefault="00E4116D">
      <w:pPr>
        <w:ind w:left="0"/>
        <w:rPr>
          <w:ins w:id="6685" w:author="이은정" w:date="2014-08-22T14:36:00Z"/>
          <w:del w:id="6686" w:author="박윤수" w:date="2014-08-23T00:15:00Z"/>
          <w:b/>
          <w:sz w:val="24"/>
          <w:lang w:eastAsia="ko-KR"/>
        </w:rPr>
        <w:pPrChange w:id="6687" w:author="박윤수" w:date="2014-08-23T00:18:00Z">
          <w:pPr>
            <w:spacing w:after="0"/>
            <w:ind w:left="0"/>
          </w:pPr>
        </w:pPrChange>
      </w:pPr>
      <w:ins w:id="6688" w:author="이은정" w:date="2014-08-22T14:36:00Z">
        <w:del w:id="6689" w:author="박윤수" w:date="2014-08-23T00:15:00Z">
          <w:r w:rsidDel="00C13530">
            <w:rPr>
              <w:b/>
              <w:sz w:val="24"/>
              <w:lang w:eastAsia="ko-KR"/>
            </w:rPr>
            <w:br w:type="page"/>
          </w:r>
        </w:del>
      </w:ins>
    </w:p>
    <w:p w:rsidR="00000000" w:rsidRDefault="00E80AEF">
      <w:pPr>
        <w:pStyle w:val="affc"/>
        <w:numPr>
          <w:ilvl w:val="0"/>
          <w:numId w:val="22"/>
        </w:numPr>
        <w:spacing w:before="240"/>
        <w:ind w:leftChars="0"/>
        <w:rPr>
          <w:del w:id="6690" w:author="박윤수" w:date="2014-08-23T00:15:00Z"/>
          <w:b/>
          <w:color w:val="0070C0"/>
          <w:sz w:val="24"/>
          <w:lang w:eastAsia="ko-KR"/>
          <w:rPrChange w:id="6691" w:author="이은정" w:date="2014-08-22T16:37:00Z">
            <w:rPr>
              <w:del w:id="6692" w:author="박윤수" w:date="2014-08-23T00:15:00Z"/>
              <w:b/>
              <w:sz w:val="24"/>
              <w:lang w:eastAsia="ko-KR"/>
            </w:rPr>
          </w:rPrChange>
        </w:rPr>
        <w:pPrChange w:id="6693" w:author="박윤수" w:date="2014-08-23T00:18:00Z">
          <w:pPr>
            <w:pStyle w:val="affc"/>
            <w:numPr>
              <w:numId w:val="22"/>
            </w:numPr>
            <w:spacing w:before="240" w:after="0"/>
            <w:ind w:leftChars="0" w:left="927" w:hanging="360"/>
          </w:pPr>
        </w:pPrChange>
      </w:pPr>
      <w:del w:id="6694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6695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신문</w:delText>
        </w:r>
        <w:r w:rsidRPr="00E80AEF">
          <w:rPr>
            <w:b/>
            <w:color w:val="0070C0"/>
            <w:sz w:val="24"/>
            <w:lang w:eastAsia="ko-KR"/>
            <w:rPrChange w:id="6696" w:author="이은정" w:date="2014-08-22T16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697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배달</w:delText>
        </w:r>
        <w:r w:rsidRPr="00E80AEF">
          <w:rPr>
            <w:b/>
            <w:color w:val="0070C0"/>
            <w:sz w:val="24"/>
            <w:lang w:eastAsia="ko-KR"/>
            <w:rPrChange w:id="6698" w:author="이은정" w:date="2014-08-22T16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,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6699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다시</w:delText>
        </w:r>
      </w:del>
    </w:p>
    <w:p w:rsidR="00000000" w:rsidRDefault="00F4520E">
      <w:pPr>
        <w:spacing w:before="240"/>
        <w:rPr>
          <w:ins w:id="6700" w:author="이은정" w:date="2014-08-22T14:39:00Z"/>
          <w:del w:id="6701" w:author="박윤수" w:date="2014-08-23T00:15:00Z"/>
          <w:lang w:eastAsia="ko-KR"/>
        </w:rPr>
        <w:pPrChange w:id="6702" w:author="박윤수" w:date="2014-08-23T00:18:00Z">
          <w:pPr>
            <w:spacing w:before="240" w:after="0"/>
          </w:pPr>
        </w:pPrChange>
      </w:pPr>
      <w:del w:id="6703" w:author="박윤수" w:date="2014-08-23T00:15:00Z">
        <w:r w:rsidRPr="00D80349" w:rsidDel="00C13530">
          <w:rPr>
            <w:rFonts w:hint="eastAsia"/>
            <w:lang w:eastAsia="ko-KR"/>
          </w:rPr>
          <w:delText>앞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선행학습에서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여러분이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작성한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마지막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연습문제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중에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하나가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704" w:author="이은정" w:date="2014-08-22T10:40:00Z">
        <w:del w:id="670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706" w:author="박윤수" w:date="2014-08-23T00:15:00Z"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신문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배달하는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프로그램을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작성하는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것입니다</w:delText>
        </w:r>
        <w:r w:rsidRPr="00D80349" w:rsidDel="00C13530">
          <w:rPr>
            <w:rFonts w:hint="eastAsia"/>
            <w:lang w:eastAsia="ko-KR"/>
          </w:rPr>
          <w:delText xml:space="preserve">. </w:delText>
        </w:r>
        <w:r w:rsidRPr="00D80349" w:rsidDel="00C13530">
          <w:rPr>
            <w:rFonts w:hint="eastAsia"/>
            <w:lang w:eastAsia="ko-KR"/>
          </w:rPr>
          <w:delText>신문배달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프로그램</w:delText>
        </w:r>
        <w:r w:rsidRPr="00D80349" w:rsidDel="00C13530">
          <w:rPr>
            <w:rFonts w:hint="eastAsia"/>
            <w:lang w:eastAsia="ko-KR"/>
          </w:rPr>
          <w:delText xml:space="preserve"> </w:delText>
        </w:r>
        <w:r w:rsidRPr="00D80349" w:rsidDel="00C13530">
          <w:rPr>
            <w:rFonts w:hint="eastAsia"/>
            <w:lang w:eastAsia="ko-KR"/>
          </w:rPr>
          <w:delText>상기</w:delText>
        </w:r>
        <w:r w:rsidR="00D80349" w:rsidRPr="00D80349" w:rsidDel="00C13530">
          <w:rPr>
            <w:rFonts w:hint="eastAsia"/>
            <w:lang w:eastAsia="ko-KR"/>
          </w:rPr>
          <w:delText>하기</w:delText>
        </w:r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0349" w:rsidRPr="00D80349" w:rsidDel="00C13530">
          <w:rPr>
            <w:rFonts w:hint="eastAsia"/>
            <w:lang w:eastAsia="ko-KR"/>
          </w:rPr>
          <w:delText>위해서</w:delText>
        </w:r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0349" w:rsidRPr="00D80349" w:rsidDel="00C13530">
          <w:rPr>
            <w:rFonts w:hint="eastAsia"/>
            <w:lang w:eastAsia="ko-KR"/>
          </w:rPr>
          <w:delText>여기</w:delText>
        </w:r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6707" w:author="이은정" w:date="2014-08-22T10:40:00Z">
        <w:del w:id="670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6709" w:author="박윤수" w:date="2014-08-23T00:15:00Z"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0349" w:rsidRPr="00D80349" w:rsidDel="00C13530">
          <w:rPr>
            <w:rFonts w:hint="eastAsia"/>
            <w:lang w:eastAsia="ko-KR"/>
          </w:rPr>
          <w:delText>해야하는</w:delText>
        </w:r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0349" w:rsidRPr="00D80349" w:rsidDel="00C13530">
          <w:rPr>
            <w:rFonts w:hint="eastAsia"/>
            <w:lang w:eastAsia="ko-KR"/>
          </w:rPr>
          <w:delText>것을</w:delText>
        </w:r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0349" w:rsidRPr="00D80349" w:rsidDel="00C13530">
          <w:rPr>
            <w:rFonts w:hint="eastAsia"/>
            <w:lang w:eastAsia="ko-KR"/>
          </w:rPr>
          <w:delText>시각적으로</w:delText>
        </w:r>
        <w:r w:rsidR="00D80349" w:rsidRPr="00D80349" w:rsidDel="00C13530">
          <w:rPr>
            <w:rFonts w:hint="eastAsia"/>
            <w:lang w:eastAsia="ko-KR"/>
          </w:rPr>
          <w:delText xml:space="preserve"> </w:delText>
        </w:r>
        <w:r w:rsidR="00D80349" w:rsidRPr="00D80349" w:rsidDel="00C13530">
          <w:rPr>
            <w:rFonts w:hint="eastAsia"/>
            <w:lang w:eastAsia="ko-KR"/>
          </w:rPr>
          <w:delText>표현했습니다</w:delText>
        </w:r>
        <w:r w:rsidR="00D80349" w:rsidRPr="00D80349" w:rsidDel="00C13530">
          <w:rPr>
            <w:rFonts w:hint="eastAsia"/>
            <w:lang w:eastAsia="ko-KR"/>
          </w:rPr>
          <w:delText>.</w:delText>
        </w:r>
      </w:del>
    </w:p>
    <w:p w:rsidR="00000000" w:rsidRDefault="00AF7365">
      <w:pPr>
        <w:spacing w:before="240"/>
        <w:rPr>
          <w:del w:id="6710" w:author="박윤수" w:date="2014-08-23T00:15:00Z"/>
          <w:lang w:eastAsia="ko-KR"/>
        </w:rPr>
        <w:pPrChange w:id="6711" w:author="박윤수" w:date="2014-08-23T00:18:00Z">
          <w:pPr>
            <w:spacing w:before="240" w:after="0"/>
          </w:pPr>
        </w:pPrChange>
      </w:pPr>
    </w:p>
    <w:p w:rsidR="00CF6B85" w:rsidRDefault="00AF7365">
      <w:pPr>
        <w:rPr>
          <w:del w:id="6712" w:author="박윤수" w:date="2014-08-23T00:15:00Z"/>
          <w:lang w:eastAsia="ko-KR"/>
        </w:rPr>
      </w:pPr>
      <w:del w:id="6713" w:author="박윤수" w:date="2014-08-23T00:15:00Z">
        <w:r>
          <w:rPr>
            <w:noProof/>
            <w:lang w:val="en-US" w:eastAsia="ko-KR"/>
            <w:rPrChange w:id="67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750469" cy="1905000"/>
              <wp:effectExtent l="19050" t="0" r="2381" b="0"/>
              <wp:docPr id="22" name="그림 114" descr="newspaper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start.png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0469" cy="190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71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599" cy="457200"/>
              <wp:effectExtent l="19050" t="0" r="1" b="0"/>
              <wp:docPr id="23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061" cy="460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671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324225" cy="1696034"/>
              <wp:effectExtent l="19050" t="0" r="9525" b="0"/>
              <wp:docPr id="24" name="그림 116" descr="newspaper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wspaper_end.png"/>
                      <pic:cNvPicPr/>
                    </pic:nvPicPr>
                    <pic:blipFill>
                      <a:blip r:embed="rId7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1802" cy="1699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0349">
      <w:pPr>
        <w:spacing w:before="240"/>
        <w:rPr>
          <w:del w:id="6717" w:author="박윤수" w:date="2014-08-23T00:15:00Z"/>
          <w:lang w:eastAsia="ko-KR"/>
        </w:rPr>
      </w:pPr>
      <w:del w:id="6718" w:author="박윤수" w:date="2014-08-23T00:15:00Z">
        <w:r w:rsidDel="00C13530">
          <w:rPr>
            <w:rFonts w:hint="eastAsia"/>
            <w:lang w:eastAsia="ko-KR"/>
          </w:rPr>
          <w:delText>신문배달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해답은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124E93">
      <w:pPr>
        <w:rPr>
          <w:del w:id="6719" w:author="박윤수" w:date="2014-08-23T00:15:00Z"/>
          <w:lang w:eastAsia="ko-KR"/>
        </w:rPr>
        <w:pPrChange w:id="6720" w:author="박윤수" w:date="2014-08-23T00:18:00Z">
          <w:pPr>
            <w:spacing w:after="0"/>
          </w:pPr>
        </w:pPrChange>
      </w:pPr>
      <w:del w:id="6721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22" w:author="박윤수" w:date="2014-08-23T00:15:00Z"/>
          <w:lang w:eastAsia="ko-KR"/>
        </w:rPr>
        <w:pPrChange w:id="6723" w:author="박윤수" w:date="2014-08-23T00:18:00Z">
          <w:pPr>
            <w:spacing w:after="0"/>
          </w:pPr>
        </w:pPrChange>
      </w:pPr>
      <w:del w:id="6724" w:author="박윤수" w:date="2014-08-23T00:15:00Z">
        <w:r w:rsidDel="00C13530">
          <w:rPr>
            <w:lang w:eastAsia="ko-KR"/>
          </w:rPr>
          <w:delText># climb step</w:delText>
        </w:r>
      </w:del>
    </w:p>
    <w:p w:rsidR="00000000" w:rsidRDefault="00124E93">
      <w:pPr>
        <w:rPr>
          <w:del w:id="6725" w:author="박윤수" w:date="2014-08-23T00:15:00Z"/>
          <w:lang w:eastAsia="ko-KR"/>
        </w:rPr>
        <w:pPrChange w:id="6726" w:author="박윤수" w:date="2014-08-23T00:18:00Z">
          <w:pPr>
            <w:spacing w:after="0"/>
          </w:pPr>
        </w:pPrChange>
      </w:pPr>
      <w:del w:id="672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28" w:author="박윤수" w:date="2014-08-23T00:15:00Z"/>
          <w:lang w:eastAsia="ko-KR"/>
        </w:rPr>
        <w:pPrChange w:id="6729" w:author="박윤수" w:date="2014-08-23T00:18:00Z">
          <w:pPr>
            <w:spacing w:after="0"/>
          </w:pPr>
        </w:pPrChange>
      </w:pPr>
      <w:del w:id="6730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31" w:author="박윤수" w:date="2014-08-23T00:15:00Z"/>
          <w:lang w:eastAsia="ko-KR"/>
        </w:rPr>
        <w:pPrChange w:id="6732" w:author="박윤수" w:date="2014-08-23T00:18:00Z">
          <w:pPr>
            <w:spacing w:after="0"/>
          </w:pPr>
        </w:pPrChange>
      </w:pPr>
      <w:del w:id="6733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34" w:author="박윤수" w:date="2014-08-23T00:15:00Z"/>
          <w:lang w:eastAsia="ko-KR"/>
        </w:rPr>
        <w:pPrChange w:id="6735" w:author="박윤수" w:date="2014-08-23T00:18:00Z">
          <w:pPr>
            <w:spacing w:after="0"/>
          </w:pPr>
        </w:pPrChange>
      </w:pPr>
      <w:del w:id="6736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37" w:author="박윤수" w:date="2014-08-23T00:15:00Z"/>
          <w:lang w:eastAsia="ko-KR"/>
        </w:rPr>
        <w:pPrChange w:id="6738" w:author="박윤수" w:date="2014-08-23T00:18:00Z">
          <w:pPr>
            <w:spacing w:after="0"/>
          </w:pPr>
        </w:pPrChange>
      </w:pPr>
      <w:del w:id="673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40" w:author="박윤수" w:date="2014-08-23T00:15:00Z"/>
          <w:lang w:eastAsia="ko-KR"/>
        </w:rPr>
        <w:pPrChange w:id="6741" w:author="박윤수" w:date="2014-08-23T00:18:00Z">
          <w:pPr>
            <w:spacing w:after="0"/>
          </w:pPr>
        </w:pPrChange>
      </w:pPr>
      <w:del w:id="6742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43" w:author="박윤수" w:date="2014-08-23T00:15:00Z"/>
          <w:lang w:eastAsia="ko-KR"/>
        </w:rPr>
        <w:pPrChange w:id="6744" w:author="박윤수" w:date="2014-08-23T00:18:00Z">
          <w:pPr>
            <w:spacing w:after="0"/>
          </w:pPr>
        </w:pPrChange>
      </w:pPr>
      <w:del w:id="6745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46" w:author="박윤수" w:date="2014-08-23T00:15:00Z"/>
          <w:lang w:eastAsia="ko-KR"/>
        </w:rPr>
        <w:pPrChange w:id="6747" w:author="박윤수" w:date="2014-08-23T00:18:00Z">
          <w:pPr>
            <w:spacing w:after="0"/>
          </w:pPr>
        </w:pPrChange>
      </w:pPr>
      <w:del w:id="6748" w:author="박윤수" w:date="2014-08-23T00:15:00Z">
        <w:r w:rsidDel="00C13530">
          <w:rPr>
            <w:lang w:eastAsia="ko-KR"/>
          </w:rPr>
          <w:delText># climb step</w:delText>
        </w:r>
      </w:del>
    </w:p>
    <w:p w:rsidR="00000000" w:rsidRDefault="00124E93">
      <w:pPr>
        <w:rPr>
          <w:del w:id="6749" w:author="박윤수" w:date="2014-08-23T00:15:00Z"/>
          <w:lang w:eastAsia="ko-KR"/>
        </w:rPr>
        <w:pPrChange w:id="6750" w:author="박윤수" w:date="2014-08-23T00:18:00Z">
          <w:pPr>
            <w:spacing w:after="0"/>
          </w:pPr>
        </w:pPrChange>
      </w:pPr>
      <w:del w:id="675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52" w:author="박윤수" w:date="2014-08-23T00:15:00Z"/>
          <w:lang w:eastAsia="ko-KR"/>
        </w:rPr>
        <w:pPrChange w:id="6753" w:author="박윤수" w:date="2014-08-23T00:18:00Z">
          <w:pPr>
            <w:spacing w:after="0"/>
          </w:pPr>
        </w:pPrChange>
      </w:pPr>
      <w:del w:id="6754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55" w:author="박윤수" w:date="2014-08-23T00:15:00Z"/>
          <w:lang w:eastAsia="ko-KR"/>
        </w:rPr>
        <w:pPrChange w:id="6756" w:author="박윤수" w:date="2014-08-23T00:18:00Z">
          <w:pPr>
            <w:spacing w:after="0"/>
          </w:pPr>
        </w:pPrChange>
      </w:pPr>
      <w:del w:id="675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58" w:author="박윤수" w:date="2014-08-23T00:15:00Z"/>
          <w:lang w:eastAsia="ko-KR"/>
        </w:rPr>
        <w:pPrChange w:id="6759" w:author="박윤수" w:date="2014-08-23T00:18:00Z">
          <w:pPr>
            <w:spacing w:after="0"/>
          </w:pPr>
        </w:pPrChange>
      </w:pPr>
      <w:del w:id="6760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61" w:author="박윤수" w:date="2014-08-23T00:15:00Z"/>
          <w:lang w:eastAsia="ko-KR"/>
        </w:rPr>
        <w:pPrChange w:id="6762" w:author="박윤수" w:date="2014-08-23T00:18:00Z">
          <w:pPr>
            <w:spacing w:after="0"/>
          </w:pPr>
        </w:pPrChange>
      </w:pPr>
      <w:del w:id="6763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64" w:author="박윤수" w:date="2014-08-23T00:15:00Z"/>
          <w:lang w:eastAsia="ko-KR"/>
        </w:rPr>
        <w:pPrChange w:id="6765" w:author="박윤수" w:date="2014-08-23T00:18:00Z">
          <w:pPr>
            <w:spacing w:after="0"/>
          </w:pPr>
        </w:pPrChange>
      </w:pPr>
      <w:del w:id="6766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67" w:author="박윤수" w:date="2014-08-23T00:15:00Z"/>
          <w:lang w:eastAsia="ko-KR"/>
        </w:rPr>
        <w:pPrChange w:id="6768" w:author="박윤수" w:date="2014-08-23T00:18:00Z">
          <w:pPr>
            <w:spacing w:after="0"/>
          </w:pPr>
        </w:pPrChange>
      </w:pPr>
      <w:del w:id="6769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70" w:author="박윤수" w:date="2014-08-23T00:15:00Z"/>
          <w:lang w:eastAsia="ko-KR"/>
        </w:rPr>
        <w:pPrChange w:id="6771" w:author="박윤수" w:date="2014-08-23T00:18:00Z">
          <w:pPr>
            <w:spacing w:after="0"/>
          </w:pPr>
        </w:pPrChange>
      </w:pPr>
      <w:del w:id="6772" w:author="박윤수" w:date="2014-08-23T00:15:00Z">
        <w:r w:rsidDel="00C13530">
          <w:rPr>
            <w:lang w:eastAsia="ko-KR"/>
          </w:rPr>
          <w:delText># climb step</w:delText>
        </w:r>
      </w:del>
    </w:p>
    <w:p w:rsidR="00000000" w:rsidRDefault="00124E93">
      <w:pPr>
        <w:rPr>
          <w:del w:id="6773" w:author="박윤수" w:date="2014-08-23T00:15:00Z"/>
          <w:lang w:eastAsia="ko-KR"/>
        </w:rPr>
        <w:pPrChange w:id="6774" w:author="박윤수" w:date="2014-08-23T00:18:00Z">
          <w:pPr>
            <w:spacing w:after="0"/>
          </w:pPr>
        </w:pPrChange>
      </w:pPr>
      <w:del w:id="6775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76" w:author="박윤수" w:date="2014-08-23T00:15:00Z"/>
          <w:lang w:eastAsia="ko-KR"/>
        </w:rPr>
        <w:pPrChange w:id="6777" w:author="박윤수" w:date="2014-08-23T00:18:00Z">
          <w:pPr>
            <w:spacing w:after="0"/>
          </w:pPr>
        </w:pPrChange>
      </w:pPr>
      <w:del w:id="6778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79" w:author="박윤수" w:date="2014-08-23T00:15:00Z"/>
          <w:lang w:eastAsia="ko-KR"/>
        </w:rPr>
        <w:pPrChange w:id="6780" w:author="박윤수" w:date="2014-08-23T00:18:00Z">
          <w:pPr>
            <w:spacing w:after="0"/>
          </w:pPr>
        </w:pPrChange>
      </w:pPr>
      <w:del w:id="678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82" w:author="박윤수" w:date="2014-08-23T00:15:00Z"/>
          <w:lang w:eastAsia="ko-KR"/>
        </w:rPr>
        <w:pPrChange w:id="6783" w:author="박윤수" w:date="2014-08-23T00:18:00Z">
          <w:pPr>
            <w:spacing w:after="0"/>
          </w:pPr>
        </w:pPrChange>
      </w:pPr>
      <w:del w:id="6784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85" w:author="박윤수" w:date="2014-08-23T00:15:00Z"/>
          <w:lang w:eastAsia="ko-KR"/>
        </w:rPr>
        <w:pPrChange w:id="6786" w:author="박윤수" w:date="2014-08-23T00:18:00Z">
          <w:pPr>
            <w:spacing w:after="0"/>
          </w:pPr>
        </w:pPrChange>
      </w:pPr>
      <w:del w:id="678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788" w:author="박윤수" w:date="2014-08-23T00:15:00Z"/>
          <w:lang w:eastAsia="ko-KR"/>
        </w:rPr>
        <w:pPrChange w:id="6789" w:author="박윤수" w:date="2014-08-23T00:18:00Z">
          <w:pPr>
            <w:spacing w:after="0"/>
          </w:pPr>
        </w:pPrChange>
      </w:pPr>
      <w:del w:id="6790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91" w:author="박윤수" w:date="2014-08-23T00:15:00Z"/>
          <w:lang w:eastAsia="ko-KR"/>
        </w:rPr>
        <w:pPrChange w:id="6792" w:author="박윤수" w:date="2014-08-23T00:18:00Z">
          <w:pPr>
            <w:spacing w:after="0"/>
          </w:pPr>
        </w:pPrChange>
      </w:pPr>
      <w:del w:id="6793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794" w:author="박윤수" w:date="2014-08-23T00:15:00Z"/>
          <w:lang w:eastAsia="ko-KR"/>
        </w:rPr>
        <w:pPrChange w:id="6795" w:author="박윤수" w:date="2014-08-23T00:18:00Z">
          <w:pPr>
            <w:spacing w:after="0"/>
          </w:pPr>
        </w:pPrChange>
      </w:pPr>
      <w:del w:id="6796" w:author="박윤수" w:date="2014-08-23T00:15:00Z">
        <w:r w:rsidDel="00C13530">
          <w:rPr>
            <w:lang w:eastAsia="ko-KR"/>
          </w:rPr>
          <w:delText># climb step</w:delText>
        </w:r>
      </w:del>
    </w:p>
    <w:p w:rsidR="00000000" w:rsidRDefault="00124E93">
      <w:pPr>
        <w:rPr>
          <w:del w:id="6797" w:author="박윤수" w:date="2014-08-23T00:15:00Z"/>
          <w:lang w:eastAsia="ko-KR"/>
        </w:rPr>
        <w:pPrChange w:id="6798" w:author="박윤수" w:date="2014-08-23T00:18:00Z">
          <w:pPr>
            <w:spacing w:after="0"/>
          </w:pPr>
        </w:pPrChange>
      </w:pPr>
      <w:del w:id="679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00" w:author="박윤수" w:date="2014-08-23T00:15:00Z"/>
          <w:lang w:eastAsia="ko-KR"/>
        </w:rPr>
        <w:pPrChange w:id="6801" w:author="박윤수" w:date="2014-08-23T00:18:00Z">
          <w:pPr>
            <w:spacing w:after="0"/>
          </w:pPr>
        </w:pPrChange>
      </w:pPr>
      <w:del w:id="6802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03" w:author="박윤수" w:date="2014-08-23T00:15:00Z"/>
          <w:lang w:eastAsia="ko-KR"/>
        </w:rPr>
        <w:pPrChange w:id="6804" w:author="박윤수" w:date="2014-08-23T00:18:00Z">
          <w:pPr>
            <w:spacing w:after="0"/>
          </w:pPr>
        </w:pPrChange>
      </w:pPr>
      <w:del w:id="6805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06" w:author="박윤수" w:date="2014-08-23T00:15:00Z"/>
          <w:lang w:eastAsia="ko-KR"/>
        </w:rPr>
        <w:pPrChange w:id="6807" w:author="박윤수" w:date="2014-08-23T00:18:00Z">
          <w:pPr>
            <w:spacing w:after="0"/>
          </w:pPr>
        </w:pPrChange>
      </w:pPr>
      <w:del w:id="6808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09" w:author="박윤수" w:date="2014-08-23T00:15:00Z"/>
          <w:lang w:eastAsia="ko-KR"/>
        </w:rPr>
        <w:pPrChange w:id="6810" w:author="박윤수" w:date="2014-08-23T00:18:00Z">
          <w:pPr>
            <w:spacing w:after="0"/>
          </w:pPr>
        </w:pPrChange>
      </w:pPr>
      <w:del w:id="681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12" w:author="박윤수" w:date="2014-08-23T00:15:00Z"/>
          <w:lang w:eastAsia="ko-KR"/>
        </w:rPr>
        <w:pPrChange w:id="6813" w:author="박윤수" w:date="2014-08-23T00:18:00Z">
          <w:pPr>
            <w:spacing w:after="0"/>
          </w:pPr>
        </w:pPrChange>
      </w:pPr>
      <w:del w:id="6814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15" w:author="박윤수" w:date="2014-08-23T00:15:00Z"/>
          <w:lang w:eastAsia="ko-KR"/>
        </w:rPr>
        <w:pPrChange w:id="6816" w:author="박윤수" w:date="2014-08-23T00:18:00Z">
          <w:pPr>
            <w:spacing w:after="0"/>
          </w:pPr>
        </w:pPrChange>
      </w:pPr>
      <w:del w:id="6817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18" w:author="박윤수" w:date="2014-08-23T00:15:00Z"/>
          <w:lang w:eastAsia="ko-KR"/>
        </w:rPr>
        <w:pPrChange w:id="6819" w:author="박윤수" w:date="2014-08-23T00:18:00Z">
          <w:pPr>
            <w:spacing w:after="0"/>
          </w:pPr>
        </w:pPrChange>
      </w:pPr>
      <w:del w:id="6820" w:author="박윤수" w:date="2014-08-23T00:15:00Z">
        <w:r w:rsidDel="00C13530">
          <w:rPr>
            <w:lang w:eastAsia="ko-KR"/>
          </w:rPr>
          <w:delText># put down newspaper and turn around</w:delText>
        </w:r>
      </w:del>
    </w:p>
    <w:p w:rsidR="00000000" w:rsidRDefault="00124E93">
      <w:pPr>
        <w:rPr>
          <w:del w:id="6821" w:author="박윤수" w:date="2014-08-23T00:15:00Z"/>
          <w:lang w:eastAsia="ko-KR"/>
        </w:rPr>
        <w:pPrChange w:id="6822" w:author="박윤수" w:date="2014-08-23T00:18:00Z">
          <w:pPr>
            <w:spacing w:after="0"/>
          </w:pPr>
        </w:pPrChange>
      </w:pPr>
      <w:del w:id="6823" w:author="박윤수" w:date="2014-08-23T00:15:00Z">
        <w:r w:rsidDel="00C13530">
          <w:rPr>
            <w:lang w:eastAsia="ko-KR"/>
          </w:rPr>
          <w:delText>put_beeper()</w:delText>
        </w:r>
      </w:del>
    </w:p>
    <w:p w:rsidR="00000000" w:rsidRDefault="00124E93">
      <w:pPr>
        <w:rPr>
          <w:del w:id="6824" w:author="박윤수" w:date="2014-08-23T00:15:00Z"/>
          <w:lang w:eastAsia="ko-KR"/>
        </w:rPr>
        <w:pPrChange w:id="6825" w:author="박윤수" w:date="2014-08-23T00:18:00Z">
          <w:pPr>
            <w:spacing w:after="0"/>
          </w:pPr>
        </w:pPrChange>
      </w:pPr>
      <w:del w:id="6826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27" w:author="박윤수" w:date="2014-08-23T00:15:00Z"/>
          <w:lang w:eastAsia="ko-KR"/>
        </w:rPr>
        <w:pPrChange w:id="6828" w:author="박윤수" w:date="2014-08-23T00:18:00Z">
          <w:pPr>
            <w:spacing w:after="0"/>
          </w:pPr>
        </w:pPrChange>
      </w:pPr>
      <w:del w:id="682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30" w:author="박윤수" w:date="2014-08-23T00:15:00Z"/>
          <w:lang w:eastAsia="ko-KR"/>
        </w:rPr>
        <w:pPrChange w:id="6831" w:author="박윤수" w:date="2014-08-23T00:18:00Z">
          <w:pPr>
            <w:spacing w:after="0"/>
          </w:pPr>
        </w:pPrChange>
      </w:pPr>
      <w:del w:id="6832" w:author="박윤수" w:date="2014-08-23T00:15:00Z">
        <w:r w:rsidDel="00C13530">
          <w:rPr>
            <w:lang w:eastAsia="ko-KR"/>
          </w:rPr>
          <w:delText># step down</w:delText>
        </w:r>
      </w:del>
    </w:p>
    <w:p w:rsidR="00000000" w:rsidRDefault="00124E93">
      <w:pPr>
        <w:rPr>
          <w:del w:id="6833" w:author="박윤수" w:date="2014-08-23T00:15:00Z"/>
          <w:lang w:eastAsia="ko-KR"/>
        </w:rPr>
        <w:pPrChange w:id="6834" w:author="박윤수" w:date="2014-08-23T00:18:00Z">
          <w:pPr>
            <w:spacing w:after="0"/>
          </w:pPr>
        </w:pPrChange>
      </w:pPr>
      <w:del w:id="6835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36" w:author="박윤수" w:date="2014-08-23T00:15:00Z"/>
          <w:lang w:eastAsia="ko-KR"/>
        </w:rPr>
        <w:pPrChange w:id="6837" w:author="박윤수" w:date="2014-08-23T00:18:00Z">
          <w:pPr>
            <w:spacing w:after="0"/>
          </w:pPr>
        </w:pPrChange>
      </w:pPr>
      <w:del w:id="6838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39" w:author="박윤수" w:date="2014-08-23T00:15:00Z"/>
          <w:lang w:eastAsia="ko-KR"/>
        </w:rPr>
        <w:pPrChange w:id="6840" w:author="박윤수" w:date="2014-08-23T00:18:00Z">
          <w:pPr>
            <w:spacing w:after="0"/>
          </w:pPr>
        </w:pPrChange>
      </w:pPr>
      <w:del w:id="684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42" w:author="박윤수" w:date="2014-08-23T00:15:00Z"/>
          <w:lang w:eastAsia="ko-KR"/>
        </w:rPr>
        <w:pPrChange w:id="6843" w:author="박윤수" w:date="2014-08-23T00:18:00Z">
          <w:pPr>
            <w:spacing w:after="0"/>
          </w:pPr>
        </w:pPrChange>
      </w:pPr>
      <w:del w:id="6844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45" w:author="박윤수" w:date="2014-08-23T00:15:00Z"/>
          <w:lang w:eastAsia="ko-KR"/>
        </w:rPr>
        <w:pPrChange w:id="6846" w:author="박윤수" w:date="2014-08-23T00:18:00Z">
          <w:pPr>
            <w:spacing w:after="0"/>
          </w:pPr>
        </w:pPrChange>
      </w:pPr>
      <w:del w:id="684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48" w:author="박윤수" w:date="2014-08-23T00:15:00Z"/>
          <w:lang w:eastAsia="ko-KR"/>
        </w:rPr>
        <w:pPrChange w:id="6849" w:author="박윤수" w:date="2014-08-23T00:18:00Z">
          <w:pPr>
            <w:spacing w:after="0"/>
          </w:pPr>
        </w:pPrChange>
      </w:pPr>
      <w:del w:id="6850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51" w:author="박윤수" w:date="2014-08-23T00:15:00Z"/>
          <w:lang w:eastAsia="ko-KR"/>
        </w:rPr>
        <w:pPrChange w:id="6852" w:author="박윤수" w:date="2014-08-23T00:18:00Z">
          <w:pPr>
            <w:spacing w:after="0"/>
          </w:pPr>
        </w:pPrChange>
      </w:pPr>
      <w:del w:id="6853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54" w:author="박윤수" w:date="2014-08-23T00:15:00Z"/>
          <w:lang w:eastAsia="ko-KR"/>
        </w:rPr>
        <w:pPrChange w:id="6855" w:author="박윤수" w:date="2014-08-23T00:18:00Z">
          <w:pPr>
            <w:spacing w:after="0"/>
          </w:pPr>
        </w:pPrChange>
      </w:pPr>
      <w:del w:id="6856" w:author="박윤수" w:date="2014-08-23T00:15:00Z">
        <w:r w:rsidDel="00C13530">
          <w:rPr>
            <w:lang w:eastAsia="ko-KR"/>
          </w:rPr>
          <w:delText># step down</w:delText>
        </w:r>
      </w:del>
    </w:p>
    <w:p w:rsidR="00000000" w:rsidRDefault="00124E93">
      <w:pPr>
        <w:rPr>
          <w:del w:id="6857" w:author="박윤수" w:date="2014-08-23T00:15:00Z"/>
          <w:lang w:eastAsia="ko-KR"/>
        </w:rPr>
        <w:pPrChange w:id="6858" w:author="박윤수" w:date="2014-08-23T00:18:00Z">
          <w:pPr>
            <w:spacing w:after="0"/>
          </w:pPr>
        </w:pPrChange>
      </w:pPr>
      <w:del w:id="6859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60" w:author="박윤수" w:date="2014-08-23T00:15:00Z"/>
          <w:lang w:eastAsia="ko-KR"/>
        </w:rPr>
        <w:pPrChange w:id="6861" w:author="박윤수" w:date="2014-08-23T00:18:00Z">
          <w:pPr>
            <w:spacing w:after="0"/>
          </w:pPr>
        </w:pPrChange>
      </w:pPr>
      <w:del w:id="6862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63" w:author="박윤수" w:date="2014-08-23T00:15:00Z"/>
          <w:lang w:eastAsia="ko-KR"/>
        </w:rPr>
        <w:pPrChange w:id="6864" w:author="박윤수" w:date="2014-08-23T00:18:00Z">
          <w:pPr>
            <w:spacing w:after="0"/>
          </w:pPr>
        </w:pPrChange>
      </w:pPr>
      <w:del w:id="6865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66" w:author="박윤수" w:date="2014-08-23T00:15:00Z"/>
          <w:lang w:eastAsia="ko-KR"/>
        </w:rPr>
        <w:pPrChange w:id="6867" w:author="박윤수" w:date="2014-08-23T00:18:00Z">
          <w:pPr>
            <w:spacing w:after="0"/>
          </w:pPr>
        </w:pPrChange>
      </w:pPr>
      <w:del w:id="6868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69" w:author="박윤수" w:date="2014-08-23T00:15:00Z"/>
          <w:lang w:eastAsia="ko-KR"/>
        </w:rPr>
        <w:pPrChange w:id="6870" w:author="박윤수" w:date="2014-08-23T00:18:00Z">
          <w:pPr>
            <w:spacing w:after="0"/>
          </w:pPr>
        </w:pPrChange>
      </w:pPr>
      <w:del w:id="687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72" w:author="박윤수" w:date="2014-08-23T00:15:00Z"/>
          <w:lang w:eastAsia="ko-KR"/>
        </w:rPr>
        <w:pPrChange w:id="6873" w:author="박윤수" w:date="2014-08-23T00:18:00Z">
          <w:pPr>
            <w:spacing w:after="0"/>
          </w:pPr>
        </w:pPrChange>
      </w:pPr>
      <w:del w:id="6874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75" w:author="박윤수" w:date="2014-08-23T00:15:00Z"/>
          <w:lang w:eastAsia="ko-KR"/>
        </w:rPr>
        <w:pPrChange w:id="6876" w:author="박윤수" w:date="2014-08-23T00:18:00Z">
          <w:pPr>
            <w:spacing w:after="0"/>
          </w:pPr>
        </w:pPrChange>
      </w:pPr>
      <w:del w:id="6877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78" w:author="박윤수" w:date="2014-08-23T00:15:00Z"/>
          <w:lang w:eastAsia="ko-KR"/>
        </w:rPr>
        <w:pPrChange w:id="6879" w:author="박윤수" w:date="2014-08-23T00:18:00Z">
          <w:pPr>
            <w:spacing w:after="0"/>
          </w:pPr>
        </w:pPrChange>
      </w:pPr>
      <w:del w:id="6880" w:author="박윤수" w:date="2014-08-23T00:15:00Z">
        <w:r w:rsidDel="00C13530">
          <w:rPr>
            <w:lang w:eastAsia="ko-KR"/>
          </w:rPr>
          <w:delText># step down</w:delText>
        </w:r>
      </w:del>
    </w:p>
    <w:p w:rsidR="00000000" w:rsidRDefault="00124E93">
      <w:pPr>
        <w:rPr>
          <w:del w:id="6881" w:author="박윤수" w:date="2014-08-23T00:15:00Z"/>
          <w:lang w:eastAsia="ko-KR"/>
        </w:rPr>
        <w:pPrChange w:id="6882" w:author="박윤수" w:date="2014-08-23T00:18:00Z">
          <w:pPr>
            <w:spacing w:after="0"/>
          </w:pPr>
        </w:pPrChange>
      </w:pPr>
      <w:del w:id="6883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84" w:author="박윤수" w:date="2014-08-23T00:15:00Z"/>
          <w:lang w:eastAsia="ko-KR"/>
        </w:rPr>
        <w:pPrChange w:id="6885" w:author="박윤수" w:date="2014-08-23T00:18:00Z">
          <w:pPr>
            <w:spacing w:after="0"/>
          </w:pPr>
        </w:pPrChange>
      </w:pPr>
      <w:del w:id="6886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87" w:author="박윤수" w:date="2014-08-23T00:15:00Z"/>
          <w:lang w:eastAsia="ko-KR"/>
        </w:rPr>
        <w:pPrChange w:id="6888" w:author="박윤수" w:date="2014-08-23T00:18:00Z">
          <w:pPr>
            <w:spacing w:after="0"/>
          </w:pPr>
        </w:pPrChange>
      </w:pPr>
      <w:del w:id="688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90" w:author="박윤수" w:date="2014-08-23T00:15:00Z"/>
          <w:lang w:eastAsia="ko-KR"/>
        </w:rPr>
        <w:pPrChange w:id="6891" w:author="박윤수" w:date="2014-08-23T00:18:00Z">
          <w:pPr>
            <w:spacing w:after="0"/>
          </w:pPr>
        </w:pPrChange>
      </w:pPr>
      <w:del w:id="6892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893" w:author="박윤수" w:date="2014-08-23T00:15:00Z"/>
          <w:lang w:eastAsia="ko-KR"/>
        </w:rPr>
        <w:pPrChange w:id="6894" w:author="박윤수" w:date="2014-08-23T00:18:00Z">
          <w:pPr>
            <w:spacing w:after="0"/>
          </w:pPr>
        </w:pPrChange>
      </w:pPr>
      <w:del w:id="6895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96" w:author="박윤수" w:date="2014-08-23T00:15:00Z"/>
          <w:lang w:eastAsia="ko-KR"/>
        </w:rPr>
        <w:pPrChange w:id="6897" w:author="박윤수" w:date="2014-08-23T00:18:00Z">
          <w:pPr>
            <w:spacing w:after="0"/>
          </w:pPr>
        </w:pPrChange>
      </w:pPr>
      <w:del w:id="6898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899" w:author="박윤수" w:date="2014-08-23T00:15:00Z"/>
          <w:lang w:eastAsia="ko-KR"/>
        </w:rPr>
        <w:pPrChange w:id="6900" w:author="박윤수" w:date="2014-08-23T00:18:00Z">
          <w:pPr>
            <w:spacing w:after="0"/>
          </w:pPr>
        </w:pPrChange>
      </w:pPr>
      <w:del w:id="6901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902" w:author="박윤수" w:date="2014-08-23T00:15:00Z"/>
          <w:lang w:eastAsia="ko-KR"/>
        </w:rPr>
        <w:pPrChange w:id="6903" w:author="박윤수" w:date="2014-08-23T00:18:00Z">
          <w:pPr>
            <w:spacing w:after="0"/>
          </w:pPr>
        </w:pPrChange>
      </w:pPr>
      <w:del w:id="6904" w:author="박윤수" w:date="2014-08-23T00:15:00Z">
        <w:r w:rsidDel="00C13530">
          <w:rPr>
            <w:lang w:eastAsia="ko-KR"/>
          </w:rPr>
          <w:delText># step down</w:delText>
        </w:r>
      </w:del>
    </w:p>
    <w:p w:rsidR="00000000" w:rsidRDefault="00124E93">
      <w:pPr>
        <w:rPr>
          <w:del w:id="6905" w:author="박윤수" w:date="2014-08-23T00:15:00Z"/>
          <w:lang w:eastAsia="ko-KR"/>
        </w:rPr>
        <w:pPrChange w:id="6906" w:author="박윤수" w:date="2014-08-23T00:18:00Z">
          <w:pPr>
            <w:spacing w:after="0"/>
          </w:pPr>
        </w:pPrChange>
      </w:pPr>
      <w:del w:id="6907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908" w:author="박윤수" w:date="2014-08-23T00:15:00Z"/>
          <w:lang w:eastAsia="ko-KR"/>
        </w:rPr>
        <w:pPrChange w:id="6909" w:author="박윤수" w:date="2014-08-23T00:18:00Z">
          <w:pPr>
            <w:spacing w:after="0"/>
          </w:pPr>
        </w:pPrChange>
      </w:pPr>
      <w:del w:id="6910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911" w:author="박윤수" w:date="2014-08-23T00:15:00Z"/>
          <w:lang w:eastAsia="ko-KR"/>
        </w:rPr>
        <w:pPrChange w:id="6912" w:author="박윤수" w:date="2014-08-23T00:18:00Z">
          <w:pPr>
            <w:spacing w:after="0"/>
          </w:pPr>
        </w:pPrChange>
      </w:pPr>
      <w:del w:id="6913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914" w:author="박윤수" w:date="2014-08-23T00:15:00Z"/>
          <w:lang w:eastAsia="ko-KR"/>
        </w:rPr>
        <w:pPrChange w:id="6915" w:author="박윤수" w:date="2014-08-23T00:18:00Z">
          <w:pPr>
            <w:spacing w:after="0"/>
          </w:pPr>
        </w:pPrChange>
      </w:pPr>
      <w:del w:id="6916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917" w:author="박윤수" w:date="2014-08-23T00:15:00Z"/>
          <w:lang w:eastAsia="ko-KR"/>
        </w:rPr>
        <w:pPrChange w:id="6918" w:author="박윤수" w:date="2014-08-23T00:18:00Z">
          <w:pPr>
            <w:spacing w:after="0"/>
          </w:pPr>
        </w:pPrChange>
      </w:pPr>
      <w:del w:id="6919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920" w:author="박윤수" w:date="2014-08-23T00:15:00Z"/>
          <w:lang w:eastAsia="ko-KR"/>
        </w:rPr>
        <w:pPrChange w:id="6921" w:author="박윤수" w:date="2014-08-23T00:18:00Z">
          <w:pPr>
            <w:spacing w:after="0"/>
          </w:pPr>
        </w:pPrChange>
      </w:pPr>
      <w:del w:id="6922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923" w:author="박윤수" w:date="2014-08-23T00:15:00Z"/>
          <w:lang w:eastAsia="ko-KR"/>
        </w:rPr>
        <w:pPrChange w:id="6924" w:author="박윤수" w:date="2014-08-23T00:18:00Z">
          <w:pPr>
            <w:spacing w:after="0"/>
          </w:pPr>
        </w:pPrChange>
      </w:pPr>
      <w:del w:id="6925" w:author="박윤수" w:date="2014-08-23T00:15:00Z">
        <w:r w:rsidDel="00C13530">
          <w:rPr>
            <w:lang w:eastAsia="ko-KR"/>
          </w:rPr>
          <w:delText>turn_left()</w:delText>
        </w:r>
      </w:del>
    </w:p>
    <w:p w:rsidR="00000000" w:rsidRDefault="00124E93">
      <w:pPr>
        <w:rPr>
          <w:del w:id="6926" w:author="박윤수" w:date="2014-08-23T00:15:00Z"/>
          <w:lang w:eastAsia="ko-KR"/>
        </w:rPr>
        <w:pPrChange w:id="6927" w:author="박윤수" w:date="2014-08-23T00:18:00Z">
          <w:pPr>
            <w:spacing w:after="0"/>
          </w:pPr>
        </w:pPrChange>
      </w:pPr>
      <w:del w:id="6928" w:author="박윤수" w:date="2014-08-23T00:15:00Z">
        <w:r w:rsidDel="00C13530">
          <w:rPr>
            <w:lang w:eastAsia="ko-KR"/>
          </w:rPr>
          <w:delText># move away and stop</w:delText>
        </w:r>
      </w:del>
    </w:p>
    <w:p w:rsidR="00000000" w:rsidRDefault="00124E93">
      <w:pPr>
        <w:rPr>
          <w:del w:id="6929" w:author="박윤수" w:date="2014-08-23T00:15:00Z"/>
          <w:lang w:eastAsia="ko-KR"/>
        </w:rPr>
        <w:pPrChange w:id="6930" w:author="박윤수" w:date="2014-08-23T00:18:00Z">
          <w:pPr>
            <w:spacing w:after="0"/>
          </w:pPr>
        </w:pPrChange>
      </w:pPr>
      <w:del w:id="6931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124E93">
      <w:pPr>
        <w:rPr>
          <w:del w:id="6932" w:author="박윤수" w:date="2014-08-23T00:15:00Z"/>
          <w:lang w:eastAsia="ko-KR"/>
        </w:rPr>
        <w:pPrChange w:id="6933" w:author="박윤수" w:date="2014-08-23T00:18:00Z">
          <w:pPr>
            <w:spacing w:after="0"/>
          </w:pPr>
        </w:pPrChange>
      </w:pPr>
      <w:del w:id="6934" w:author="박윤수" w:date="2014-08-23T00:15:00Z">
        <w:r w:rsidDel="00C13530">
          <w:rPr>
            <w:lang w:eastAsia="ko-KR"/>
          </w:rPr>
          <w:delText>turn_off()</w:delText>
        </w:r>
      </w:del>
    </w:p>
    <w:p w:rsidR="00000000" w:rsidRDefault="00D80349">
      <w:pPr>
        <w:spacing w:before="240"/>
        <w:rPr>
          <w:del w:id="6935" w:author="박윤수" w:date="2014-08-23T00:15:00Z"/>
          <w:lang w:eastAsia="ko-KR"/>
        </w:rPr>
        <w:pPrChange w:id="6936" w:author="박윤수" w:date="2014-08-23T00:18:00Z">
          <w:pPr>
            <w:spacing w:before="240" w:after="0"/>
          </w:pPr>
        </w:pPrChange>
      </w:pPr>
      <w:del w:id="6937" w:author="박윤수" w:date="2014-08-23T00:15:00Z">
        <w:r w:rsidDel="00C13530">
          <w:rPr>
            <w:rFonts w:hint="eastAsia"/>
            <w:lang w:eastAsia="ko-KR"/>
          </w:rPr>
          <w:delText>타이핑이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반복이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마지막에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도달했을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화면에서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어디에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추적하는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돕도록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넣은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해결책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주석은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생각하는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124E93" w:rsidDel="00C13530">
          <w:rPr>
            <w:rFonts w:hint="eastAsia"/>
            <w:lang w:eastAsia="ko-KR"/>
          </w:rPr>
          <w:delText>블록</w:delText>
        </w:r>
        <w:r w:rsidDel="00C13530">
          <w:rPr>
            <w:rFonts w:hint="eastAsia"/>
            <w:lang w:eastAsia="ko-KR"/>
          </w:rPr>
          <w:delText>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가까이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위치합니다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000000" w:rsidRDefault="00124E93">
      <w:pPr>
        <w:pStyle w:val="affc"/>
        <w:numPr>
          <w:ilvl w:val="0"/>
          <w:numId w:val="25"/>
        </w:numPr>
        <w:spacing w:before="240"/>
        <w:ind w:leftChars="0"/>
        <w:rPr>
          <w:del w:id="6938" w:author="박윤수" w:date="2014-08-23T00:15:00Z"/>
          <w:lang w:eastAsia="ko-KR"/>
        </w:rPr>
        <w:pPrChange w:id="6939" w:author="박윤수" w:date="2014-08-23T00:18:00Z">
          <w:pPr>
            <w:pStyle w:val="affc"/>
            <w:numPr>
              <w:numId w:val="25"/>
            </w:numPr>
            <w:spacing w:before="240" w:after="0"/>
            <w:ind w:leftChars="0" w:left="1367" w:hanging="400"/>
          </w:pPr>
        </w:pPrChange>
      </w:pPr>
      <w:del w:id="6940" w:author="박윤수" w:date="2014-08-23T00:15:00Z">
        <w:r w:rsidDel="00C13530">
          <w:rPr>
            <w:rFonts w:hint="eastAsia"/>
            <w:lang w:eastAsia="ko-KR"/>
          </w:rPr>
          <w:delText xml:space="preserve">4 </w:delText>
        </w:r>
        <w:r w:rsidDel="00C13530">
          <w:rPr>
            <w:rFonts w:hint="eastAsia"/>
            <w:lang w:eastAsia="ko-KR"/>
          </w:rPr>
          <w:delText>계단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오르기</w:delText>
        </w:r>
      </w:del>
    </w:p>
    <w:p w:rsidR="00000000" w:rsidRDefault="00124E93">
      <w:pPr>
        <w:pStyle w:val="affc"/>
        <w:numPr>
          <w:ilvl w:val="0"/>
          <w:numId w:val="25"/>
        </w:numPr>
        <w:ind w:leftChars="0"/>
        <w:rPr>
          <w:del w:id="6941" w:author="박윤수" w:date="2014-08-23T00:15:00Z"/>
          <w:lang w:eastAsia="ko-KR"/>
        </w:rPr>
        <w:pPrChange w:id="6942" w:author="박윤수" w:date="2014-08-23T00:18:00Z">
          <w:pPr>
            <w:pStyle w:val="affc"/>
            <w:numPr>
              <w:numId w:val="25"/>
            </w:numPr>
            <w:spacing w:after="0"/>
            <w:ind w:leftChars="0" w:left="1367" w:hanging="400"/>
          </w:pPr>
        </w:pPrChange>
      </w:pPr>
      <w:del w:id="6943" w:author="박윤수" w:date="2014-08-23T00:15:00Z">
        <w:r w:rsidDel="00C13530">
          <w:rPr>
            <w:rFonts w:hint="eastAsia"/>
            <w:lang w:eastAsia="ko-KR"/>
          </w:rPr>
          <w:delText>신문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내려놓기</w:delText>
        </w:r>
      </w:del>
    </w:p>
    <w:p w:rsidR="00000000" w:rsidRDefault="00124E93">
      <w:pPr>
        <w:pStyle w:val="affc"/>
        <w:numPr>
          <w:ilvl w:val="0"/>
          <w:numId w:val="25"/>
        </w:numPr>
        <w:ind w:leftChars="0"/>
        <w:rPr>
          <w:del w:id="6944" w:author="박윤수" w:date="2014-08-23T00:15:00Z"/>
          <w:lang w:eastAsia="ko-KR"/>
        </w:rPr>
        <w:pPrChange w:id="6945" w:author="박윤수" w:date="2014-08-23T00:18:00Z">
          <w:pPr>
            <w:pStyle w:val="affc"/>
            <w:numPr>
              <w:numId w:val="25"/>
            </w:numPr>
            <w:spacing w:after="0"/>
            <w:ind w:leftChars="0" w:left="1367" w:hanging="400"/>
          </w:pPr>
        </w:pPrChange>
      </w:pPr>
      <w:del w:id="6946" w:author="박윤수" w:date="2014-08-23T00:15:00Z">
        <w:r w:rsidDel="00C13530">
          <w:rPr>
            <w:rFonts w:hint="eastAsia"/>
            <w:lang w:eastAsia="ko-KR"/>
          </w:rPr>
          <w:delText>돌기</w:delText>
        </w:r>
      </w:del>
    </w:p>
    <w:p w:rsidR="00000000" w:rsidRDefault="00124E93">
      <w:pPr>
        <w:pStyle w:val="affc"/>
        <w:numPr>
          <w:ilvl w:val="0"/>
          <w:numId w:val="25"/>
        </w:numPr>
        <w:ind w:leftChars="0"/>
        <w:rPr>
          <w:del w:id="6947" w:author="박윤수" w:date="2014-08-23T00:15:00Z"/>
          <w:lang w:eastAsia="ko-KR"/>
        </w:rPr>
        <w:pPrChange w:id="6948" w:author="박윤수" w:date="2014-08-23T00:18:00Z">
          <w:pPr>
            <w:pStyle w:val="affc"/>
            <w:numPr>
              <w:numId w:val="25"/>
            </w:numPr>
            <w:spacing w:after="0"/>
            <w:ind w:leftChars="0" w:left="1367" w:hanging="400"/>
          </w:pPr>
        </w:pPrChange>
      </w:pPr>
      <w:del w:id="6949" w:author="박윤수" w:date="2014-08-23T00:15:00Z">
        <w:r w:rsidDel="00C13530">
          <w:rPr>
            <w:rFonts w:hint="eastAsia"/>
            <w:lang w:eastAsia="ko-KR"/>
          </w:rPr>
          <w:delText>4</w:delText>
        </w:r>
        <w:r w:rsidDel="00C13530">
          <w:rPr>
            <w:rFonts w:hint="eastAsia"/>
            <w:lang w:eastAsia="ko-KR"/>
          </w:rPr>
          <w:delText>계단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내려오기</w:delText>
        </w:r>
      </w:del>
    </w:p>
    <w:p w:rsidR="00CF6B85" w:rsidRDefault="00124E93">
      <w:pPr>
        <w:spacing w:before="240"/>
        <w:rPr>
          <w:del w:id="6950" w:author="박윤수" w:date="2014-08-23T00:15:00Z"/>
          <w:lang w:eastAsia="ko-KR"/>
        </w:rPr>
      </w:pPr>
      <w:del w:id="6951" w:author="박윤수" w:date="2014-08-23T00:15:00Z"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</w:delText>
        </w:r>
        <w:r w:rsidDel="00C13530">
          <w:rPr>
            <w:rFonts w:hint="eastAsia"/>
            <w:lang w:eastAsia="ko-KR"/>
          </w:rPr>
          <w:delText>(Pythonic form)</w:delText>
        </w:r>
        <w:r w:rsidDel="00C13530">
          <w:rPr>
            <w:rFonts w:hint="eastAsia"/>
            <w:lang w:eastAsia="ko-KR"/>
          </w:rPr>
          <w:delText>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개요를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적어봅시다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124E93">
      <w:pPr>
        <w:rPr>
          <w:del w:id="6952" w:author="박윤수" w:date="2014-08-23T00:15:00Z"/>
          <w:lang w:val="en-US" w:eastAsia="ko-KR"/>
        </w:rPr>
        <w:pPrChange w:id="6953" w:author="박윤수" w:date="2014-08-23T00:18:00Z">
          <w:pPr>
            <w:spacing w:after="0"/>
          </w:pPr>
        </w:pPrChange>
      </w:pPr>
      <w:del w:id="6954" w:author="박윤수" w:date="2014-08-23T00:15:00Z">
        <w:r w:rsidRPr="00124E93" w:rsidDel="00C13530">
          <w:rPr>
            <w:lang w:val="en-US" w:eastAsia="ko-KR"/>
          </w:rPr>
          <w:delText>climb_up_four_stairs()</w:delText>
        </w:r>
      </w:del>
    </w:p>
    <w:p w:rsidR="00000000" w:rsidRDefault="00124E93">
      <w:pPr>
        <w:rPr>
          <w:del w:id="6955" w:author="박윤수" w:date="2014-08-23T00:15:00Z"/>
          <w:lang w:val="en-US" w:eastAsia="ko-KR"/>
        </w:rPr>
        <w:pPrChange w:id="6956" w:author="박윤수" w:date="2014-08-23T00:18:00Z">
          <w:pPr>
            <w:spacing w:after="0"/>
          </w:pPr>
        </w:pPrChange>
      </w:pPr>
      <w:del w:id="6957" w:author="박윤수" w:date="2014-08-23T00:15:00Z">
        <w:r w:rsidRPr="00124E93" w:rsidDel="00C13530">
          <w:rPr>
            <w:lang w:val="en-US" w:eastAsia="ko-KR"/>
          </w:rPr>
          <w:delText>put_beeper()</w:delText>
        </w:r>
      </w:del>
    </w:p>
    <w:p w:rsidR="00000000" w:rsidRDefault="00124E93">
      <w:pPr>
        <w:rPr>
          <w:del w:id="6958" w:author="박윤수" w:date="2014-08-23T00:15:00Z"/>
          <w:lang w:val="en-US" w:eastAsia="ko-KR"/>
        </w:rPr>
        <w:pPrChange w:id="6959" w:author="박윤수" w:date="2014-08-23T00:18:00Z">
          <w:pPr>
            <w:spacing w:after="0"/>
          </w:pPr>
        </w:pPrChange>
      </w:pPr>
      <w:del w:id="6960" w:author="박윤수" w:date="2014-08-23T00:15:00Z">
        <w:r w:rsidRPr="00124E93" w:rsidDel="00C13530">
          <w:rPr>
            <w:lang w:val="en-US" w:eastAsia="ko-KR"/>
          </w:rPr>
          <w:delText>turn_around()</w:delText>
        </w:r>
      </w:del>
    </w:p>
    <w:p w:rsidR="00000000" w:rsidRDefault="00124E93">
      <w:pPr>
        <w:rPr>
          <w:del w:id="6961" w:author="박윤수" w:date="2014-08-23T00:15:00Z"/>
          <w:lang w:val="en-US" w:eastAsia="ko-KR"/>
        </w:rPr>
        <w:pPrChange w:id="6962" w:author="박윤수" w:date="2014-08-23T00:18:00Z">
          <w:pPr>
            <w:spacing w:after="0"/>
          </w:pPr>
        </w:pPrChange>
      </w:pPr>
      <w:del w:id="6963" w:author="박윤수" w:date="2014-08-23T00:15:00Z">
        <w:r w:rsidRPr="00124E93" w:rsidDel="00C13530">
          <w:rPr>
            <w:lang w:val="en-US" w:eastAsia="ko-KR"/>
          </w:rPr>
          <w:delText>climb_down_four_stairs()</w:delText>
        </w:r>
      </w:del>
    </w:p>
    <w:p w:rsidR="00CF6B85" w:rsidRDefault="00124E93">
      <w:pPr>
        <w:spacing w:before="240"/>
        <w:rPr>
          <w:del w:id="6964" w:author="박윤수" w:date="2014-08-23T00:15:00Z"/>
          <w:lang w:val="en-US" w:eastAsia="ko-KR"/>
        </w:rPr>
      </w:pPr>
      <w:del w:id="6965" w:author="박윤수" w:date="2014-08-23T00:15:00Z">
        <w:r w:rsidDel="00C13530">
          <w:rPr>
            <w:rFonts w:hint="eastAsia"/>
            <w:lang w:val="en-US" w:eastAsia="ko-KR"/>
          </w:rPr>
          <w:delText>신문배달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완벽한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해결책은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아닙니다</w:delText>
        </w:r>
        <w:r w:rsidDel="00C13530">
          <w:rPr>
            <w:rFonts w:hint="eastAsia"/>
            <w:lang w:val="en-US" w:eastAsia="ko-KR"/>
          </w:rPr>
          <w:delText>. [</w:delText>
        </w:r>
        <w:r w:rsidDel="00C13530">
          <w:rPr>
            <w:rFonts w:hint="eastAsia"/>
            <w:lang w:val="en-US" w:eastAsia="ko-KR"/>
          </w:rPr>
          <w:delText>예를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들어</w:delText>
        </w:r>
        <w:r w:rsidDel="00C13530">
          <w:rPr>
            <w:rFonts w:hint="eastAsia"/>
            <w:lang w:val="en-US" w:eastAsia="ko-KR"/>
          </w:rPr>
          <w:delText xml:space="preserve">, turn_off() </w:delText>
        </w:r>
        <w:r w:rsidDel="00C13530">
          <w:rPr>
            <w:rFonts w:hint="eastAsia"/>
            <w:lang w:val="en-US" w:eastAsia="ko-KR"/>
          </w:rPr>
          <w:delText>명령문이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빠져있습니다</w:delText>
        </w:r>
        <w:r w:rsidDel="00C13530">
          <w:rPr>
            <w:rFonts w:hint="eastAsia"/>
            <w:lang w:val="en-US" w:eastAsia="ko-KR"/>
          </w:rPr>
          <w:delText xml:space="preserve">.] </w:delText>
        </w:r>
        <w:r w:rsidDel="00C13530">
          <w:rPr>
            <w:rFonts w:hint="eastAsia"/>
            <w:lang w:val="en-US" w:eastAsia="ko-KR"/>
          </w:rPr>
          <w:delText>하지만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전과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비교하여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읽기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훨씬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쉽고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새로운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정의된다면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최종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좀더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가까이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다가갔습니다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여기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필요한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몇몇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124E93">
      <w:pPr>
        <w:rPr>
          <w:del w:id="6966" w:author="박윤수" w:date="2014-08-23T00:15:00Z"/>
          <w:lang w:val="en-US" w:eastAsia="ko-KR"/>
        </w:rPr>
        <w:pPrChange w:id="6967" w:author="박윤수" w:date="2014-08-23T00:18:00Z">
          <w:pPr>
            <w:spacing w:after="0"/>
          </w:pPr>
        </w:pPrChange>
      </w:pPr>
      <w:del w:id="6968" w:author="박윤수" w:date="2014-08-23T00:15:00Z">
        <w:r w:rsidRPr="00124E93" w:rsidDel="00C13530">
          <w:rPr>
            <w:lang w:val="en-US" w:eastAsia="ko-KR"/>
          </w:rPr>
          <w:delText>def</w:delText>
        </w:r>
      </w:del>
      <w:ins w:id="6969" w:author="이은정" w:date="2014-08-22T14:42:00Z">
        <w:del w:id="6970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6971" w:author="박윤수" w:date="2014-08-23T00:15:00Z">
        <w:r w:rsidRPr="00124E93" w:rsidDel="00C13530">
          <w:rPr>
            <w:lang w:val="en-US" w:eastAsia="ko-KR"/>
          </w:rPr>
          <w:delText xml:space="preserve"> </w:delText>
        </w:r>
      </w:del>
      <w:ins w:id="6972" w:author="이은정" w:date="2014-08-22T14:38:00Z">
        <w:del w:id="6973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6974" w:author="박윤수" w:date="2014-08-23T00:15:00Z">
        <w:r w:rsidRPr="00124E93" w:rsidDel="00C13530">
          <w:rPr>
            <w:lang w:val="en-US" w:eastAsia="ko-KR"/>
          </w:rPr>
          <w:delText>turn_around():</w:delText>
        </w:r>
      </w:del>
    </w:p>
    <w:p w:rsidR="00000000" w:rsidRDefault="00124E93">
      <w:pPr>
        <w:rPr>
          <w:del w:id="6975" w:author="박윤수" w:date="2014-08-23T00:15:00Z"/>
          <w:lang w:val="en-US" w:eastAsia="ko-KR"/>
        </w:rPr>
        <w:pPrChange w:id="6976" w:author="박윤수" w:date="2014-08-23T00:18:00Z">
          <w:pPr>
            <w:spacing w:after="0"/>
          </w:pPr>
        </w:pPrChange>
      </w:pPr>
      <w:del w:id="6977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6978" w:author="이은정" w:date="2014-08-22T14:37:00Z">
        <w:del w:id="6979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ins w:id="6980" w:author="이은정" w:date="2014-08-22T14:38:00Z">
        <w:del w:id="6981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6982" w:author="박윤수" w:date="2014-08-23T00:15:00Z">
        <w:r w:rsidRPr="00124E93" w:rsidDel="00C13530">
          <w:rPr>
            <w:lang w:val="en-US" w:eastAsia="ko-KR"/>
          </w:rPr>
          <w:delText>turn_left()</w:delText>
        </w:r>
      </w:del>
    </w:p>
    <w:p w:rsidR="00000000" w:rsidRDefault="00124E93">
      <w:pPr>
        <w:rPr>
          <w:del w:id="6983" w:author="박윤수" w:date="2014-08-23T00:15:00Z"/>
          <w:lang w:val="en-US" w:eastAsia="ko-KR"/>
        </w:rPr>
        <w:pPrChange w:id="6984" w:author="박윤수" w:date="2014-08-23T00:18:00Z">
          <w:pPr>
            <w:spacing w:after="0"/>
          </w:pPr>
        </w:pPrChange>
      </w:pPr>
      <w:del w:id="6985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6986" w:author="이은정" w:date="2014-08-22T14:37:00Z">
        <w:del w:id="6987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ins w:id="6988" w:author="이은정" w:date="2014-08-22T14:38:00Z">
        <w:del w:id="6989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6990" w:author="박윤수" w:date="2014-08-23T00:15:00Z">
        <w:r w:rsidRPr="00124E93" w:rsidDel="00C13530">
          <w:rPr>
            <w:lang w:val="en-US" w:eastAsia="ko-KR"/>
          </w:rPr>
          <w:delText>turn_left()</w:delText>
        </w:r>
      </w:del>
    </w:p>
    <w:p w:rsidR="00000000" w:rsidRDefault="00AF7365">
      <w:pPr>
        <w:rPr>
          <w:del w:id="6991" w:author="박윤수" w:date="2014-08-23T00:15:00Z"/>
          <w:lang w:val="en-US" w:eastAsia="ko-KR"/>
        </w:rPr>
        <w:pPrChange w:id="6992" w:author="박윤수" w:date="2014-08-23T00:18:00Z">
          <w:pPr>
            <w:spacing w:after="0"/>
          </w:pPr>
        </w:pPrChange>
      </w:pPr>
    </w:p>
    <w:p w:rsidR="00000000" w:rsidRDefault="00124E93">
      <w:pPr>
        <w:rPr>
          <w:del w:id="6993" w:author="박윤수" w:date="2014-08-23T00:15:00Z"/>
          <w:lang w:val="en-US" w:eastAsia="ko-KR"/>
        </w:rPr>
        <w:pPrChange w:id="6994" w:author="박윤수" w:date="2014-08-23T00:18:00Z">
          <w:pPr>
            <w:spacing w:after="0"/>
          </w:pPr>
        </w:pPrChange>
      </w:pPr>
      <w:del w:id="6995" w:author="박윤수" w:date="2014-08-23T00:15:00Z">
        <w:r w:rsidRPr="00124E93" w:rsidDel="00C13530">
          <w:rPr>
            <w:lang w:val="en-US" w:eastAsia="ko-KR"/>
          </w:rPr>
          <w:delText>def</w:delText>
        </w:r>
      </w:del>
      <w:ins w:id="6996" w:author="이은정" w:date="2014-08-22T14:42:00Z">
        <w:del w:id="6997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6998" w:author="박윤수" w:date="2014-08-23T00:15:00Z">
        <w:r w:rsidRPr="00124E93" w:rsidDel="00C13530">
          <w:rPr>
            <w:lang w:val="en-US" w:eastAsia="ko-KR"/>
          </w:rPr>
          <w:delText xml:space="preserve"> </w:delText>
        </w:r>
      </w:del>
      <w:ins w:id="6999" w:author="이은정" w:date="2014-08-22T14:37:00Z">
        <w:del w:id="7000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001" w:author="박윤수" w:date="2014-08-23T00:15:00Z">
        <w:r w:rsidRPr="00124E93" w:rsidDel="00C13530">
          <w:rPr>
            <w:lang w:val="en-US" w:eastAsia="ko-KR"/>
          </w:rPr>
          <w:delText>turn_right():</w:delText>
        </w:r>
      </w:del>
    </w:p>
    <w:p w:rsidR="00000000" w:rsidRDefault="00124E93">
      <w:pPr>
        <w:rPr>
          <w:del w:id="7002" w:author="박윤수" w:date="2014-08-23T00:15:00Z"/>
          <w:lang w:val="en-US" w:eastAsia="ko-KR"/>
        </w:rPr>
        <w:pPrChange w:id="7003" w:author="박윤수" w:date="2014-08-23T00:18:00Z">
          <w:pPr>
            <w:spacing w:after="0"/>
          </w:pPr>
        </w:pPrChange>
      </w:pPr>
      <w:del w:id="7004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05" w:author="이은정" w:date="2014-08-22T14:38:00Z">
        <w:del w:id="7006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07" w:author="박윤수" w:date="2014-08-23T00:15:00Z">
        <w:r w:rsidRPr="00124E93" w:rsidDel="00C13530">
          <w:rPr>
            <w:lang w:val="en-US" w:eastAsia="ko-KR"/>
          </w:rPr>
          <w:delText>turn_left()</w:delText>
        </w:r>
      </w:del>
    </w:p>
    <w:p w:rsidR="00000000" w:rsidRDefault="00124E93">
      <w:pPr>
        <w:rPr>
          <w:del w:id="7008" w:author="박윤수" w:date="2014-08-23T00:15:00Z"/>
          <w:lang w:val="en-US" w:eastAsia="ko-KR"/>
        </w:rPr>
        <w:pPrChange w:id="7009" w:author="박윤수" w:date="2014-08-23T00:18:00Z">
          <w:pPr>
            <w:spacing w:after="0"/>
          </w:pPr>
        </w:pPrChange>
      </w:pPr>
      <w:del w:id="7010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11" w:author="이은정" w:date="2014-08-22T14:38:00Z">
        <w:del w:id="7012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13" w:author="박윤수" w:date="2014-08-23T00:15:00Z">
        <w:r w:rsidRPr="00124E93" w:rsidDel="00C13530">
          <w:rPr>
            <w:lang w:val="en-US" w:eastAsia="ko-KR"/>
          </w:rPr>
          <w:delText>turn_left()</w:delText>
        </w:r>
        <w:r w:rsidRPr="00124E93" w:rsidDel="00C13530">
          <w:rPr>
            <w:lang w:val="en-US" w:eastAsia="ko-KR"/>
          </w:rPr>
          <w:tab/>
        </w:r>
        <w:r w:rsidRPr="00124E93" w:rsidDel="00C13530">
          <w:rPr>
            <w:lang w:val="en-US" w:eastAsia="ko-KR"/>
          </w:rPr>
          <w:tab/>
        </w:r>
      </w:del>
    </w:p>
    <w:p w:rsidR="00000000" w:rsidRDefault="00124E93">
      <w:pPr>
        <w:rPr>
          <w:del w:id="7014" w:author="박윤수" w:date="2014-08-23T00:15:00Z"/>
          <w:lang w:val="en-US" w:eastAsia="ko-KR"/>
        </w:rPr>
        <w:pPrChange w:id="7015" w:author="박윤수" w:date="2014-08-23T00:18:00Z">
          <w:pPr>
            <w:spacing w:after="0"/>
          </w:pPr>
        </w:pPrChange>
      </w:pPr>
      <w:del w:id="7016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17" w:author="이은정" w:date="2014-08-22T14:38:00Z">
        <w:del w:id="7018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19" w:author="박윤수" w:date="2014-08-23T00:15:00Z">
        <w:r w:rsidRPr="00124E93" w:rsidDel="00C13530">
          <w:rPr>
            <w:lang w:val="en-US" w:eastAsia="ko-KR"/>
          </w:rPr>
          <w:delText>turn_left()</w:delText>
        </w:r>
      </w:del>
    </w:p>
    <w:p w:rsidR="00000000" w:rsidRDefault="00AF7365">
      <w:pPr>
        <w:rPr>
          <w:del w:id="7020" w:author="박윤수" w:date="2014-08-23T00:15:00Z"/>
          <w:lang w:val="en-US" w:eastAsia="ko-KR"/>
        </w:rPr>
        <w:pPrChange w:id="7021" w:author="박윤수" w:date="2014-08-23T00:18:00Z">
          <w:pPr>
            <w:spacing w:after="0"/>
          </w:pPr>
        </w:pPrChange>
      </w:pPr>
    </w:p>
    <w:p w:rsidR="00000000" w:rsidRDefault="00124E93">
      <w:pPr>
        <w:rPr>
          <w:del w:id="7022" w:author="박윤수" w:date="2014-08-23T00:15:00Z"/>
          <w:lang w:val="en-US" w:eastAsia="ko-KR"/>
        </w:rPr>
        <w:pPrChange w:id="7023" w:author="박윤수" w:date="2014-08-23T00:18:00Z">
          <w:pPr>
            <w:spacing w:after="0"/>
          </w:pPr>
        </w:pPrChange>
      </w:pPr>
      <w:del w:id="7024" w:author="박윤수" w:date="2014-08-23T00:15:00Z">
        <w:r w:rsidRPr="00124E93" w:rsidDel="00C13530">
          <w:rPr>
            <w:lang w:val="en-US" w:eastAsia="ko-KR"/>
          </w:rPr>
          <w:delText>def</w:delText>
        </w:r>
      </w:del>
      <w:ins w:id="7025" w:author="이은정" w:date="2014-08-22T14:42:00Z">
        <w:del w:id="7026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027" w:author="박윤수" w:date="2014-08-23T00:15:00Z">
        <w:r w:rsidRPr="00124E93" w:rsidDel="00C13530">
          <w:rPr>
            <w:lang w:val="en-US" w:eastAsia="ko-KR"/>
          </w:rPr>
          <w:delText xml:space="preserve"> </w:delText>
        </w:r>
      </w:del>
      <w:ins w:id="7028" w:author="이은정" w:date="2014-08-22T14:38:00Z">
        <w:del w:id="7029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030" w:author="박윤수" w:date="2014-08-23T00:15:00Z">
        <w:r w:rsidRPr="00124E93" w:rsidDel="00C13530">
          <w:rPr>
            <w:lang w:val="en-US" w:eastAsia="ko-KR"/>
          </w:rPr>
          <w:delText>climb_up_one_stair():</w:delText>
        </w:r>
      </w:del>
    </w:p>
    <w:p w:rsidR="00000000" w:rsidRDefault="00124E93">
      <w:pPr>
        <w:rPr>
          <w:del w:id="7031" w:author="박윤수" w:date="2014-08-23T00:15:00Z"/>
          <w:lang w:val="en-US" w:eastAsia="ko-KR"/>
        </w:rPr>
        <w:pPrChange w:id="7032" w:author="박윤수" w:date="2014-08-23T00:18:00Z">
          <w:pPr>
            <w:spacing w:after="0"/>
          </w:pPr>
        </w:pPrChange>
      </w:pPr>
      <w:del w:id="7033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34" w:author="이은정" w:date="2014-08-22T14:38:00Z">
        <w:del w:id="7035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36" w:author="박윤수" w:date="2014-08-23T00:15:00Z">
        <w:r w:rsidRPr="00124E93" w:rsidDel="00C13530">
          <w:rPr>
            <w:lang w:val="en-US" w:eastAsia="ko-KR"/>
          </w:rPr>
          <w:delText>turn_left()</w:delText>
        </w:r>
      </w:del>
    </w:p>
    <w:p w:rsidR="00000000" w:rsidRDefault="00124E93">
      <w:pPr>
        <w:rPr>
          <w:del w:id="7037" w:author="박윤수" w:date="2014-08-23T00:15:00Z"/>
          <w:lang w:val="en-US" w:eastAsia="ko-KR"/>
        </w:rPr>
        <w:pPrChange w:id="7038" w:author="박윤수" w:date="2014-08-23T00:18:00Z">
          <w:pPr>
            <w:spacing w:after="0"/>
          </w:pPr>
        </w:pPrChange>
      </w:pPr>
      <w:del w:id="7039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40" w:author="이은정" w:date="2014-08-22T14:38:00Z">
        <w:del w:id="7041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42" w:author="박윤수" w:date="2014-08-23T00:15:00Z">
        <w:r w:rsidRPr="00124E93" w:rsidDel="00C13530">
          <w:rPr>
            <w:lang w:val="en-US" w:eastAsia="ko-KR"/>
          </w:rPr>
          <w:delText>move()</w:delText>
        </w:r>
      </w:del>
    </w:p>
    <w:p w:rsidR="00000000" w:rsidRDefault="00124E93">
      <w:pPr>
        <w:rPr>
          <w:del w:id="7043" w:author="박윤수" w:date="2014-08-23T00:15:00Z"/>
          <w:lang w:val="en-US" w:eastAsia="ko-KR"/>
        </w:rPr>
        <w:pPrChange w:id="7044" w:author="박윤수" w:date="2014-08-23T00:18:00Z">
          <w:pPr>
            <w:spacing w:after="0"/>
          </w:pPr>
        </w:pPrChange>
      </w:pPr>
      <w:del w:id="7045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46" w:author="이은정" w:date="2014-08-22T14:38:00Z">
        <w:del w:id="7047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48" w:author="박윤수" w:date="2014-08-23T00:15:00Z">
        <w:r w:rsidRPr="00124E93" w:rsidDel="00C13530">
          <w:rPr>
            <w:lang w:val="en-US" w:eastAsia="ko-KR"/>
          </w:rPr>
          <w:delText>turn_right()</w:delText>
        </w:r>
      </w:del>
    </w:p>
    <w:p w:rsidR="00000000" w:rsidRDefault="00124E93">
      <w:pPr>
        <w:rPr>
          <w:del w:id="7049" w:author="박윤수" w:date="2014-08-23T00:15:00Z"/>
          <w:lang w:val="en-US" w:eastAsia="ko-KR"/>
        </w:rPr>
        <w:pPrChange w:id="7050" w:author="박윤수" w:date="2014-08-23T00:18:00Z">
          <w:pPr>
            <w:spacing w:after="0"/>
          </w:pPr>
        </w:pPrChange>
      </w:pPr>
      <w:del w:id="7051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52" w:author="이은정" w:date="2014-08-22T14:38:00Z">
        <w:del w:id="7053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54" w:author="박윤수" w:date="2014-08-23T00:15:00Z">
        <w:r w:rsidRPr="00124E93" w:rsidDel="00C13530">
          <w:rPr>
            <w:lang w:val="en-US" w:eastAsia="ko-KR"/>
          </w:rPr>
          <w:delText>move()</w:delText>
        </w:r>
      </w:del>
    </w:p>
    <w:p w:rsidR="00000000" w:rsidRDefault="00124E93">
      <w:pPr>
        <w:rPr>
          <w:del w:id="7055" w:author="박윤수" w:date="2014-08-23T00:15:00Z"/>
          <w:lang w:val="en-US" w:eastAsia="ko-KR"/>
        </w:rPr>
        <w:pPrChange w:id="7056" w:author="박윤수" w:date="2014-08-23T00:18:00Z">
          <w:pPr>
            <w:spacing w:after="0"/>
          </w:pPr>
        </w:pPrChange>
      </w:pPr>
      <w:del w:id="7057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58" w:author="이은정" w:date="2014-08-22T14:38:00Z">
        <w:del w:id="7059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60" w:author="박윤수" w:date="2014-08-23T00:15:00Z">
        <w:r w:rsidRPr="00124E93" w:rsidDel="00C13530">
          <w:rPr>
            <w:lang w:val="en-US" w:eastAsia="ko-KR"/>
          </w:rPr>
          <w:delText>move()</w:delText>
        </w:r>
      </w:del>
    </w:p>
    <w:p w:rsidR="00000000" w:rsidRDefault="00AF7365">
      <w:pPr>
        <w:rPr>
          <w:del w:id="7061" w:author="박윤수" w:date="2014-08-23T00:15:00Z"/>
          <w:lang w:val="en-US" w:eastAsia="ko-KR"/>
        </w:rPr>
        <w:pPrChange w:id="7062" w:author="박윤수" w:date="2014-08-23T00:18:00Z">
          <w:pPr>
            <w:spacing w:after="0"/>
          </w:pPr>
        </w:pPrChange>
      </w:pPr>
    </w:p>
    <w:p w:rsidR="00000000" w:rsidRDefault="00124E93">
      <w:pPr>
        <w:rPr>
          <w:del w:id="7063" w:author="박윤수" w:date="2014-08-23T00:15:00Z"/>
          <w:lang w:val="en-US" w:eastAsia="ko-KR"/>
        </w:rPr>
        <w:pPrChange w:id="7064" w:author="박윤수" w:date="2014-08-23T00:18:00Z">
          <w:pPr>
            <w:spacing w:after="0"/>
          </w:pPr>
        </w:pPrChange>
      </w:pPr>
      <w:del w:id="7065" w:author="박윤수" w:date="2014-08-23T00:15:00Z">
        <w:r w:rsidRPr="00124E93" w:rsidDel="00C13530">
          <w:rPr>
            <w:lang w:val="en-US" w:eastAsia="ko-KR"/>
          </w:rPr>
          <w:delText>def</w:delText>
        </w:r>
      </w:del>
      <w:ins w:id="7066" w:author="이은정" w:date="2014-08-22T14:42:00Z">
        <w:del w:id="7067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068" w:author="박윤수" w:date="2014-08-23T00:15:00Z">
        <w:r w:rsidRPr="00124E93" w:rsidDel="00C13530">
          <w:rPr>
            <w:lang w:val="en-US" w:eastAsia="ko-KR"/>
          </w:rPr>
          <w:delText xml:space="preserve"> </w:delText>
        </w:r>
      </w:del>
      <w:ins w:id="7069" w:author="이은정" w:date="2014-08-22T14:38:00Z">
        <w:del w:id="7070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071" w:author="박윤수" w:date="2014-08-23T00:15:00Z">
        <w:r w:rsidRPr="00124E93" w:rsidDel="00C13530">
          <w:rPr>
            <w:lang w:val="en-US" w:eastAsia="ko-KR"/>
          </w:rPr>
          <w:delText>climb_up_four_stairs():</w:delText>
        </w:r>
      </w:del>
    </w:p>
    <w:p w:rsidR="00000000" w:rsidRDefault="00124E93">
      <w:pPr>
        <w:rPr>
          <w:del w:id="7072" w:author="박윤수" w:date="2014-08-23T00:15:00Z"/>
          <w:lang w:val="en-US" w:eastAsia="ko-KR"/>
        </w:rPr>
        <w:pPrChange w:id="7073" w:author="박윤수" w:date="2014-08-23T00:18:00Z">
          <w:pPr>
            <w:spacing w:after="0"/>
          </w:pPr>
        </w:pPrChange>
      </w:pPr>
      <w:del w:id="7074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75" w:author="이은정" w:date="2014-08-22T14:38:00Z">
        <w:del w:id="7076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77" w:author="박윤수" w:date="2014-08-23T00:15:00Z">
        <w:r w:rsidRPr="00124E93" w:rsidDel="00C13530">
          <w:rPr>
            <w:lang w:val="en-US" w:eastAsia="ko-KR"/>
          </w:rPr>
          <w:delText>climb_up_one_stair()</w:delText>
        </w:r>
      </w:del>
    </w:p>
    <w:p w:rsidR="00000000" w:rsidRDefault="00124E93">
      <w:pPr>
        <w:rPr>
          <w:del w:id="7078" w:author="박윤수" w:date="2014-08-23T00:15:00Z"/>
          <w:lang w:val="en-US" w:eastAsia="ko-KR"/>
        </w:rPr>
        <w:pPrChange w:id="7079" w:author="박윤수" w:date="2014-08-23T00:18:00Z">
          <w:pPr>
            <w:spacing w:after="0"/>
          </w:pPr>
        </w:pPrChange>
      </w:pPr>
      <w:del w:id="7080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81" w:author="이은정" w:date="2014-08-22T14:38:00Z">
        <w:del w:id="7082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83" w:author="박윤수" w:date="2014-08-23T00:15:00Z">
        <w:r w:rsidRPr="00124E93" w:rsidDel="00C13530">
          <w:rPr>
            <w:lang w:val="en-US" w:eastAsia="ko-KR"/>
          </w:rPr>
          <w:delText>climb_up_one_stair()</w:delText>
        </w:r>
      </w:del>
    </w:p>
    <w:p w:rsidR="00000000" w:rsidRDefault="00124E93">
      <w:pPr>
        <w:rPr>
          <w:del w:id="7084" w:author="박윤수" w:date="2014-08-23T00:15:00Z"/>
          <w:lang w:val="en-US" w:eastAsia="ko-KR"/>
        </w:rPr>
        <w:pPrChange w:id="7085" w:author="박윤수" w:date="2014-08-23T00:18:00Z">
          <w:pPr>
            <w:spacing w:after="0"/>
          </w:pPr>
        </w:pPrChange>
      </w:pPr>
      <w:del w:id="7086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87" w:author="이은정" w:date="2014-08-22T14:38:00Z">
        <w:del w:id="7088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89" w:author="박윤수" w:date="2014-08-23T00:15:00Z">
        <w:r w:rsidRPr="00124E93" w:rsidDel="00C13530">
          <w:rPr>
            <w:lang w:val="en-US" w:eastAsia="ko-KR"/>
          </w:rPr>
          <w:delText>climb_up_one_stair()</w:delText>
        </w:r>
      </w:del>
    </w:p>
    <w:p w:rsidR="00000000" w:rsidRDefault="00124E93">
      <w:pPr>
        <w:rPr>
          <w:del w:id="7090" w:author="박윤수" w:date="2014-08-23T00:15:00Z"/>
          <w:lang w:val="en-US" w:eastAsia="ko-KR"/>
        </w:rPr>
        <w:pPrChange w:id="7091" w:author="박윤수" w:date="2014-08-23T00:18:00Z">
          <w:pPr>
            <w:spacing w:after="0"/>
          </w:pPr>
        </w:pPrChange>
      </w:pPr>
      <w:del w:id="7092" w:author="박윤수" w:date="2014-08-23T00:15:00Z">
        <w:r w:rsidRPr="00124E93" w:rsidDel="00C13530">
          <w:rPr>
            <w:lang w:val="en-US" w:eastAsia="ko-KR"/>
          </w:rPr>
          <w:delText xml:space="preserve">    </w:delText>
        </w:r>
      </w:del>
      <w:ins w:id="7093" w:author="이은정" w:date="2014-08-22T14:38:00Z">
        <w:del w:id="7094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095" w:author="박윤수" w:date="2014-08-23T00:15:00Z">
        <w:r w:rsidRPr="00124E93" w:rsidDel="00C13530">
          <w:rPr>
            <w:lang w:val="en-US" w:eastAsia="ko-KR"/>
          </w:rPr>
          <w:delText>climb_up_one_stair()</w:delText>
        </w:r>
      </w:del>
    </w:p>
    <w:p w:rsidR="00000000" w:rsidRDefault="00BC6A53">
      <w:pPr>
        <w:ind w:left="0"/>
        <w:rPr>
          <w:ins w:id="7096" w:author="이은정" w:date="2014-08-22T14:38:00Z"/>
          <w:del w:id="7097" w:author="박윤수" w:date="2014-08-23T00:15:00Z"/>
          <w:b/>
          <w:color w:val="4F6228" w:themeColor="accent3" w:themeShade="80"/>
          <w:lang w:eastAsia="ko-KR"/>
        </w:rPr>
        <w:pPrChange w:id="7098" w:author="박윤수" w:date="2014-08-23T00:18:00Z">
          <w:pPr>
            <w:spacing w:after="0"/>
            <w:ind w:left="0"/>
          </w:pPr>
        </w:pPrChange>
      </w:pPr>
      <w:ins w:id="7099" w:author="이은정" w:date="2014-08-22T14:38:00Z">
        <w:del w:id="7100" w:author="박윤수" w:date="2014-08-23T00:15:00Z">
          <w:r w:rsidDel="00C13530">
            <w:rPr>
              <w:b/>
              <w:color w:val="4F6228" w:themeColor="accent3" w:themeShade="80"/>
              <w:lang w:eastAsia="ko-KR"/>
            </w:rPr>
            <w:br w:type="page"/>
          </w:r>
        </w:del>
      </w:ins>
    </w:p>
    <w:p w:rsidR="00CF6B85" w:rsidRDefault="00124E93">
      <w:pPr>
        <w:spacing w:before="240"/>
        <w:rPr>
          <w:del w:id="7101" w:author="박윤수" w:date="2014-08-23T00:15:00Z"/>
          <w:b/>
          <w:color w:val="4F6228" w:themeColor="accent3" w:themeShade="80"/>
          <w:lang w:eastAsia="ko-KR"/>
        </w:rPr>
      </w:pPr>
      <w:del w:id="7102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7103" w:author="이은정" w:date="2014-08-22T16:26:00Z">
        <w:del w:id="7104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124E93">
      <w:pPr>
        <w:rPr>
          <w:del w:id="7105" w:author="박윤수" w:date="2014-08-23T00:15:00Z"/>
          <w:lang w:eastAsia="ko-KR"/>
        </w:rPr>
        <w:pPrChange w:id="7106" w:author="박윤수" w:date="2014-08-23T00:18:00Z">
          <w:pPr>
            <w:spacing w:after="0"/>
          </w:pPr>
        </w:pPrChange>
      </w:pPr>
      <w:del w:id="7107" w:author="박윤수" w:date="2014-08-23T00:15:00Z">
        <w:r w:rsidDel="00C13530">
          <w:rPr>
            <w:rFonts w:hint="eastAsia"/>
            <w:lang w:eastAsia="ko-KR"/>
          </w:rPr>
          <w:delText>빠진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최종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버전처럼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. turn_off() </w:delText>
        </w:r>
        <w:r w:rsidDel="00C13530">
          <w:rPr>
            <w:rFonts w:hint="eastAsia"/>
            <w:lang w:eastAsia="ko-KR"/>
          </w:rPr>
          <w:delText>포함해서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원래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잊지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마세요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124E93">
      <w:pPr>
        <w:spacing w:before="240"/>
        <w:rPr>
          <w:del w:id="7108" w:author="박윤수" w:date="2014-08-23T00:15:00Z"/>
          <w:b/>
          <w:color w:val="4F6228" w:themeColor="accent3" w:themeShade="80"/>
          <w:lang w:eastAsia="ko-KR"/>
        </w:rPr>
      </w:pPr>
      <w:del w:id="7109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>다시</w:delText>
        </w:r>
      </w:del>
      <w:ins w:id="7110" w:author="이은정" w:date="2014-08-22T16:28:00Z">
        <w:del w:id="711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다시</w:delText>
          </w:r>
        </w:del>
      </w:ins>
      <w:del w:id="7112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7113" w:author="이은정" w:date="2014-08-22T16:26:00Z">
        <w:del w:id="7114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000000" w:rsidRDefault="00124E93">
      <w:pPr>
        <w:spacing w:before="240"/>
        <w:rPr>
          <w:ins w:id="7115" w:author="이은정" w:date="2014-08-22T14:38:00Z"/>
          <w:del w:id="7116" w:author="박윤수" w:date="2014-08-23T00:15:00Z"/>
          <w:lang w:eastAsia="ko-KR"/>
        </w:rPr>
        <w:pPrChange w:id="7117" w:author="박윤수" w:date="2014-08-23T00:18:00Z">
          <w:pPr>
            <w:spacing w:before="240" w:after="0"/>
          </w:pPr>
        </w:pPrChange>
      </w:pPr>
      <w:del w:id="7118" w:author="박윤수" w:date="2014-08-23T00:15:00Z">
        <w:r w:rsidDel="00C13530">
          <w:rPr>
            <w:rFonts w:hint="eastAsia"/>
            <w:lang w:eastAsia="ko-KR"/>
          </w:rPr>
          <w:delText>신문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최초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</w:delText>
        </w:r>
        <w:r w:rsidR="002E130F" w:rsidDel="00C13530">
          <w:rPr>
            <w:rFonts w:hint="eastAsia"/>
            <w:lang w:eastAsia="ko-KR"/>
          </w:rPr>
          <w:delText>전</w:delText>
        </w:r>
        <w:r w:rsidDel="00C13530">
          <w:rPr>
            <w:rFonts w:hint="eastAsia"/>
            <w:lang w:eastAsia="ko-KR"/>
          </w:rPr>
          <w:delText>과</w:delText>
        </w:r>
        <w:r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가장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마지막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버전과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비교하는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시간을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가져보세요</w:delText>
        </w:r>
        <w:r w:rsidR="002E130F" w:rsidDel="00C13530">
          <w:rPr>
            <w:rFonts w:hint="eastAsia"/>
            <w:lang w:eastAsia="ko-KR"/>
          </w:rPr>
          <w:delText xml:space="preserve">. </w:delText>
        </w:r>
        <w:r w:rsidR="002E130F" w:rsidDel="00C13530">
          <w:rPr>
            <w:rFonts w:hint="eastAsia"/>
            <w:lang w:eastAsia="ko-KR"/>
          </w:rPr>
          <w:delText>어느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것이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읽기</w:delText>
        </w:r>
        <w:r w:rsidR="002E130F" w:rsidDel="00C13530">
          <w:rPr>
            <w:rFonts w:hint="eastAsia"/>
            <w:lang w:eastAsia="ko-KR"/>
          </w:rPr>
          <w:delText xml:space="preserve"> </w:delText>
        </w:r>
        <w:r w:rsidR="002E130F" w:rsidDel="00C13530">
          <w:rPr>
            <w:rFonts w:hint="eastAsia"/>
            <w:lang w:eastAsia="ko-KR"/>
          </w:rPr>
          <w:delText>쉬운가요</w:delText>
        </w:r>
        <w:r w:rsidR="002E130F" w:rsidDel="00C13530">
          <w:rPr>
            <w:rFonts w:hint="eastAsia"/>
            <w:lang w:eastAsia="ko-KR"/>
          </w:rPr>
          <w:delText>?</w:delText>
        </w:r>
      </w:del>
    </w:p>
    <w:p w:rsidR="00000000" w:rsidRDefault="00AF7365">
      <w:pPr>
        <w:spacing w:before="240"/>
        <w:rPr>
          <w:ins w:id="7119" w:author="이은정" w:date="2014-08-22T14:38:00Z"/>
          <w:del w:id="7120" w:author="박윤수" w:date="2014-08-23T00:15:00Z"/>
          <w:lang w:eastAsia="ko-KR"/>
        </w:rPr>
        <w:pPrChange w:id="7121" w:author="박윤수" w:date="2014-08-23T00:18:00Z">
          <w:pPr>
            <w:spacing w:before="240" w:after="0"/>
          </w:pPr>
        </w:pPrChange>
      </w:pPr>
    </w:p>
    <w:p w:rsidR="00000000" w:rsidRDefault="00AF7365">
      <w:pPr>
        <w:spacing w:before="240"/>
        <w:rPr>
          <w:del w:id="7122" w:author="박윤수" w:date="2014-08-23T00:15:00Z"/>
          <w:lang w:eastAsia="ko-KR"/>
        </w:rPr>
        <w:pPrChange w:id="7123" w:author="박윤수" w:date="2014-08-23T00:18:00Z">
          <w:pPr>
            <w:spacing w:before="240" w:after="0"/>
          </w:pPr>
        </w:pPrChange>
      </w:pPr>
    </w:p>
    <w:p w:rsidR="00000000" w:rsidRDefault="00E80AEF">
      <w:pPr>
        <w:pStyle w:val="affc"/>
        <w:numPr>
          <w:ilvl w:val="0"/>
          <w:numId w:val="22"/>
        </w:numPr>
        <w:ind w:leftChars="0"/>
        <w:rPr>
          <w:ins w:id="7124" w:author="이은정" w:date="2014-08-22T14:38:00Z"/>
          <w:del w:id="7125" w:author="박윤수" w:date="2014-08-23T00:15:00Z"/>
          <w:b/>
          <w:color w:val="0070C0"/>
          <w:sz w:val="24"/>
          <w:lang w:eastAsia="ko-KR"/>
          <w:rPrChange w:id="7126" w:author="이은정" w:date="2014-08-22T16:37:00Z">
            <w:rPr>
              <w:ins w:id="7127" w:author="이은정" w:date="2014-08-22T14:38:00Z"/>
              <w:del w:id="7128" w:author="박윤수" w:date="2014-08-23T00:15:00Z"/>
              <w:b/>
              <w:sz w:val="24"/>
              <w:lang w:eastAsia="ko-KR"/>
            </w:rPr>
          </w:rPrChange>
        </w:rPr>
        <w:pPrChange w:id="7129" w:author="박윤수" w:date="2014-08-23T00:18:00Z">
          <w:pPr>
            <w:pStyle w:val="affc"/>
            <w:numPr>
              <w:numId w:val="22"/>
            </w:numPr>
            <w:spacing w:after="0"/>
            <w:ind w:leftChars="0" w:left="927" w:hanging="360"/>
          </w:pPr>
        </w:pPrChange>
      </w:pPr>
      <w:del w:id="7130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7131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읽기</w:delText>
        </w:r>
        <w:r w:rsidRPr="00E80AEF">
          <w:rPr>
            <w:b/>
            <w:color w:val="0070C0"/>
            <w:sz w:val="24"/>
            <w:lang w:eastAsia="ko-KR"/>
            <w:rPrChange w:id="7132" w:author="이은정" w:date="2014-08-22T16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133" w:author="이은정" w:date="2014-08-22T16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도전</w:delText>
        </w:r>
      </w:del>
    </w:p>
    <w:p w:rsidR="00000000" w:rsidRDefault="00AF7365">
      <w:pPr>
        <w:rPr>
          <w:del w:id="7134" w:author="박윤수" w:date="2014-08-23T00:15:00Z"/>
          <w:b/>
          <w:sz w:val="24"/>
          <w:lang w:eastAsia="ko-KR"/>
          <w:rPrChange w:id="7135" w:author="이은정" w:date="2014-08-22T14:38:00Z">
            <w:rPr>
              <w:del w:id="7136" w:author="박윤수" w:date="2014-08-23T00:15:00Z"/>
              <w:lang w:eastAsia="ko-KR"/>
            </w:rPr>
          </w:rPrChange>
        </w:rPr>
        <w:pPrChange w:id="7137" w:author="박윤수" w:date="2014-08-23T00:18:00Z">
          <w:pPr>
            <w:pStyle w:val="affc"/>
            <w:numPr>
              <w:numId w:val="22"/>
            </w:numPr>
            <w:spacing w:after="0"/>
            <w:ind w:leftChars="0" w:left="927" w:hanging="360"/>
          </w:pPr>
        </w:pPrChange>
      </w:pPr>
    </w:p>
    <w:p w:rsidR="00000000" w:rsidRDefault="002E130F">
      <w:pPr>
        <w:rPr>
          <w:del w:id="7138" w:author="박윤수" w:date="2014-08-23T00:15:00Z"/>
          <w:lang w:eastAsia="ko-KR"/>
        </w:rPr>
        <w:pPrChange w:id="7139" w:author="박윤수" w:date="2014-08-23T00:18:00Z">
          <w:pPr>
            <w:spacing w:after="0"/>
          </w:pPr>
        </w:pPrChange>
      </w:pPr>
      <w:del w:id="7140" w:author="박윤수" w:date="2014-08-23T00:15:00Z"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이해하는데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마찬가지로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잘못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이해하는데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어려움을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줍니다</w:delText>
        </w:r>
        <w:r w:rsidDel="00C13530">
          <w:rPr>
            <w:rFonts w:hint="eastAsia"/>
            <w:lang w:eastAsia="ko-KR"/>
          </w:rPr>
          <w:delText>.</w:delText>
        </w:r>
      </w:del>
      <w:ins w:id="7141" w:author="이은정" w:date="2014-08-22T14:39:00Z">
        <w:del w:id="7142" w:author="박윤수" w:date="2014-08-23T00:15:00Z">
          <w:r w:rsidR="00BC6A53" w:rsidDel="00C13530">
            <w:rPr>
              <w:lang w:eastAsia="ko-KR"/>
            </w:rPr>
            <w:br/>
          </w:r>
        </w:del>
      </w:ins>
      <w:del w:id="7143" w:author="박윤수" w:date="2014-08-23T00:15:00Z">
        <w:r w:rsidDel="00C13530">
          <w:rPr>
            <w:rFonts w:hint="eastAsia"/>
            <w:lang w:eastAsia="ko-KR"/>
          </w:rPr>
          <w:delText xml:space="preserve"> [</w:delText>
        </w:r>
        <w:r w:rsidDel="00C13530">
          <w:rPr>
            <w:rFonts w:hint="eastAsia"/>
            <w:lang w:eastAsia="ko-KR"/>
          </w:rPr>
          <w:delText>규칙</w:delText>
        </w:r>
        <w:r w:rsidDel="00C13530">
          <w:rPr>
            <w:rFonts w:hint="eastAsia"/>
            <w:lang w:eastAsia="ko-KR"/>
          </w:rPr>
          <w:delText xml:space="preserve"> 4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] </w:delText>
        </w:r>
        <w:r w:rsidDel="00C13530">
          <w:rPr>
            <w:rFonts w:hint="eastAsia"/>
            <w:lang w:eastAsia="ko-KR"/>
          </w:rPr>
          <w:delText>컴퓨터를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이해해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2E130F">
      <w:pPr>
        <w:spacing w:before="240"/>
        <w:rPr>
          <w:del w:id="7144" w:author="박윤수" w:date="2014-08-23T00:15:00Z"/>
          <w:lang w:val="en-US" w:eastAsia="ko-KR"/>
        </w:rPr>
        <w:pPrChange w:id="7145" w:author="박윤수" w:date="2014-08-23T00:18:00Z">
          <w:pPr>
            <w:spacing w:before="240" w:after="0"/>
          </w:pPr>
        </w:pPrChange>
      </w:pPr>
      <w:del w:id="7146" w:author="박윤수" w:date="2014-08-23T00:15:00Z">
        <w:r w:rsidRPr="002E130F" w:rsidDel="00C13530">
          <w:rPr>
            <w:lang w:val="en-US" w:eastAsia="ko-KR"/>
          </w:rPr>
          <w:delText>def</w:delText>
        </w:r>
      </w:del>
      <w:ins w:id="7147" w:author="이은정" w:date="2014-08-22T14:42:00Z">
        <w:del w:id="7148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149" w:author="박윤수" w:date="2014-08-23T00:15:00Z">
        <w:r w:rsidRPr="002E130F" w:rsidDel="00C13530">
          <w:rPr>
            <w:lang w:val="en-US" w:eastAsia="ko-KR"/>
          </w:rPr>
          <w:delText xml:space="preserve"> </w:delText>
        </w:r>
      </w:del>
      <w:ins w:id="7150" w:author="이은정" w:date="2014-08-22T14:40:00Z">
        <w:del w:id="7151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152" w:author="박윤수" w:date="2014-08-23T00:15:00Z">
        <w:r w:rsidRPr="002E130F" w:rsidDel="00C13530">
          <w:rPr>
            <w:lang w:val="en-US" w:eastAsia="ko-KR"/>
          </w:rPr>
          <w:delText>a():</w:delText>
        </w:r>
      </w:del>
    </w:p>
    <w:p w:rsidR="00000000" w:rsidRDefault="002E130F">
      <w:pPr>
        <w:rPr>
          <w:del w:id="7153" w:author="박윤수" w:date="2014-08-23T00:15:00Z"/>
          <w:lang w:val="en-US" w:eastAsia="ko-KR"/>
        </w:rPr>
        <w:pPrChange w:id="7154" w:author="박윤수" w:date="2014-08-23T00:18:00Z">
          <w:pPr>
            <w:spacing w:after="0"/>
          </w:pPr>
        </w:pPrChange>
      </w:pPr>
      <w:del w:id="7155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156" w:author="이은정" w:date="2014-08-22T14:40:00Z">
        <w:del w:id="7157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158" w:author="박윤수" w:date="2014-08-23T00:15:00Z">
        <w:r w:rsidRPr="002E130F" w:rsidDel="00C13530">
          <w:rPr>
            <w:lang w:val="en-US" w:eastAsia="ko-KR"/>
          </w:rPr>
          <w:delText>turn_left()</w:delText>
        </w:r>
      </w:del>
    </w:p>
    <w:p w:rsidR="00000000" w:rsidRDefault="002E130F">
      <w:pPr>
        <w:rPr>
          <w:del w:id="7159" w:author="박윤수" w:date="2014-08-23T00:15:00Z"/>
          <w:lang w:val="en-US" w:eastAsia="ko-KR"/>
        </w:rPr>
        <w:pPrChange w:id="7160" w:author="박윤수" w:date="2014-08-23T00:18:00Z">
          <w:pPr>
            <w:spacing w:after="0"/>
          </w:pPr>
        </w:pPrChange>
      </w:pPr>
      <w:del w:id="7161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162" w:author="이은정" w:date="2014-08-22T14:40:00Z">
        <w:del w:id="7163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164" w:author="박윤수" w:date="2014-08-23T00:15:00Z">
        <w:r w:rsidRPr="002E130F" w:rsidDel="00C13530">
          <w:rPr>
            <w:lang w:val="en-US" w:eastAsia="ko-KR"/>
          </w:rPr>
          <w:delText>turn_left()</w:delText>
        </w:r>
      </w:del>
    </w:p>
    <w:p w:rsidR="00000000" w:rsidRDefault="00AF7365">
      <w:pPr>
        <w:rPr>
          <w:del w:id="7165" w:author="박윤수" w:date="2014-08-23T00:15:00Z"/>
          <w:lang w:val="en-US" w:eastAsia="ko-KR"/>
        </w:rPr>
        <w:pPrChange w:id="7166" w:author="박윤수" w:date="2014-08-23T00:18:00Z">
          <w:pPr>
            <w:spacing w:after="0"/>
          </w:pPr>
        </w:pPrChange>
      </w:pPr>
    </w:p>
    <w:p w:rsidR="00000000" w:rsidRDefault="002E130F">
      <w:pPr>
        <w:rPr>
          <w:del w:id="7167" w:author="박윤수" w:date="2014-08-23T00:15:00Z"/>
          <w:lang w:val="en-US" w:eastAsia="ko-KR"/>
        </w:rPr>
        <w:pPrChange w:id="7168" w:author="박윤수" w:date="2014-08-23T00:18:00Z">
          <w:pPr>
            <w:spacing w:after="0"/>
          </w:pPr>
        </w:pPrChange>
      </w:pPr>
      <w:del w:id="7169" w:author="박윤수" w:date="2014-08-23T00:15:00Z">
        <w:r w:rsidRPr="002E130F" w:rsidDel="00C13530">
          <w:rPr>
            <w:lang w:val="en-US" w:eastAsia="ko-KR"/>
          </w:rPr>
          <w:delText>def</w:delText>
        </w:r>
      </w:del>
      <w:ins w:id="7170" w:author="이은정" w:date="2014-08-22T14:42:00Z">
        <w:del w:id="7171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172" w:author="박윤수" w:date="2014-08-23T00:15:00Z">
        <w:r w:rsidRPr="002E130F" w:rsidDel="00C13530">
          <w:rPr>
            <w:lang w:val="en-US" w:eastAsia="ko-KR"/>
          </w:rPr>
          <w:delText xml:space="preserve"> </w:delText>
        </w:r>
      </w:del>
      <w:ins w:id="7173" w:author="이은정" w:date="2014-08-22T14:40:00Z">
        <w:del w:id="7174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175" w:author="박윤수" w:date="2014-08-23T00:15:00Z">
        <w:r w:rsidRPr="002E130F" w:rsidDel="00C13530">
          <w:rPr>
            <w:lang w:val="en-US" w:eastAsia="ko-KR"/>
          </w:rPr>
          <w:delText>b():</w:delText>
        </w:r>
      </w:del>
    </w:p>
    <w:p w:rsidR="00000000" w:rsidRDefault="002E130F">
      <w:pPr>
        <w:rPr>
          <w:del w:id="7176" w:author="박윤수" w:date="2014-08-23T00:15:00Z"/>
          <w:lang w:val="en-US" w:eastAsia="ko-KR"/>
        </w:rPr>
        <w:pPrChange w:id="7177" w:author="박윤수" w:date="2014-08-23T00:18:00Z">
          <w:pPr>
            <w:spacing w:after="0"/>
          </w:pPr>
        </w:pPrChange>
      </w:pPr>
      <w:del w:id="7178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179" w:author="이은정" w:date="2014-08-22T14:40:00Z">
        <w:del w:id="7180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181" w:author="박윤수" w:date="2014-08-23T00:15:00Z">
        <w:r w:rsidRPr="002E130F" w:rsidDel="00C13530">
          <w:rPr>
            <w:lang w:val="en-US" w:eastAsia="ko-KR"/>
          </w:rPr>
          <w:delText>turn_left()</w:delText>
        </w:r>
      </w:del>
    </w:p>
    <w:p w:rsidR="00000000" w:rsidRDefault="002E130F">
      <w:pPr>
        <w:rPr>
          <w:del w:id="7182" w:author="박윤수" w:date="2014-08-23T00:15:00Z"/>
          <w:lang w:val="en-US" w:eastAsia="ko-KR"/>
        </w:rPr>
        <w:pPrChange w:id="7183" w:author="박윤수" w:date="2014-08-23T00:18:00Z">
          <w:pPr>
            <w:spacing w:after="0"/>
          </w:pPr>
        </w:pPrChange>
      </w:pPr>
      <w:del w:id="7184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185" w:author="이은정" w:date="2014-08-22T14:40:00Z">
        <w:del w:id="7186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187" w:author="박윤수" w:date="2014-08-23T00:15:00Z">
        <w:r w:rsidRPr="002E130F" w:rsidDel="00C13530">
          <w:rPr>
            <w:lang w:val="en-US" w:eastAsia="ko-KR"/>
          </w:rPr>
          <w:delText>a()</w:delText>
        </w:r>
      </w:del>
    </w:p>
    <w:p w:rsidR="00000000" w:rsidRDefault="00AF7365">
      <w:pPr>
        <w:rPr>
          <w:del w:id="7188" w:author="박윤수" w:date="2014-08-23T00:15:00Z"/>
          <w:lang w:val="en-US" w:eastAsia="ko-KR"/>
        </w:rPr>
        <w:pPrChange w:id="7189" w:author="박윤수" w:date="2014-08-23T00:18:00Z">
          <w:pPr>
            <w:spacing w:after="0"/>
          </w:pPr>
        </w:pPrChange>
      </w:pPr>
    </w:p>
    <w:p w:rsidR="00000000" w:rsidRDefault="002E130F">
      <w:pPr>
        <w:rPr>
          <w:del w:id="7190" w:author="박윤수" w:date="2014-08-23T00:15:00Z"/>
          <w:lang w:val="en-US" w:eastAsia="ko-KR"/>
        </w:rPr>
        <w:pPrChange w:id="7191" w:author="박윤수" w:date="2014-08-23T00:18:00Z">
          <w:pPr>
            <w:spacing w:after="0"/>
          </w:pPr>
        </w:pPrChange>
      </w:pPr>
      <w:del w:id="7192" w:author="박윤수" w:date="2014-08-23T00:15:00Z">
        <w:r w:rsidRPr="002E130F" w:rsidDel="00C13530">
          <w:rPr>
            <w:lang w:val="en-US" w:eastAsia="ko-KR"/>
          </w:rPr>
          <w:delText>def</w:delText>
        </w:r>
      </w:del>
      <w:ins w:id="7193" w:author="이은정" w:date="2014-08-22T14:42:00Z">
        <w:del w:id="7194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195" w:author="박윤수" w:date="2014-08-23T00:15:00Z">
        <w:r w:rsidRPr="002E130F" w:rsidDel="00C13530">
          <w:rPr>
            <w:lang w:val="en-US" w:eastAsia="ko-KR"/>
          </w:rPr>
          <w:delText xml:space="preserve"> </w:delText>
        </w:r>
      </w:del>
      <w:ins w:id="7196" w:author="이은정" w:date="2014-08-22T14:40:00Z">
        <w:del w:id="7197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198" w:author="박윤수" w:date="2014-08-23T00:15:00Z">
        <w:r w:rsidRPr="002E130F" w:rsidDel="00C13530">
          <w:rPr>
            <w:lang w:val="en-US" w:eastAsia="ko-KR"/>
          </w:rPr>
          <w:delText>c():</w:delText>
        </w:r>
      </w:del>
    </w:p>
    <w:p w:rsidR="00000000" w:rsidRDefault="002E130F">
      <w:pPr>
        <w:rPr>
          <w:del w:id="7199" w:author="박윤수" w:date="2014-08-23T00:15:00Z"/>
          <w:lang w:val="en-US" w:eastAsia="ko-KR"/>
        </w:rPr>
        <w:pPrChange w:id="7200" w:author="박윤수" w:date="2014-08-23T00:18:00Z">
          <w:pPr>
            <w:spacing w:after="0"/>
          </w:pPr>
        </w:pPrChange>
      </w:pPr>
      <w:del w:id="7201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02" w:author="이은정" w:date="2014-08-22T14:40:00Z">
        <w:del w:id="7203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04" w:author="박윤수" w:date="2014-08-23T00:15:00Z">
        <w:r w:rsidRPr="002E130F" w:rsidDel="00C13530">
          <w:rPr>
            <w:lang w:val="en-US" w:eastAsia="ko-KR"/>
          </w:rPr>
          <w:delText>move()</w:delText>
        </w:r>
      </w:del>
    </w:p>
    <w:p w:rsidR="00000000" w:rsidRDefault="002E130F">
      <w:pPr>
        <w:rPr>
          <w:del w:id="7205" w:author="박윤수" w:date="2014-08-23T00:15:00Z"/>
          <w:lang w:val="en-US" w:eastAsia="ko-KR"/>
        </w:rPr>
        <w:pPrChange w:id="7206" w:author="박윤수" w:date="2014-08-23T00:18:00Z">
          <w:pPr>
            <w:spacing w:after="0"/>
          </w:pPr>
        </w:pPrChange>
      </w:pPr>
      <w:del w:id="7207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08" w:author="이은정" w:date="2014-08-22T14:40:00Z">
        <w:del w:id="7209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10" w:author="박윤수" w:date="2014-08-23T00:15:00Z">
        <w:r w:rsidRPr="002E130F" w:rsidDel="00C13530">
          <w:rPr>
            <w:lang w:val="en-US" w:eastAsia="ko-KR"/>
          </w:rPr>
          <w:delText>move()</w:delText>
        </w:r>
      </w:del>
    </w:p>
    <w:p w:rsidR="00000000" w:rsidRDefault="00AF7365">
      <w:pPr>
        <w:rPr>
          <w:del w:id="7211" w:author="박윤수" w:date="2014-08-23T00:15:00Z"/>
          <w:lang w:val="en-US" w:eastAsia="ko-KR"/>
        </w:rPr>
        <w:pPrChange w:id="7212" w:author="박윤수" w:date="2014-08-23T00:18:00Z">
          <w:pPr>
            <w:spacing w:after="0"/>
          </w:pPr>
        </w:pPrChange>
      </w:pPr>
    </w:p>
    <w:p w:rsidR="00000000" w:rsidRDefault="002E130F">
      <w:pPr>
        <w:rPr>
          <w:del w:id="7213" w:author="박윤수" w:date="2014-08-23T00:15:00Z"/>
          <w:lang w:val="en-US" w:eastAsia="ko-KR"/>
        </w:rPr>
        <w:pPrChange w:id="7214" w:author="박윤수" w:date="2014-08-23T00:18:00Z">
          <w:pPr>
            <w:spacing w:after="0"/>
          </w:pPr>
        </w:pPrChange>
      </w:pPr>
      <w:del w:id="7215" w:author="박윤수" w:date="2014-08-23T00:15:00Z">
        <w:r w:rsidRPr="002E130F" w:rsidDel="00C13530">
          <w:rPr>
            <w:lang w:val="en-US" w:eastAsia="ko-KR"/>
          </w:rPr>
          <w:delText>def</w:delText>
        </w:r>
      </w:del>
      <w:ins w:id="7216" w:author="이은정" w:date="2014-08-22T14:42:00Z">
        <w:del w:id="7217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218" w:author="박윤수" w:date="2014-08-23T00:15:00Z">
        <w:r w:rsidRPr="002E130F" w:rsidDel="00C13530">
          <w:rPr>
            <w:lang w:val="en-US" w:eastAsia="ko-KR"/>
          </w:rPr>
          <w:delText xml:space="preserve"> </w:delText>
        </w:r>
      </w:del>
      <w:ins w:id="7219" w:author="이은정" w:date="2014-08-22T14:40:00Z">
        <w:del w:id="7220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221" w:author="박윤수" w:date="2014-08-23T00:15:00Z">
        <w:r w:rsidRPr="002E130F" w:rsidDel="00C13530">
          <w:rPr>
            <w:lang w:val="en-US" w:eastAsia="ko-KR"/>
          </w:rPr>
          <w:delText>d():</w:delText>
        </w:r>
      </w:del>
    </w:p>
    <w:p w:rsidR="00000000" w:rsidRDefault="002E130F">
      <w:pPr>
        <w:rPr>
          <w:del w:id="7222" w:author="박윤수" w:date="2014-08-23T00:15:00Z"/>
          <w:lang w:val="en-US" w:eastAsia="ko-KR"/>
        </w:rPr>
        <w:pPrChange w:id="7223" w:author="박윤수" w:date="2014-08-23T00:18:00Z">
          <w:pPr>
            <w:spacing w:after="0"/>
          </w:pPr>
        </w:pPrChange>
      </w:pPr>
      <w:del w:id="7224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25" w:author="이은정" w:date="2014-08-22T14:40:00Z">
        <w:del w:id="7226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27" w:author="박윤수" w:date="2014-08-23T00:15:00Z">
        <w:r w:rsidRPr="002E130F" w:rsidDel="00C13530">
          <w:rPr>
            <w:lang w:val="en-US" w:eastAsia="ko-KR"/>
          </w:rPr>
          <w:delText>c()</w:delText>
        </w:r>
      </w:del>
    </w:p>
    <w:p w:rsidR="00000000" w:rsidRDefault="002E130F">
      <w:pPr>
        <w:rPr>
          <w:del w:id="7228" w:author="박윤수" w:date="2014-08-23T00:15:00Z"/>
          <w:lang w:val="en-US" w:eastAsia="ko-KR"/>
        </w:rPr>
        <w:pPrChange w:id="7229" w:author="박윤수" w:date="2014-08-23T00:18:00Z">
          <w:pPr>
            <w:spacing w:after="0"/>
          </w:pPr>
        </w:pPrChange>
      </w:pPr>
      <w:del w:id="7230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31" w:author="이은정" w:date="2014-08-22T14:40:00Z">
        <w:del w:id="7232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33" w:author="박윤수" w:date="2014-08-23T00:15:00Z">
        <w:r w:rsidRPr="002E130F" w:rsidDel="00C13530">
          <w:rPr>
            <w:lang w:val="en-US" w:eastAsia="ko-KR"/>
          </w:rPr>
          <w:delText>b()</w:delText>
        </w:r>
      </w:del>
    </w:p>
    <w:p w:rsidR="00000000" w:rsidRDefault="00AF7365">
      <w:pPr>
        <w:rPr>
          <w:del w:id="7234" w:author="박윤수" w:date="2014-08-23T00:15:00Z"/>
          <w:lang w:val="en-US" w:eastAsia="ko-KR"/>
        </w:rPr>
        <w:pPrChange w:id="7235" w:author="박윤수" w:date="2014-08-23T00:18:00Z">
          <w:pPr>
            <w:spacing w:after="0"/>
          </w:pPr>
        </w:pPrChange>
      </w:pPr>
    </w:p>
    <w:p w:rsidR="00000000" w:rsidRDefault="002E130F">
      <w:pPr>
        <w:rPr>
          <w:del w:id="7236" w:author="박윤수" w:date="2014-08-23T00:15:00Z"/>
          <w:lang w:val="en-US" w:eastAsia="ko-KR"/>
        </w:rPr>
        <w:pPrChange w:id="7237" w:author="박윤수" w:date="2014-08-23T00:18:00Z">
          <w:pPr>
            <w:spacing w:after="0"/>
          </w:pPr>
        </w:pPrChange>
      </w:pPr>
      <w:del w:id="7238" w:author="박윤수" w:date="2014-08-23T00:15:00Z">
        <w:r w:rsidRPr="002E130F" w:rsidDel="00C13530">
          <w:rPr>
            <w:lang w:val="en-US" w:eastAsia="ko-KR"/>
          </w:rPr>
          <w:delText>def</w:delText>
        </w:r>
      </w:del>
      <w:ins w:id="7239" w:author="이은정" w:date="2014-08-22T14:42:00Z">
        <w:del w:id="7240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241" w:author="박윤수" w:date="2014-08-23T00:15:00Z">
        <w:r w:rsidRPr="002E130F" w:rsidDel="00C13530">
          <w:rPr>
            <w:lang w:val="en-US" w:eastAsia="ko-KR"/>
          </w:rPr>
          <w:delText xml:space="preserve"> </w:delText>
        </w:r>
      </w:del>
      <w:ins w:id="7242" w:author="이은정" w:date="2014-08-22T14:40:00Z">
        <w:del w:id="7243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244" w:author="박윤수" w:date="2014-08-23T00:15:00Z">
        <w:r w:rsidRPr="002E130F" w:rsidDel="00C13530">
          <w:rPr>
            <w:lang w:val="en-US" w:eastAsia="ko-KR"/>
          </w:rPr>
          <w:delText>e():</w:delText>
        </w:r>
      </w:del>
    </w:p>
    <w:p w:rsidR="00000000" w:rsidRDefault="002E130F">
      <w:pPr>
        <w:rPr>
          <w:del w:id="7245" w:author="박윤수" w:date="2014-08-23T00:15:00Z"/>
          <w:lang w:val="en-US" w:eastAsia="ko-KR"/>
        </w:rPr>
        <w:pPrChange w:id="7246" w:author="박윤수" w:date="2014-08-23T00:18:00Z">
          <w:pPr>
            <w:spacing w:after="0"/>
          </w:pPr>
        </w:pPrChange>
      </w:pPr>
      <w:del w:id="7247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48" w:author="이은정" w:date="2014-08-22T14:40:00Z">
        <w:del w:id="7249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50" w:author="박윤수" w:date="2014-08-23T00:15:00Z">
        <w:r w:rsidRPr="002E130F" w:rsidDel="00C13530">
          <w:rPr>
            <w:lang w:val="en-US" w:eastAsia="ko-KR"/>
          </w:rPr>
          <w:delText>d()</w:delText>
        </w:r>
      </w:del>
    </w:p>
    <w:p w:rsidR="00000000" w:rsidRDefault="002E130F">
      <w:pPr>
        <w:rPr>
          <w:del w:id="7251" w:author="박윤수" w:date="2014-08-23T00:15:00Z"/>
          <w:lang w:val="en-US" w:eastAsia="ko-KR"/>
        </w:rPr>
        <w:pPrChange w:id="7252" w:author="박윤수" w:date="2014-08-23T00:18:00Z">
          <w:pPr>
            <w:spacing w:after="0"/>
          </w:pPr>
        </w:pPrChange>
      </w:pPr>
      <w:del w:id="7253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54" w:author="이은정" w:date="2014-08-22T14:40:00Z">
        <w:del w:id="7255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56" w:author="박윤수" w:date="2014-08-23T00:15:00Z">
        <w:r w:rsidRPr="002E130F" w:rsidDel="00C13530">
          <w:rPr>
            <w:lang w:val="en-US" w:eastAsia="ko-KR"/>
          </w:rPr>
          <w:delText>d()</w:delText>
        </w:r>
      </w:del>
    </w:p>
    <w:p w:rsidR="00000000" w:rsidRDefault="002E130F">
      <w:pPr>
        <w:rPr>
          <w:del w:id="7257" w:author="박윤수" w:date="2014-08-23T00:15:00Z"/>
          <w:lang w:val="en-US" w:eastAsia="ko-KR"/>
        </w:rPr>
        <w:pPrChange w:id="7258" w:author="박윤수" w:date="2014-08-23T00:18:00Z">
          <w:pPr>
            <w:spacing w:after="0"/>
          </w:pPr>
        </w:pPrChange>
      </w:pPr>
      <w:del w:id="7259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60" w:author="이은정" w:date="2014-08-22T14:40:00Z">
        <w:del w:id="7261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62" w:author="박윤수" w:date="2014-08-23T00:15:00Z">
        <w:r w:rsidRPr="002E130F" w:rsidDel="00C13530">
          <w:rPr>
            <w:lang w:val="en-US" w:eastAsia="ko-KR"/>
          </w:rPr>
          <w:delText>d()</w:delText>
        </w:r>
      </w:del>
    </w:p>
    <w:p w:rsidR="00000000" w:rsidRDefault="002E130F">
      <w:pPr>
        <w:rPr>
          <w:del w:id="7263" w:author="박윤수" w:date="2014-08-23T00:15:00Z"/>
          <w:lang w:val="en-US" w:eastAsia="ko-KR"/>
        </w:rPr>
        <w:pPrChange w:id="7264" w:author="박윤수" w:date="2014-08-23T00:18:00Z">
          <w:pPr>
            <w:spacing w:after="0"/>
          </w:pPr>
        </w:pPrChange>
      </w:pPr>
      <w:del w:id="7265" w:author="박윤수" w:date="2014-08-23T00:15:00Z">
        <w:r w:rsidRPr="002E130F" w:rsidDel="00C13530">
          <w:rPr>
            <w:lang w:val="en-US" w:eastAsia="ko-KR"/>
          </w:rPr>
          <w:delText xml:space="preserve">    </w:delText>
        </w:r>
      </w:del>
      <w:ins w:id="7266" w:author="이은정" w:date="2014-08-22T14:40:00Z">
        <w:del w:id="7267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268" w:author="박윤수" w:date="2014-08-23T00:15:00Z">
        <w:r w:rsidRPr="002E130F" w:rsidDel="00C13530">
          <w:rPr>
            <w:lang w:val="en-US" w:eastAsia="ko-KR"/>
          </w:rPr>
          <w:delText>d()</w:delText>
        </w:r>
      </w:del>
    </w:p>
    <w:p w:rsidR="00000000" w:rsidRDefault="00AF7365">
      <w:pPr>
        <w:rPr>
          <w:del w:id="7269" w:author="박윤수" w:date="2014-08-23T00:15:00Z"/>
          <w:lang w:val="en-US" w:eastAsia="ko-KR"/>
        </w:rPr>
        <w:pPrChange w:id="7270" w:author="박윤수" w:date="2014-08-23T00:18:00Z">
          <w:pPr>
            <w:spacing w:after="0"/>
          </w:pPr>
        </w:pPrChange>
      </w:pPr>
    </w:p>
    <w:p w:rsidR="00000000" w:rsidRDefault="002E130F">
      <w:pPr>
        <w:rPr>
          <w:del w:id="7271" w:author="박윤수" w:date="2014-08-23T00:15:00Z"/>
          <w:lang w:val="en-US" w:eastAsia="ko-KR"/>
        </w:rPr>
        <w:pPrChange w:id="7272" w:author="박윤수" w:date="2014-08-23T00:18:00Z">
          <w:pPr>
            <w:spacing w:after="0"/>
          </w:pPr>
        </w:pPrChange>
      </w:pPr>
      <w:del w:id="7273" w:author="박윤수" w:date="2014-08-23T00:15:00Z">
        <w:r w:rsidRPr="002E130F" w:rsidDel="00C13530">
          <w:rPr>
            <w:lang w:val="en-US" w:eastAsia="ko-KR"/>
          </w:rPr>
          <w:delText>turn_left()</w:delText>
        </w:r>
      </w:del>
    </w:p>
    <w:p w:rsidR="00000000" w:rsidRDefault="002E130F">
      <w:pPr>
        <w:rPr>
          <w:del w:id="7274" w:author="박윤수" w:date="2014-08-23T00:15:00Z"/>
          <w:lang w:val="en-US" w:eastAsia="ko-KR"/>
        </w:rPr>
        <w:pPrChange w:id="7275" w:author="박윤수" w:date="2014-08-23T00:18:00Z">
          <w:pPr>
            <w:spacing w:after="0"/>
          </w:pPr>
        </w:pPrChange>
      </w:pPr>
      <w:del w:id="7276" w:author="박윤수" w:date="2014-08-23T00:15:00Z">
        <w:r w:rsidRPr="002E130F" w:rsidDel="00C13530">
          <w:rPr>
            <w:lang w:val="en-US" w:eastAsia="ko-KR"/>
          </w:rPr>
          <w:delText>e()</w:delText>
        </w:r>
      </w:del>
    </w:p>
    <w:p w:rsidR="00000000" w:rsidRDefault="002E130F">
      <w:pPr>
        <w:rPr>
          <w:del w:id="7277" w:author="박윤수" w:date="2014-08-23T00:15:00Z"/>
          <w:lang w:val="en-US" w:eastAsia="ko-KR"/>
        </w:rPr>
        <w:pPrChange w:id="7278" w:author="박윤수" w:date="2014-08-23T00:18:00Z">
          <w:pPr>
            <w:spacing w:after="0"/>
          </w:pPr>
        </w:pPrChange>
      </w:pPr>
      <w:del w:id="7279" w:author="박윤수" w:date="2014-08-23T00:15:00Z">
        <w:r w:rsidRPr="002E130F" w:rsidDel="00C13530">
          <w:rPr>
            <w:lang w:val="en-US" w:eastAsia="ko-KR"/>
          </w:rPr>
          <w:delText>b()</w:delText>
        </w:r>
      </w:del>
    </w:p>
    <w:p w:rsidR="00000000" w:rsidRDefault="002E130F">
      <w:pPr>
        <w:rPr>
          <w:del w:id="7280" w:author="박윤수" w:date="2014-08-23T00:15:00Z"/>
          <w:lang w:val="en-US" w:eastAsia="ko-KR"/>
        </w:rPr>
        <w:pPrChange w:id="7281" w:author="박윤수" w:date="2014-08-23T00:18:00Z">
          <w:pPr>
            <w:spacing w:after="0"/>
          </w:pPr>
        </w:pPrChange>
      </w:pPr>
      <w:del w:id="7282" w:author="박윤수" w:date="2014-08-23T00:15:00Z">
        <w:r w:rsidRPr="002E130F" w:rsidDel="00C13530">
          <w:rPr>
            <w:lang w:val="en-US" w:eastAsia="ko-KR"/>
          </w:rPr>
          <w:delText>turn_off()</w:delText>
        </w:r>
      </w:del>
    </w:p>
    <w:p w:rsidR="00000000" w:rsidRDefault="002E130F">
      <w:pPr>
        <w:spacing w:before="240"/>
        <w:rPr>
          <w:ins w:id="7283" w:author="이은정" w:date="2014-08-22T14:50:00Z"/>
          <w:del w:id="7284" w:author="박윤수" w:date="2014-08-23T00:15:00Z"/>
          <w:lang w:eastAsia="ko-KR"/>
        </w:rPr>
        <w:pPrChange w:id="7285" w:author="박윤수" w:date="2014-08-23T00:18:00Z">
          <w:pPr>
            <w:spacing w:before="240" w:after="0"/>
          </w:pPr>
        </w:pPrChange>
      </w:pPr>
      <w:del w:id="7286" w:author="박윤수" w:date="2014-08-23T00:15:00Z">
        <w:r w:rsidRPr="002E130F" w:rsidDel="00C13530">
          <w:rPr>
            <w:lang w:eastAsia="ko-KR"/>
          </w:rPr>
          <w:delText>a(), b(), c(), d(), e()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서술적인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유용하다는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  <w:ins w:id="7287" w:author="이은정" w:date="2014-08-22T14:50:00Z">
        <w:del w:id="7288" w:author="박윤수" w:date="2014-08-23T00:15:00Z">
          <w:r w:rsidR="003D0D15" w:rsidDel="00C13530">
            <w:rPr>
              <w:rFonts w:hint="eastAsia"/>
              <w:lang w:eastAsia="ko-KR"/>
            </w:rPr>
            <w:delText xml:space="preserve"> </w:delText>
          </w:r>
        </w:del>
      </w:ins>
    </w:p>
    <w:p w:rsidR="00000000" w:rsidRDefault="00AF7365">
      <w:pPr>
        <w:spacing w:before="240"/>
        <w:rPr>
          <w:del w:id="7289" w:author="박윤수" w:date="2014-08-23T00:15:00Z"/>
          <w:lang w:eastAsia="ko-KR"/>
        </w:rPr>
        <w:pPrChange w:id="7290" w:author="박윤수" w:date="2014-08-23T00:18:00Z">
          <w:pPr>
            <w:spacing w:before="240" w:after="0"/>
          </w:pPr>
        </w:pPrChange>
      </w:pPr>
    </w:p>
    <w:p w:rsidR="00CF6B85" w:rsidRDefault="00AF7365">
      <w:pPr>
        <w:jc w:val="center"/>
        <w:rPr>
          <w:del w:id="7291" w:author="박윤수" w:date="2014-08-23T00:15:00Z"/>
          <w:lang w:eastAsia="ko-KR"/>
        </w:rPr>
      </w:pPr>
      <w:del w:id="7292" w:author="박윤수" w:date="2014-08-23T00:15:00Z">
        <w:r>
          <w:rPr>
            <w:noProof/>
            <w:lang w:val="en-US" w:eastAsia="ko-KR"/>
            <w:rPrChange w:id="729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5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8F4892" w:rsidDel="00C13530">
          <w:rPr>
            <w:rFonts w:hint="eastAsia"/>
            <w:lang w:eastAsia="ko-KR"/>
          </w:rPr>
          <w:delText>벽면</w:delText>
        </w:r>
      </w:del>
      <w:ins w:id="7294" w:author="이은정" w:date="2014-08-22T13:22:00Z">
        <w:del w:id="7295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7296" w:author="박윤수" w:date="2014-08-23T00:15:00Z">
        <w:r w:rsidR="008F4892" w:rsidDel="00C13530">
          <w:rPr>
            <w:rFonts w:hint="eastAsia"/>
            <w:lang w:eastAsia="ko-KR"/>
          </w:rPr>
          <w:delText xml:space="preserve"> </w:delText>
        </w:r>
        <w:r w:rsidR="008F4892" w:rsidDel="00C13530">
          <w:rPr>
            <w:rFonts w:hint="eastAsia"/>
            <w:lang w:eastAsia="ko-KR"/>
          </w:rPr>
          <w:delText>만들기</w:delText>
        </w:r>
        <w:r w:rsidR="008F4892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72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F4892" w:rsidDel="00C13530">
          <w:rPr>
            <w:rFonts w:hint="eastAsia"/>
            <w:lang w:eastAsia="ko-KR"/>
          </w:rPr>
          <w:delText xml:space="preserve">- </w:delText>
        </w:r>
        <w:r w:rsidR="008F4892" w:rsidDel="00C13530">
          <w:rPr>
            <w:rFonts w:hint="eastAsia"/>
            <w:lang w:eastAsia="ko-KR"/>
          </w:rPr>
          <w:delText>다시</w:delText>
        </w:r>
        <w:r w:rsidR="008F4892" w:rsidDel="00C13530">
          <w:rPr>
            <w:rFonts w:hint="eastAsia"/>
            <w:lang w:eastAsia="ko-KR"/>
          </w:rPr>
          <w:delText xml:space="preserve"> </w:delText>
        </w:r>
        <w:r w:rsidR="008F4892" w:rsidDel="00C13530">
          <w:rPr>
            <w:rFonts w:hint="eastAsia"/>
            <w:lang w:eastAsia="ko-KR"/>
          </w:rPr>
          <w:delText>반복</w:delText>
        </w:r>
        <w:r w:rsidR="008F4892" w:rsidDel="00C13530">
          <w:rPr>
            <w:rFonts w:hint="eastAsia"/>
            <w:lang w:eastAsia="ko-KR"/>
          </w:rPr>
          <w:delText xml:space="preserve"> </w:delText>
        </w:r>
        <w:r w:rsidR="008F4892" w:rsidDel="00C13530">
          <w:rPr>
            <w:rFonts w:hint="eastAsia"/>
            <w:lang w:eastAsia="ko-KR"/>
          </w:rPr>
          <w:delText>피하기</w:delText>
        </w:r>
        <w:r>
          <w:rPr>
            <w:noProof/>
            <w:lang w:val="en-US" w:eastAsia="ko-KR"/>
            <w:rPrChange w:id="72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1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spacing w:before="240"/>
        <w:rPr>
          <w:del w:id="7299" w:author="박윤수" w:date="2014-08-23T00:15:00Z"/>
          <w:lang w:eastAsia="ko-KR"/>
        </w:rPr>
        <w:pPrChange w:id="7300" w:author="박윤수" w:date="2014-08-23T00:18:00Z">
          <w:pPr>
            <w:spacing w:before="240" w:after="0"/>
          </w:pPr>
        </w:pPrChange>
      </w:pPr>
    </w:p>
    <w:p w:rsidR="00CF6B85" w:rsidRDefault="00E80AEF">
      <w:pPr>
        <w:pStyle w:val="HiddenfromContents"/>
        <w:pageBreakBefore/>
        <w:spacing w:before="0"/>
        <w:rPr>
          <w:del w:id="7301" w:author="박윤수" w:date="2014-08-23T00:15:00Z"/>
          <w:color w:val="0070C0"/>
          <w:lang w:eastAsia="ko-KR"/>
          <w:rPrChange w:id="7302" w:author="이은정" w:date="2014-08-22T16:37:00Z">
            <w:rPr>
              <w:del w:id="7303" w:author="박윤수" w:date="2014-08-23T00:15:00Z"/>
              <w:lang w:eastAsia="ko-KR"/>
            </w:rPr>
          </w:rPrChange>
        </w:rPr>
      </w:pPr>
      <w:del w:id="7304" w:author="박윤수" w:date="2014-08-23T00:15:00Z">
        <w:r w:rsidRPr="00E80AEF">
          <w:rPr>
            <w:rFonts w:hint="eastAsia"/>
            <w:color w:val="0070C0"/>
            <w:lang w:eastAsia="ko-KR"/>
            <w:rPrChange w:id="7305" w:author="이은정" w:date="2014-08-22T16:37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다시</w:delText>
        </w:r>
        <w:r w:rsidRPr="00E80AEF">
          <w:rPr>
            <w:color w:val="0070C0"/>
            <w:lang w:eastAsia="ko-KR"/>
            <w:rPrChange w:id="7306" w:author="이은정" w:date="2014-08-22T16:37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7307" w:author="이은정" w:date="2014-08-22T16:37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반복</w:delText>
        </w:r>
        <w:r w:rsidRPr="00E80AEF">
          <w:rPr>
            <w:color w:val="0070C0"/>
            <w:lang w:eastAsia="ko-KR"/>
            <w:rPrChange w:id="7308" w:author="이은정" w:date="2014-08-22T16:37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7309" w:author="이은정" w:date="2014-08-22T16:37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피하기</w:delText>
        </w:r>
      </w:del>
    </w:p>
    <w:p w:rsidR="00CF6B85" w:rsidRDefault="008F4892">
      <w:pPr>
        <w:rPr>
          <w:del w:id="7310" w:author="박윤수" w:date="2014-08-23T00:15:00Z"/>
          <w:lang w:eastAsia="ko-KR"/>
        </w:rPr>
      </w:pPr>
      <w:del w:id="7311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규칙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너무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중요해서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싶습니다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71619A">
      <w:pPr>
        <w:rPr>
          <w:del w:id="7312" w:author="박윤수" w:date="2014-08-23T00:15:00Z"/>
          <w:rFonts w:asciiTheme="minorEastAsia" w:hAnsiTheme="minorEastAsia"/>
          <w:b/>
          <w:sz w:val="20"/>
          <w:lang w:eastAsia="ko-KR"/>
        </w:rPr>
        <w:pPrChange w:id="7313" w:author="박윤수" w:date="2014-08-23T00:18:00Z">
          <w:pPr>
            <w:spacing w:after="0"/>
          </w:pPr>
        </w:pPrChange>
      </w:pPr>
      <w:del w:id="7314" w:author="박윤수" w:date="2014-08-23T00:15:00Z">
        <w:r w:rsidRPr="00193803" w:rsidDel="00C13530">
          <w:rPr>
            <w:rFonts w:asciiTheme="minorEastAsia" w:hAnsiTheme="minorEastAsia" w:hint="eastAsia"/>
            <w:b/>
            <w:sz w:val="20"/>
            <w:lang w:eastAsia="ko-KR"/>
          </w:rPr>
          <w:delText xml:space="preserve">규칙 </w:delText>
        </w:r>
        <w:r w:rsidDel="00C13530">
          <w:rPr>
            <w:rFonts w:asciiTheme="minorEastAsia" w:hAnsiTheme="minorEastAsia" w:hint="eastAsia"/>
            <w:b/>
            <w:sz w:val="20"/>
            <w:lang w:eastAsia="ko-KR"/>
          </w:rPr>
          <w:delText>3</w:delText>
        </w:r>
        <w:r w:rsidRPr="00193803" w:rsidDel="00C13530">
          <w:rPr>
            <w:rFonts w:asciiTheme="minorEastAsia" w:hAnsiTheme="minorEastAsia" w:hint="eastAsia"/>
            <w:b/>
            <w:sz w:val="20"/>
            <w:lang w:eastAsia="ko-KR"/>
          </w:rPr>
          <w:delText>.</w:delText>
        </w:r>
      </w:del>
    </w:p>
    <w:p w:rsidR="00000000" w:rsidRDefault="0071619A">
      <w:pPr>
        <w:rPr>
          <w:del w:id="7315" w:author="박윤수" w:date="2014-08-23T00:15:00Z"/>
          <w:rFonts w:asciiTheme="minorEastAsia" w:hAnsiTheme="minorEastAsia"/>
          <w:sz w:val="20"/>
          <w:lang w:eastAsia="ko-KR"/>
        </w:rPr>
        <w:pPrChange w:id="7316" w:author="박윤수" w:date="2014-08-23T00:18:00Z">
          <w:pPr>
            <w:spacing w:after="0"/>
          </w:pPr>
        </w:pPrChange>
      </w:pPr>
      <w:del w:id="7317" w:author="박윤수" w:date="2014-08-23T00:15:00Z">
        <w:r w:rsidDel="00C13530">
          <w:rPr>
            <w:rFonts w:asciiTheme="minorEastAsia" w:hAnsiTheme="minorEastAsia" w:hint="eastAsia"/>
            <w:sz w:val="20"/>
            <w:lang w:eastAsia="ko-KR"/>
          </w:rPr>
          <w:delText>프로그램을 작성할 때, 자신을 반복하지 마세요.</w:delText>
        </w:r>
      </w:del>
    </w:p>
    <w:p w:rsidR="00CF6B85" w:rsidRDefault="0071619A">
      <w:pPr>
        <w:rPr>
          <w:del w:id="7318" w:author="박윤수" w:date="2014-08-23T00:15:00Z"/>
          <w:lang w:eastAsia="ko-KR"/>
        </w:rPr>
      </w:pPr>
      <w:del w:id="7319" w:author="박윤수" w:date="2014-08-23T00:15:00Z">
        <w:r w:rsidDel="00C13530">
          <w:rPr>
            <w:rFonts w:asciiTheme="minorEastAsia" w:hAnsiTheme="minorEastAsia" w:hint="eastAsia"/>
            <w:sz w:val="20"/>
            <w:lang w:eastAsia="ko-KR"/>
          </w:rPr>
          <w:delText xml:space="preserve">다시 말씀드립니다. </w:delText>
        </w:r>
        <w:r w:rsidDel="00C13530">
          <w:rPr>
            <w:rFonts w:asciiTheme="minorEastAsia" w:hAnsiTheme="minorEastAsia" w:hint="eastAsia"/>
            <w:b/>
            <w:sz w:val="20"/>
            <w:lang w:eastAsia="ko-KR"/>
          </w:rPr>
          <w:delText>자신을</w:delText>
        </w:r>
        <w:r w:rsidRPr="008F4892" w:rsidDel="00C13530">
          <w:rPr>
            <w:rFonts w:asciiTheme="minorEastAsia" w:hAnsiTheme="minorEastAsia" w:hint="eastAsia"/>
            <w:b/>
            <w:sz w:val="20"/>
            <w:lang w:eastAsia="ko-KR"/>
          </w:rPr>
          <w:delText xml:space="preserve"> 반복하지 마세요.</w:delText>
        </w:r>
      </w:del>
    </w:p>
    <w:p w:rsidR="00CF6B85" w:rsidRDefault="00E80AEF">
      <w:pPr>
        <w:pStyle w:val="affc"/>
        <w:numPr>
          <w:ilvl w:val="0"/>
          <w:numId w:val="26"/>
        </w:numPr>
        <w:ind w:leftChars="0"/>
        <w:rPr>
          <w:del w:id="7320" w:author="박윤수" w:date="2014-08-23T00:15:00Z"/>
          <w:b/>
          <w:color w:val="0070C0"/>
          <w:sz w:val="24"/>
          <w:lang w:eastAsia="ko-KR"/>
          <w:rPrChange w:id="7321" w:author="이은정" w:date="2014-08-22T16:38:00Z">
            <w:rPr>
              <w:del w:id="7322" w:author="박윤수" w:date="2014-08-23T00:15:00Z"/>
              <w:b/>
              <w:sz w:val="24"/>
              <w:lang w:eastAsia="ko-KR"/>
            </w:rPr>
          </w:rPrChange>
        </w:rPr>
      </w:pPr>
      <w:del w:id="7323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7324" w:author="이은정" w:date="2014-08-22T16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반복</w:delText>
        </w:r>
        <w:r w:rsidRPr="00E80AEF">
          <w:rPr>
            <w:b/>
            <w:color w:val="0070C0"/>
            <w:sz w:val="24"/>
            <w:lang w:eastAsia="ko-KR"/>
            <w:rPrChange w:id="7325" w:author="이은정" w:date="2014-08-22T16:38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!</w:delText>
        </w:r>
      </w:del>
    </w:p>
    <w:p w:rsidR="00CF6B85" w:rsidRDefault="00DD6514">
      <w:pPr>
        <w:rPr>
          <w:del w:id="7326" w:author="박윤수" w:date="2014-08-23T00:15:00Z"/>
          <w:lang w:eastAsia="ko-KR"/>
        </w:rPr>
      </w:pPr>
      <w:del w:id="7327" w:author="박윤수" w:date="2014-08-23T00:15:00Z">
        <w:r w:rsidDel="00C13530">
          <w:rPr>
            <w:rFonts w:hint="eastAsia"/>
            <w:lang w:eastAsia="ko-KR"/>
          </w:rPr>
          <w:delText>신문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여전히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남아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  <w:ins w:id="7328" w:author="이은정" w:date="2014-08-22T14:50:00Z">
        <w:del w:id="7329" w:author="박윤수" w:date="2014-08-23T00:15:00Z">
          <w:r w:rsidR="003D0D15" w:rsidDel="00C13530">
            <w:rPr>
              <w:lang w:eastAsia="ko-KR"/>
            </w:rPr>
            <w:br/>
          </w:r>
        </w:del>
      </w:ins>
      <w:del w:id="7330" w:author="박윤수" w:date="2014-08-23T00:15:00Z">
        <w:r w:rsidDel="00C13530">
          <w:rPr>
            <w:rFonts w:hint="eastAsia"/>
            <w:lang w:eastAsia="ko-KR"/>
          </w:rPr>
          <w:delText>예를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들어</w:delText>
        </w:r>
        <w:r w:rsidDel="00C13530">
          <w:rPr>
            <w:rFonts w:hint="eastAsia"/>
            <w:lang w:eastAsia="ko-KR"/>
          </w:rPr>
          <w:delText xml:space="preserve"> turn_left() </w:delText>
        </w:r>
        <w:r w:rsidDel="00C13530">
          <w:rPr>
            <w:rFonts w:hint="eastAsia"/>
            <w:lang w:eastAsia="ko-KR"/>
          </w:rPr>
          <w:delText>명령문이</w:delText>
        </w:r>
        <w:r w:rsidDel="00C13530">
          <w:rPr>
            <w:rFonts w:hint="eastAsia"/>
            <w:lang w:eastAsia="ko-KR"/>
          </w:rPr>
          <w:delText xml:space="preserve"> turn_right() </w:delText>
        </w:r>
        <w:r w:rsidDel="00C13530">
          <w:rPr>
            <w:rFonts w:hint="eastAsia"/>
            <w:lang w:eastAsia="ko-KR"/>
          </w:rPr>
          <w:delText>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명령문에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동일하게</w:delText>
        </w:r>
        <w:r w:rsidDel="00C13530">
          <w:rPr>
            <w:rFonts w:hint="eastAsia"/>
            <w:lang w:eastAsia="ko-KR"/>
          </w:rPr>
          <w:delText xml:space="preserve">, </w:delText>
        </w:r>
        <w:r w:rsidRPr="00DD6514" w:rsidDel="00C13530">
          <w:rPr>
            <w:lang w:eastAsia="ko-KR"/>
          </w:rPr>
          <w:delText>climb_up_one_stair()</w:delText>
        </w:r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DD6514" w:rsidDel="00C13530">
          <w:rPr>
            <w:lang w:eastAsia="ko-KR"/>
          </w:rPr>
          <w:delText>climb_up_one_stair</w:delText>
        </w:r>
        <w:r w:rsidDel="00C13530">
          <w:rPr>
            <w:rFonts w:hint="eastAsia"/>
            <w:lang w:eastAsia="ko-KR"/>
          </w:rPr>
          <w:delText>s</w:delText>
        </w:r>
        <w:r w:rsidRPr="00DD6514" w:rsidDel="00C13530">
          <w:rPr>
            <w:lang w:eastAsia="ko-KR"/>
          </w:rPr>
          <w:delText>()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명령문에</w:delText>
        </w:r>
        <w:r w:rsidDel="00C13530">
          <w:rPr>
            <w:rFonts w:hint="eastAsia"/>
            <w:lang w:eastAsia="ko-KR"/>
          </w:rPr>
          <w:delText xml:space="preserve"> 4</w:delText>
        </w:r>
        <w:r w:rsidDel="00C13530">
          <w:rPr>
            <w:rFonts w:hint="eastAsia"/>
            <w:lang w:eastAsia="ko-KR"/>
          </w:rPr>
          <w:delText>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자신을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</w:delText>
        </w:r>
        <w:r w:rsidR="0071619A" w:rsidDel="00C13530">
          <w:rPr>
            <w:rFonts w:hint="eastAsia"/>
            <w:lang w:eastAsia="ko-KR"/>
          </w:rPr>
          <w:delText>복하지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말자는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규칙에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반하는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것처럼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보입니다</w:delText>
        </w:r>
        <w:r w:rsidR="0071619A" w:rsidDel="00C13530">
          <w:rPr>
            <w:rFonts w:hint="eastAsia"/>
            <w:lang w:eastAsia="ko-KR"/>
          </w:rPr>
          <w:delText xml:space="preserve">. </w:delText>
        </w:r>
        <w:r w:rsidR="0071619A" w:rsidDel="00C13530">
          <w:rPr>
            <w:rFonts w:hint="eastAsia"/>
            <w:lang w:eastAsia="ko-KR"/>
          </w:rPr>
          <w:delText>반복을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피하는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한가지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방법은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7331" w:author="이은정" w:date="2014-08-22T10:40:00Z">
        <w:del w:id="733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7333" w:author="박윤수" w:date="2014-08-23T00:15:00Z"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특별한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명령문을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통해서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명령문을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반복하는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것입니다</w:delText>
        </w:r>
        <w:r w:rsidR="0071619A" w:rsidDel="00C13530">
          <w:rPr>
            <w:rFonts w:hint="eastAsia"/>
            <w:lang w:eastAsia="ko-KR"/>
          </w:rPr>
          <w:delText>.</w:delText>
        </w:r>
      </w:del>
    </w:p>
    <w:p w:rsidR="00CF6B85" w:rsidRDefault="00D84D69">
      <w:pPr>
        <w:rPr>
          <w:del w:id="7334" w:author="박윤수" w:date="2014-08-23T00:15:00Z"/>
          <w:lang w:eastAsia="ko-KR"/>
        </w:rPr>
      </w:pPr>
      <w:del w:id="7335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7336" w:author="이은정" w:date="2014-08-22T10:40:00Z">
        <w:del w:id="733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7338" w:author="박윤수" w:date="2014-08-23T00:15:00Z"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명령문을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반복하도록</w:delText>
        </w:r>
        <w:r w:rsidR="0071619A" w:rsidDel="00C13530">
          <w:rPr>
            <w:rFonts w:hint="eastAsia"/>
            <w:lang w:eastAsia="ko-KR"/>
          </w:rPr>
          <w:delText xml:space="preserve"> repeat() </w:delText>
        </w:r>
        <w:r w:rsidR="0071619A" w:rsidDel="00C13530">
          <w:rPr>
            <w:rFonts w:hint="eastAsia"/>
            <w:lang w:eastAsia="ko-KR"/>
          </w:rPr>
          <w:delText>명령문을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아래와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같이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사용합니다</w:delText>
        </w:r>
        <w:r w:rsidR="0071619A" w:rsidDel="00C13530">
          <w:rPr>
            <w:rFonts w:hint="eastAsia"/>
            <w:lang w:eastAsia="ko-KR"/>
          </w:rPr>
          <w:delText>.</w:delText>
        </w:r>
      </w:del>
    </w:p>
    <w:p w:rsidR="00CF6B85" w:rsidRDefault="0071619A">
      <w:pPr>
        <w:rPr>
          <w:del w:id="7339" w:author="박윤수" w:date="2014-08-23T00:15:00Z"/>
          <w:lang w:eastAsia="ko-KR"/>
        </w:rPr>
      </w:pPr>
      <w:del w:id="7340" w:author="박윤수" w:date="2014-08-23T00:15:00Z">
        <w:r w:rsidDel="00C13530">
          <w:rPr>
            <w:rFonts w:hint="eastAsia"/>
            <w:lang w:eastAsia="ko-KR"/>
          </w:rPr>
          <w:delText>repeat(</w:delText>
        </w:r>
        <w:r w:rsidDel="00C13530">
          <w:rPr>
            <w:rFonts w:hint="eastAsia"/>
            <w:lang w:eastAsia="ko-KR"/>
          </w:rPr>
          <w:delText>명령문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반복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횟수</w:delText>
        </w:r>
        <w:r w:rsidDel="00C13530">
          <w:rPr>
            <w:rFonts w:hint="eastAsia"/>
            <w:lang w:eastAsia="ko-KR"/>
          </w:rPr>
          <w:delText>)</w:delText>
        </w:r>
      </w:del>
    </w:p>
    <w:p w:rsidR="00CF6B85" w:rsidRDefault="0071619A">
      <w:pPr>
        <w:rPr>
          <w:del w:id="7341" w:author="박윤수" w:date="2014-08-23T00:15:00Z"/>
          <w:lang w:eastAsia="ko-KR"/>
        </w:rPr>
      </w:pPr>
      <w:del w:id="7342" w:author="박윤수" w:date="2014-08-23T00:15:00Z">
        <w:r w:rsidDel="00C13530">
          <w:rPr>
            <w:rFonts w:hint="eastAsia"/>
            <w:lang w:eastAsia="ko-KR"/>
          </w:rPr>
          <w:delText>명령문의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끝에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괄호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()</w:delText>
        </w:r>
        <w:r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주목하세요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예를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회전하기를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71619A">
      <w:pPr>
        <w:rPr>
          <w:del w:id="7343" w:author="박윤수" w:date="2014-08-23T00:15:00Z"/>
          <w:lang w:val="en-US" w:eastAsia="ko-KR"/>
        </w:rPr>
        <w:pPrChange w:id="7344" w:author="박윤수" w:date="2014-08-23T00:18:00Z">
          <w:pPr>
            <w:spacing w:after="0"/>
          </w:pPr>
        </w:pPrChange>
      </w:pPr>
      <w:del w:id="7345" w:author="박윤수" w:date="2014-08-23T00:15:00Z">
        <w:r w:rsidRPr="0071619A" w:rsidDel="00C13530">
          <w:rPr>
            <w:color w:val="0000FF"/>
            <w:lang w:val="en-US" w:eastAsia="ko-KR"/>
          </w:rPr>
          <w:delText>def</w:delText>
        </w:r>
      </w:del>
      <w:ins w:id="7346" w:author="이은정" w:date="2014-08-22T14:41:00Z">
        <w:del w:id="7347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348" w:author="박윤수" w:date="2014-08-23T00:15:00Z">
        <w:r w:rsidRPr="0071619A" w:rsidDel="00C13530">
          <w:rPr>
            <w:lang w:val="en-US" w:eastAsia="ko-KR"/>
          </w:rPr>
          <w:delText xml:space="preserve"> </w:delText>
        </w:r>
      </w:del>
      <w:ins w:id="7349" w:author="이은정" w:date="2014-08-22T14:51:00Z">
        <w:del w:id="7350" w:author="박윤수" w:date="2014-08-23T00:15:00Z">
          <w:r w:rsidR="003D0D15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351" w:author="박윤수" w:date="2014-08-23T00:15:00Z">
        <w:r w:rsidRPr="0071619A" w:rsidDel="00C13530">
          <w:rPr>
            <w:lang w:val="en-US" w:eastAsia="ko-KR"/>
          </w:rPr>
          <w:delText>turn_right():</w:delText>
        </w:r>
      </w:del>
    </w:p>
    <w:p w:rsidR="00CF6B85" w:rsidRDefault="0071619A">
      <w:pPr>
        <w:rPr>
          <w:del w:id="7352" w:author="박윤수" w:date="2014-08-23T00:15:00Z"/>
          <w:lang w:val="en-US" w:eastAsia="ko-KR"/>
        </w:rPr>
      </w:pPr>
      <w:del w:id="7353" w:author="박윤수" w:date="2014-08-23T00:15:00Z">
        <w:r w:rsidRPr="0071619A" w:rsidDel="00C13530">
          <w:rPr>
            <w:lang w:val="en-US" w:eastAsia="ko-KR"/>
          </w:rPr>
          <w:delText xml:space="preserve">    </w:delText>
        </w:r>
      </w:del>
      <w:ins w:id="7354" w:author="이은정" w:date="2014-08-22T14:42:00Z">
        <w:del w:id="7355" w:author="박윤수" w:date="2014-08-23T00:15:00Z">
          <w:r w:rsidR="00BC6A53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ins w:id="7356" w:author="이은정" w:date="2014-08-22T14:51:00Z">
        <w:del w:id="7357" w:author="박윤수" w:date="2014-08-23T00:15:00Z">
          <w:r w:rsidR="003D0D15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358" w:author="박윤수" w:date="2014-08-23T00:15:00Z">
        <w:r w:rsidRPr="0071619A" w:rsidDel="00C13530">
          <w:rPr>
            <w:lang w:val="en-US" w:eastAsia="ko-KR"/>
          </w:rPr>
          <w:delText>repeat(turn_left, 3)</w:delText>
        </w:r>
      </w:del>
    </w:p>
    <w:p w:rsidR="00CF6B85" w:rsidRDefault="0071619A">
      <w:pPr>
        <w:spacing w:before="240"/>
        <w:rPr>
          <w:del w:id="7359" w:author="박윤수" w:date="2014-08-23T00:15:00Z"/>
          <w:b/>
          <w:color w:val="4F6228" w:themeColor="accent3" w:themeShade="80"/>
          <w:lang w:eastAsia="ko-KR"/>
        </w:rPr>
      </w:pPr>
      <w:del w:id="7360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7361" w:author="이은정" w:date="2014-08-22T16:26:00Z">
        <w:del w:id="7362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71619A">
      <w:pPr>
        <w:rPr>
          <w:ins w:id="7363" w:author="이은정" w:date="2014-08-22T14:52:00Z"/>
          <w:del w:id="7364" w:author="박윤수" w:date="2014-08-23T00:15:00Z"/>
          <w:lang w:eastAsia="ko-KR"/>
        </w:rPr>
      </w:pPr>
      <w:del w:id="7365" w:author="박윤수" w:date="2014-08-23T00:15:00Z">
        <w:r w:rsidDel="00C13530">
          <w:rPr>
            <w:rFonts w:hint="eastAsia"/>
            <w:lang w:eastAsia="ko-KR"/>
          </w:rPr>
          <w:delText xml:space="preserve">repeat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신문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</w:delText>
        </w:r>
      </w:del>
      <w:ins w:id="7366" w:author="이은정" w:date="2014-08-22T14:52:00Z">
        <w:del w:id="7367" w:author="박윤수" w:date="2014-08-23T00:15:00Z">
          <w:r w:rsidR="003D0D15" w:rsidDel="00C13530">
            <w:rPr>
              <w:rFonts w:hint="eastAsia"/>
              <w:lang w:eastAsia="ko-KR"/>
            </w:rPr>
            <w:delText>대한</w:delText>
          </w:r>
          <w:r w:rsidR="003D0D15" w:rsidDel="00C13530">
            <w:rPr>
              <w:rFonts w:hint="eastAsia"/>
              <w:lang w:eastAsia="ko-KR"/>
            </w:rPr>
            <w:delText xml:space="preserve"> </w:delText>
          </w:r>
          <w:r w:rsidR="003D0D15" w:rsidDel="00C13530">
            <w:rPr>
              <w:rFonts w:hint="eastAsia"/>
              <w:lang w:eastAsia="ko-KR"/>
            </w:rPr>
            <w:delText>대</w:delText>
          </w:r>
        </w:del>
      </w:ins>
      <w:del w:id="7368" w:author="박윤수" w:date="2014-08-23T00:15:00Z">
        <w:r w:rsidDel="00C13530">
          <w:rPr>
            <w:rFonts w:hint="eastAsia"/>
            <w:lang w:eastAsia="ko-KR"/>
          </w:rPr>
          <w:delText>대대로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9410F">
      <w:pPr>
        <w:pStyle w:val="affc"/>
        <w:numPr>
          <w:ilvl w:val="0"/>
          <w:numId w:val="26"/>
        </w:numPr>
        <w:ind w:leftChars="0"/>
        <w:rPr>
          <w:del w:id="7369" w:author="박윤수" w:date="2014-08-23T00:15:00Z"/>
          <w:b/>
          <w:color w:val="0070C0"/>
          <w:sz w:val="24"/>
          <w:lang w:eastAsia="ko-KR"/>
        </w:rPr>
      </w:pPr>
      <w:moveToRangeStart w:id="7370" w:author="이은정" w:date="2014-08-22T16:38:00Z" w:name="move396488812"/>
      <w:moveTo w:id="7371" w:author="이은정" w:date="2014-08-22T16:38:00Z">
        <w:del w:id="7372" w:author="박윤수" w:date="2014-08-23T00:15:00Z">
          <w:r w:rsidRPr="00BC05B1" w:rsidDel="00C13530">
            <w:rPr>
              <w:rFonts w:hint="eastAsia"/>
              <w:b/>
              <w:color w:val="0070C0"/>
              <w:sz w:val="24"/>
              <w:lang w:eastAsia="ko-KR"/>
            </w:rPr>
            <w:delText>도전</w:delText>
          </w:r>
        </w:del>
      </w:moveTo>
    </w:p>
    <w:moveToRangeEnd w:id="7370"/>
    <w:p w:rsidR="00000000" w:rsidRDefault="00AF7365">
      <w:pPr>
        <w:ind w:left="927"/>
        <w:rPr>
          <w:del w:id="7373" w:author="박윤수" w:date="2014-08-22T21:08:00Z"/>
          <w:lang w:eastAsia="ko-KR"/>
        </w:rPr>
        <w:pPrChange w:id="7374" w:author="박윤수" w:date="2014-08-23T00:18:00Z">
          <w:pPr/>
        </w:pPrChange>
      </w:pPr>
    </w:p>
    <w:p w:rsidR="00000000" w:rsidRDefault="00E80AEF">
      <w:pPr>
        <w:rPr>
          <w:del w:id="7375" w:author="박윤수" w:date="2014-08-22T21:09:00Z"/>
          <w:b/>
          <w:color w:val="0070C0"/>
          <w:sz w:val="24"/>
          <w:lang w:eastAsia="ko-KR"/>
          <w:rPrChange w:id="7376" w:author="이은정" w:date="2014-08-22T16:38:00Z">
            <w:rPr>
              <w:del w:id="7377" w:author="박윤수" w:date="2014-08-22T21:09:00Z"/>
              <w:b/>
              <w:sz w:val="24"/>
              <w:lang w:eastAsia="ko-KR"/>
            </w:rPr>
          </w:rPrChange>
        </w:rPr>
        <w:pPrChange w:id="7378" w:author="박윤수" w:date="2014-08-23T00:18:00Z">
          <w:pPr>
            <w:pStyle w:val="affc"/>
            <w:numPr>
              <w:numId w:val="26"/>
            </w:numPr>
            <w:ind w:leftChars="0" w:left="927" w:hanging="360"/>
          </w:pPr>
        </w:pPrChange>
      </w:pPr>
      <w:moveFromRangeStart w:id="7379" w:author="이은정" w:date="2014-08-22T16:38:00Z" w:name="move396488812"/>
      <w:moveFrom w:id="7380" w:author="이은정" w:date="2014-08-22T16:38:00Z">
        <w:del w:id="7381" w:author="박윤수" w:date="2014-08-23T00:15:00Z">
          <w:r w:rsidRPr="00E80AEF">
            <w:rPr>
              <w:rFonts w:hint="eastAsia"/>
              <w:b/>
              <w:color w:val="0070C0"/>
              <w:sz w:val="24"/>
              <w:lang w:eastAsia="ko-KR"/>
              <w:rPrChange w:id="7382" w:author="이은정" w:date="2014-08-22T16:38:00Z">
                <w:rPr>
                  <w:rFonts w:hint="eastAsia"/>
                  <w:b/>
                  <w:color w:val="0000FF"/>
                  <w:sz w:val="24"/>
                  <w:u w:val="single"/>
                  <w:lang w:eastAsia="ko-KR"/>
                </w:rPr>
              </w:rPrChange>
            </w:rPr>
            <w:delText>도전</w:delText>
          </w:r>
        </w:del>
      </w:moveFrom>
    </w:p>
    <w:moveFromRangeEnd w:id="7379"/>
    <w:p w:rsidR="00CF6B85" w:rsidRDefault="0071619A">
      <w:pPr>
        <w:rPr>
          <w:del w:id="7383" w:author="박윤수" w:date="2014-08-23T00:15:00Z"/>
          <w:lang w:eastAsia="ko-KR"/>
        </w:rPr>
      </w:pPr>
      <w:del w:id="7384" w:author="박윤수" w:date="2014-08-23T00:15:00Z">
        <w:r w:rsidDel="00C13530">
          <w:rPr>
            <w:rFonts w:hint="eastAsia"/>
            <w:lang w:eastAsia="ko-KR"/>
          </w:rPr>
          <w:delText>연습문제를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마무리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내용을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존중해서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첫</w:delText>
        </w:r>
      </w:del>
      <w:ins w:id="7385" w:author="이은정" w:date="2014-08-22T14:53:00Z">
        <w:del w:id="7386" w:author="박윤수" w:date="2014-08-23T00:15:00Z">
          <w:r w:rsidR="003D0D15" w:rsidDel="00C13530">
            <w:rPr>
              <w:rFonts w:hint="eastAsia"/>
              <w:lang w:eastAsia="ko-KR"/>
            </w:rPr>
            <w:delText>번째와</w:delText>
          </w:r>
          <w:r w:rsidR="003D0D15" w:rsidDel="00C13530">
            <w:rPr>
              <w:rFonts w:hint="eastAsia"/>
              <w:lang w:eastAsia="ko-KR"/>
            </w:rPr>
            <w:delText xml:space="preserve"> </w:delText>
          </w:r>
        </w:del>
      </w:ins>
      <w:del w:id="738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</w:del>
      <w:ins w:id="7388" w:author="이은정" w:date="2014-08-22T14:53:00Z">
        <w:del w:id="7389" w:author="박윤수" w:date="2014-08-23T00:15:00Z">
          <w:r w:rsidR="003D0D15" w:rsidDel="00C13530">
            <w:rPr>
              <w:rFonts w:hint="eastAsia"/>
              <w:lang w:eastAsia="ko-KR"/>
            </w:rPr>
            <w:delText>번째</w:delText>
          </w:r>
        </w:del>
      </w:ins>
      <w:del w:id="7390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끝에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수행했던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풀기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및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개념</w:delText>
        </w:r>
        <w:r w:rsidDel="00C13530">
          <w:rPr>
            <w:rFonts w:hint="eastAsia"/>
            <w:lang w:eastAsia="ko-KR"/>
          </w:rPr>
          <w:delText xml:space="preserve"> [def, repeat()]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71619A">
      <w:pPr>
        <w:rPr>
          <w:del w:id="7391" w:author="박윤수" w:date="2014-08-23T00:15:00Z"/>
          <w:b/>
          <w:color w:val="C00000"/>
          <w:lang w:eastAsia="ko-KR"/>
        </w:rPr>
      </w:pPr>
      <w:del w:id="7392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장애물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넘기</w:delText>
        </w:r>
      </w:del>
    </w:p>
    <w:p w:rsidR="00CF6B85" w:rsidRDefault="00D84D69">
      <w:pPr>
        <w:rPr>
          <w:del w:id="7393" w:author="박윤수" w:date="2014-08-23T00:15:00Z"/>
          <w:lang w:eastAsia="ko-KR"/>
        </w:rPr>
      </w:pPr>
      <w:del w:id="7394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7395" w:author="이은정" w:date="2014-08-22T10:40:00Z">
        <w:del w:id="739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7397" w:author="박윤수" w:date="2014-08-23T00:15:00Z"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장애물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넘기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경주에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참가합니다</w:delText>
        </w:r>
        <w:r w:rsidR="0071619A" w:rsidDel="00C13530">
          <w:rPr>
            <w:rFonts w:hint="eastAsia"/>
            <w:lang w:eastAsia="ko-KR"/>
          </w:rPr>
          <w:delText xml:space="preserve">. </w:delText>
        </w:r>
        <w:r w:rsidR="0071619A" w:rsidDel="00C13530">
          <w:rPr>
            <w:rFonts w:hint="eastAsia"/>
            <w:lang w:eastAsia="ko-KR"/>
          </w:rPr>
          <w:delText>아래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보여진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경로를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따라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결승선에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7398" w:author="이은정" w:date="2014-08-22T10:41:00Z">
        <w:del w:id="739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7400" w:author="박윤수" w:date="2014-08-23T00:15:00Z"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도착하도록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프로그램을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작성하세요</w:delText>
        </w:r>
        <w:r w:rsidR="0071619A" w:rsidDel="00C13530">
          <w:rPr>
            <w:rFonts w:hint="eastAsia"/>
            <w:lang w:eastAsia="ko-KR"/>
          </w:rPr>
          <w:delText xml:space="preserve">. </w:delText>
        </w:r>
        <w:r w:rsidR="00A43226" w:rsidDel="00C13530">
          <w:rPr>
            <w:rFonts w:hint="eastAsia"/>
            <w:lang w:eastAsia="ko-KR"/>
          </w:rPr>
          <w:delText>월드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Del="00C13530">
          <w:rPr>
            <w:rFonts w:hint="eastAsia"/>
            <w:lang w:eastAsia="ko-KR"/>
          </w:rPr>
          <w:delText>파일은</w:delText>
        </w:r>
        <w:r w:rsidR="0071619A" w:rsidDel="00C13530">
          <w:rPr>
            <w:rFonts w:hint="eastAsia"/>
            <w:lang w:eastAsia="ko-KR"/>
          </w:rPr>
          <w:delText xml:space="preserve"> </w:delText>
        </w:r>
        <w:r w:rsidR="0071619A" w:rsidRPr="003549D4" w:rsidDel="00C13530">
          <w:rPr>
            <w:lang w:eastAsia="ko-KR"/>
          </w:rPr>
          <w:delText>hurdles1.wld</w:delText>
        </w:r>
        <w:r w:rsidR="0071619A" w:rsidDel="00C13530">
          <w:rPr>
            <w:rFonts w:hint="eastAsia"/>
            <w:lang w:eastAsia="ko-KR"/>
          </w:rPr>
          <w:delText>입니다</w:delText>
        </w:r>
        <w:r w:rsidR="0071619A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7401" w:author="박윤수" w:date="2014-08-23T00:15:00Z"/>
          <w:lang w:eastAsia="ko-KR"/>
        </w:rPr>
      </w:pPr>
      <w:del w:id="7402" w:author="박윤수" w:date="2014-08-23T00:15:00Z">
        <w:r>
          <w:rPr>
            <w:noProof/>
            <w:lang w:val="en-US" w:eastAsia="ko-KR"/>
            <w:rPrChange w:id="740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864565" cy="752475"/>
              <wp:effectExtent l="19050" t="0" r="2585" b="0"/>
              <wp:docPr id="226" name="그림 117" descr="hurdles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start.png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7787" cy="7569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40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19225" cy="473075"/>
              <wp:effectExtent l="19050" t="0" r="0" b="0"/>
              <wp:docPr id="231" name="그림 112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5939" cy="481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40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526971" cy="771525"/>
              <wp:effectExtent l="19050" t="0" r="0" b="0"/>
              <wp:docPr id="232" name="그림 119" descr="hurdles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end.png"/>
                      <pic:cNvPicPr/>
                    </pic:nvPicPr>
                    <pic:blipFill>
                      <a:blip r:embed="rId7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6971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71619A">
      <w:pPr>
        <w:rPr>
          <w:del w:id="7406" w:author="박윤수" w:date="2014-08-23T00:15:00Z"/>
          <w:lang w:eastAsia="ko-KR"/>
        </w:rPr>
      </w:pPr>
      <w:del w:id="7407" w:author="박윤수" w:date="2014-08-23T00:15:00Z">
        <w:r w:rsidRPr="00990CAA" w:rsidDel="00C13530">
          <w:rPr>
            <w:rFonts w:hint="eastAsia"/>
            <w:lang w:eastAsia="ko-KR"/>
          </w:rPr>
          <w:delText>다음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Pr="00990CAA" w:rsidDel="00C13530">
          <w:rPr>
            <w:rFonts w:hint="eastAsia"/>
            <w:lang w:eastAsia="ko-KR"/>
          </w:rPr>
          <w:delText>경로에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Pr="00990CAA" w:rsidDel="00C13530">
          <w:rPr>
            <w:rFonts w:hint="eastAsia"/>
            <w:lang w:eastAsia="ko-KR"/>
          </w:rPr>
          <w:delText>상응하는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Pr="00990CAA" w:rsidDel="00C13530">
          <w:rPr>
            <w:rFonts w:hint="eastAsia"/>
            <w:lang w:eastAsia="ko-KR"/>
          </w:rPr>
          <w:delText>새로운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Pr="00990CAA" w:rsidDel="00C13530">
          <w:rPr>
            <w:rFonts w:hint="eastAsia"/>
            <w:lang w:eastAsia="ko-KR"/>
          </w:rPr>
          <w:delText>명령어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Pr="00990CAA" w:rsidDel="00C13530">
          <w:rPr>
            <w:lang w:eastAsia="ko-KR"/>
          </w:rPr>
          <w:delText>jump_hurdle()</w:delText>
        </w:r>
        <w:r w:rsidRPr="00990CAA" w:rsidDel="00C13530">
          <w:rPr>
            <w:rFonts w:hint="eastAsia"/>
            <w:lang w:eastAsia="ko-KR"/>
          </w:rPr>
          <w:delText>을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Pr="00990CAA" w:rsidDel="00C13530">
          <w:rPr>
            <w:rFonts w:hint="eastAsia"/>
            <w:lang w:eastAsia="ko-KR"/>
          </w:rPr>
          <w:delText>정의하여</w:delText>
        </w:r>
        <w:r w:rsidRPr="00990CAA" w:rsidDel="00C13530">
          <w:rPr>
            <w:rFonts w:hint="eastAsia"/>
            <w:lang w:eastAsia="ko-KR"/>
          </w:rPr>
          <w:delText xml:space="preserve"> </w:delText>
        </w:r>
        <w:r w:rsidR="00990CAA" w:rsidRPr="00990CAA" w:rsidDel="00C13530">
          <w:rPr>
            <w:rFonts w:hint="eastAsia"/>
            <w:lang w:eastAsia="ko-KR"/>
          </w:rPr>
          <w:delText>유용해</w:delText>
        </w:r>
        <w:r w:rsidR="00990CAA" w:rsidRPr="00990CAA" w:rsidDel="00C13530">
          <w:rPr>
            <w:rFonts w:hint="eastAsia"/>
            <w:lang w:eastAsia="ko-KR"/>
          </w:rPr>
          <w:delText xml:space="preserve"> </w:delText>
        </w:r>
        <w:r w:rsidR="00990CAA" w:rsidRPr="00990CAA" w:rsidDel="00C13530">
          <w:rPr>
            <w:rFonts w:hint="eastAsia"/>
            <w:lang w:eastAsia="ko-KR"/>
          </w:rPr>
          <w:delText>보입니다</w:delText>
        </w:r>
        <w:r w:rsidR="00990CAA" w:rsidRPr="00990CAA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7408" w:author="박윤수" w:date="2014-08-23T00:15:00Z"/>
          <w:lang w:eastAsia="ko-KR"/>
        </w:rPr>
      </w:pPr>
      <w:del w:id="7409" w:author="박윤수" w:date="2014-08-23T00:15:00Z">
        <w:r>
          <w:rPr>
            <w:noProof/>
            <w:lang w:val="en-US" w:eastAsia="ko-KR"/>
            <w:rPrChange w:id="74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190625" cy="647700"/>
              <wp:effectExtent l="19050" t="0" r="9525" b="0"/>
              <wp:docPr id="248" name="그림 247" descr="jump1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jump1start.png"/>
                      <pic:cNvPicPr/>
                    </pic:nvPicPr>
                    <pic:blipFill>
                      <a:blip r:embed="rId8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0625" cy="64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4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62075" cy="454025"/>
              <wp:effectExtent l="19050" t="0" r="9525" b="0"/>
              <wp:docPr id="105" name="그림 104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1905" cy="4539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41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190625" cy="647700"/>
              <wp:effectExtent l="19050" t="0" r="9525" b="0"/>
              <wp:docPr id="111" name="그림 110" descr="jump1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jump1end.png"/>
                      <pic:cNvPicPr/>
                    </pic:nvPicPr>
                    <pic:blipFill>
                      <a:blip r:embed="rId8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0625" cy="64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0D6208">
      <w:pPr>
        <w:rPr>
          <w:ins w:id="7413" w:author="이은정" w:date="2014-08-22T14:53:00Z"/>
          <w:del w:id="7414" w:author="박윤수" w:date="2014-08-23T00:15:00Z"/>
          <w:lang w:eastAsia="ko-KR"/>
        </w:rPr>
      </w:pPr>
      <w:del w:id="7415" w:author="박윤수" w:date="2014-08-23T00:15:00Z"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비교하여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 [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저장했습니까</w:delText>
        </w:r>
        <w:r w:rsidDel="00C13530">
          <w:rPr>
            <w:rFonts w:hint="eastAsia"/>
            <w:lang w:eastAsia="ko-KR"/>
          </w:rPr>
          <w:delText xml:space="preserve">?, </w:delText>
        </w:r>
        <w:r w:rsidDel="00C13530">
          <w:rPr>
            <w:rFonts w:hint="eastAsia"/>
            <w:lang w:eastAsia="ko-KR"/>
          </w:rPr>
          <w:delText>저장했지요</w:delText>
        </w:r>
        <w:r w:rsidDel="00C13530">
          <w:rPr>
            <w:rFonts w:hint="eastAsia"/>
            <w:lang w:eastAsia="ko-KR"/>
          </w:rPr>
          <w:delText>?]</w:delText>
        </w:r>
      </w:del>
    </w:p>
    <w:p w:rsidR="00CF6B85" w:rsidRDefault="00CF6B85">
      <w:pPr>
        <w:rPr>
          <w:del w:id="7416" w:author="박윤수" w:date="2014-08-23T00:15:00Z"/>
          <w:lang w:eastAsia="ko-KR"/>
        </w:rPr>
      </w:pPr>
    </w:p>
    <w:p w:rsidR="00CF6B85" w:rsidRDefault="00CD07D4">
      <w:pPr>
        <w:rPr>
          <w:del w:id="7417" w:author="박윤수" w:date="2014-08-23T00:15:00Z"/>
          <w:b/>
          <w:color w:val="C00000"/>
          <w:lang w:eastAsia="ko-KR"/>
        </w:rPr>
      </w:pPr>
      <w:del w:id="7418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수확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시기</w:delText>
        </w:r>
      </w:del>
    </w:p>
    <w:p w:rsidR="00CF6B85" w:rsidRDefault="00CD07D4">
      <w:pPr>
        <w:rPr>
          <w:del w:id="7419" w:author="박윤수" w:date="2014-08-23T00:15:00Z"/>
          <w:lang w:eastAsia="ko-KR"/>
        </w:rPr>
      </w:pPr>
      <w:del w:id="7420" w:author="박윤수" w:date="2014-08-23T00:15:00Z">
        <w:r w:rsidDel="00C13530">
          <w:rPr>
            <w:rFonts w:hint="eastAsia"/>
            <w:lang w:eastAsia="ko-KR"/>
          </w:rPr>
          <w:delText>수확의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계절입니다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정원의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당근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비퍼로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표현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7421" w:author="이은정" w:date="2014-08-22T10:41:00Z">
        <w:del w:id="742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742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수확합니다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harvest1.wld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7424" w:author="박윤수" w:date="2014-08-23T00:15:00Z"/>
          <w:lang w:eastAsia="ko-KR"/>
        </w:rPr>
      </w:pPr>
      <w:del w:id="7425" w:author="박윤수" w:date="2014-08-23T00:15:00Z">
        <w:r>
          <w:rPr>
            <w:noProof/>
            <w:lang w:val="en-US" w:eastAsia="ko-KR"/>
            <w:rPrChange w:id="74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95625" cy="2933700"/>
              <wp:effectExtent l="19050" t="0" r="9525" b="0"/>
              <wp:docPr id="119" name="그림 134" descr="harves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1.png"/>
                      <pic:cNvPicPr/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D07D4">
      <w:pPr>
        <w:rPr>
          <w:del w:id="7427" w:author="박윤수" w:date="2014-08-23T00:15:00Z"/>
          <w:lang w:eastAsia="ko-KR"/>
        </w:rPr>
      </w:pPr>
      <w:del w:id="7428" w:author="박윤수" w:date="2014-08-23T00:15:00Z"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함수를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CD07D4">
      <w:pPr>
        <w:rPr>
          <w:del w:id="7429" w:author="박윤수" w:date="2014-08-23T00:15:00Z"/>
          <w:lang w:val="en-US" w:eastAsia="ko-KR"/>
        </w:rPr>
        <w:pPrChange w:id="7430" w:author="박윤수" w:date="2014-08-23T00:18:00Z">
          <w:pPr>
            <w:spacing w:after="0"/>
          </w:pPr>
        </w:pPrChange>
      </w:pPr>
      <w:del w:id="7431" w:author="박윤수" w:date="2014-08-23T00:15:00Z">
        <w:r w:rsidRPr="00CD07D4" w:rsidDel="00C13530">
          <w:rPr>
            <w:lang w:val="en-US" w:eastAsia="ko-KR"/>
          </w:rPr>
          <w:delText>move_to_first_row()</w:delText>
        </w:r>
      </w:del>
    </w:p>
    <w:p w:rsidR="00CF6B85" w:rsidRDefault="00CD07D4">
      <w:pPr>
        <w:rPr>
          <w:del w:id="7432" w:author="박윤수" w:date="2014-08-23T00:15:00Z"/>
          <w:lang w:val="en-US" w:eastAsia="ko-KR"/>
        </w:rPr>
      </w:pPr>
      <w:del w:id="7433" w:author="박윤수" w:date="2014-08-23T00:15:00Z">
        <w:r w:rsidRPr="00CD07D4" w:rsidDel="00C13530">
          <w:rPr>
            <w:lang w:val="en-US" w:eastAsia="ko-KR"/>
          </w:rPr>
          <w:delText>harvest_two_rows()</w:delText>
        </w:r>
      </w:del>
    </w:p>
    <w:p w:rsidR="00CF6B85" w:rsidRDefault="00CD07D4">
      <w:pPr>
        <w:rPr>
          <w:del w:id="7434" w:author="박윤수" w:date="2014-08-23T00:15:00Z"/>
          <w:lang w:val="en-US" w:eastAsia="ko-KR"/>
        </w:rPr>
      </w:pPr>
      <w:del w:id="7435" w:author="박윤수" w:date="2014-08-23T00:15:00Z">
        <w:r w:rsidDel="00C13530">
          <w:rPr>
            <w:rFonts w:hint="eastAsia"/>
            <w:lang w:val="en-US" w:eastAsia="ko-KR"/>
          </w:rPr>
          <w:delText>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함수를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좀더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분해하길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원할지도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모릅니다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예를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여러분은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CD07D4">
      <w:pPr>
        <w:rPr>
          <w:del w:id="7436" w:author="박윤수" w:date="2014-08-23T00:15:00Z"/>
          <w:lang w:val="en-US" w:eastAsia="ko-KR"/>
        </w:rPr>
        <w:pPrChange w:id="7437" w:author="박윤수" w:date="2014-08-23T00:18:00Z">
          <w:pPr>
            <w:spacing w:after="0"/>
          </w:pPr>
        </w:pPrChange>
      </w:pPr>
      <w:del w:id="7438" w:author="박윤수" w:date="2014-08-23T00:15:00Z">
        <w:r w:rsidRPr="004E12D9" w:rsidDel="00C13530">
          <w:rPr>
            <w:color w:val="0000FF"/>
            <w:lang w:val="en-US" w:eastAsia="ko-KR"/>
          </w:rPr>
          <w:delText>def</w:delText>
        </w:r>
      </w:del>
      <w:ins w:id="7439" w:author="이은정" w:date="2014-08-22T14:41:00Z">
        <w:del w:id="7440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441" w:author="박윤수" w:date="2014-08-23T00:15:00Z">
        <w:r w:rsidRPr="00CD07D4" w:rsidDel="00C13530">
          <w:rPr>
            <w:lang w:val="en-US" w:eastAsia="ko-KR"/>
          </w:rPr>
          <w:delText xml:space="preserve"> harvest_two_rows():</w:delText>
        </w:r>
      </w:del>
    </w:p>
    <w:p w:rsidR="00000000" w:rsidRDefault="00CD07D4">
      <w:pPr>
        <w:rPr>
          <w:del w:id="7442" w:author="박윤수" w:date="2014-08-23T00:15:00Z"/>
          <w:lang w:val="en-US" w:eastAsia="ko-KR"/>
        </w:rPr>
        <w:pPrChange w:id="7443" w:author="박윤수" w:date="2014-08-23T00:18:00Z">
          <w:pPr>
            <w:spacing w:after="0"/>
          </w:pPr>
        </w:pPrChange>
      </w:pPr>
      <w:del w:id="7444" w:author="박윤수" w:date="2014-08-23T00:15:00Z">
        <w:r w:rsidRPr="00CD07D4" w:rsidDel="00C13530">
          <w:rPr>
            <w:lang w:val="en-US" w:eastAsia="ko-KR"/>
          </w:rPr>
          <w:delText xml:space="preserve">    </w:delText>
        </w:r>
      </w:del>
      <w:ins w:id="7445" w:author="이은정" w:date="2014-08-22T14:53:00Z">
        <w:del w:id="7446" w:author="박윤수" w:date="2014-08-23T00:15:00Z">
          <w:r w:rsidR="003D0D15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7447" w:author="박윤수" w:date="2014-08-23T00:15:00Z">
        <w:r w:rsidRPr="00CD07D4" w:rsidDel="00C13530">
          <w:rPr>
            <w:lang w:val="en-US" w:eastAsia="ko-KR"/>
          </w:rPr>
          <w:delText>harvest_one_row()</w:delText>
        </w:r>
      </w:del>
    </w:p>
    <w:p w:rsidR="00000000" w:rsidRDefault="00CD07D4">
      <w:pPr>
        <w:rPr>
          <w:del w:id="7448" w:author="박윤수" w:date="2014-08-23T00:15:00Z"/>
          <w:lang w:val="en-US" w:eastAsia="ko-KR"/>
        </w:rPr>
        <w:pPrChange w:id="7449" w:author="박윤수" w:date="2014-08-23T00:18:00Z">
          <w:pPr>
            <w:spacing w:after="0"/>
          </w:pPr>
        </w:pPrChange>
      </w:pPr>
      <w:del w:id="7450" w:author="박윤수" w:date="2014-08-23T00:15:00Z">
        <w:r w:rsidRPr="00CD07D4" w:rsidDel="00C13530">
          <w:rPr>
            <w:lang w:val="en-US" w:eastAsia="ko-KR"/>
          </w:rPr>
          <w:delText xml:space="preserve">    </w:delText>
        </w:r>
      </w:del>
      <w:ins w:id="7451" w:author="이은정" w:date="2014-08-22T14:54:00Z">
        <w:del w:id="7452" w:author="박윤수" w:date="2014-08-23T00:15:00Z">
          <w:r w:rsidR="003D0D15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7453" w:author="박윤수" w:date="2014-08-23T00:15:00Z">
        <w:r w:rsidRPr="00CD07D4" w:rsidDel="00C13530">
          <w:rPr>
            <w:lang w:val="en-US" w:eastAsia="ko-KR"/>
          </w:rPr>
          <w:delText>move_to_next_row()</w:delText>
        </w:r>
      </w:del>
    </w:p>
    <w:p w:rsidR="00000000" w:rsidRDefault="00CD07D4">
      <w:pPr>
        <w:rPr>
          <w:del w:id="7454" w:author="박윤수" w:date="2014-08-23T00:15:00Z"/>
          <w:lang w:val="en-US" w:eastAsia="ko-KR"/>
        </w:rPr>
        <w:pPrChange w:id="7455" w:author="박윤수" w:date="2014-08-23T00:18:00Z">
          <w:pPr>
            <w:spacing w:after="0"/>
          </w:pPr>
        </w:pPrChange>
      </w:pPr>
      <w:del w:id="7456" w:author="박윤수" w:date="2014-08-23T00:15:00Z">
        <w:r w:rsidRPr="00CD07D4" w:rsidDel="00C13530">
          <w:rPr>
            <w:lang w:val="en-US" w:eastAsia="ko-KR"/>
          </w:rPr>
          <w:delText xml:space="preserve">   </w:delText>
        </w:r>
      </w:del>
      <w:ins w:id="7457" w:author="이은정" w:date="2014-08-22T14:54:00Z">
        <w:del w:id="7458" w:author="박윤수" w:date="2014-08-23T00:15:00Z">
          <w:r w:rsidR="003D0D15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7459" w:author="박윤수" w:date="2014-08-23T00:15:00Z">
        <w:r w:rsidRPr="00CD07D4" w:rsidDel="00C13530">
          <w:rPr>
            <w:lang w:val="en-US" w:eastAsia="ko-KR"/>
          </w:rPr>
          <w:delText xml:space="preserve"> harvest_one_row()</w:delText>
        </w:r>
      </w:del>
    </w:p>
    <w:p w:rsidR="00CF6B85" w:rsidRDefault="00CD07D4">
      <w:pPr>
        <w:rPr>
          <w:del w:id="7460" w:author="박윤수" w:date="2014-08-23T00:15:00Z"/>
          <w:lang w:val="en-US" w:eastAsia="ko-KR"/>
        </w:rPr>
      </w:pPr>
      <w:del w:id="7461" w:author="박윤수" w:date="2014-08-23T00:15:00Z">
        <w:r w:rsidRPr="00CD07D4" w:rsidDel="00C13530">
          <w:rPr>
            <w:lang w:val="en-US" w:eastAsia="ko-KR"/>
          </w:rPr>
          <w:delText xml:space="preserve">   </w:delText>
        </w:r>
      </w:del>
      <w:ins w:id="7462" w:author="이은정" w:date="2014-08-22T14:54:00Z">
        <w:del w:id="7463" w:author="박윤수" w:date="2014-08-23T00:15:00Z">
          <w:r w:rsidR="003D0D15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7464" w:author="박윤수" w:date="2014-08-23T00:15:00Z">
        <w:r w:rsidRPr="00CD07D4" w:rsidDel="00C13530">
          <w:rPr>
            <w:lang w:val="en-US" w:eastAsia="ko-KR"/>
          </w:rPr>
          <w:delText xml:space="preserve"> move_to_next_row()</w:delText>
        </w:r>
      </w:del>
    </w:p>
    <w:p w:rsidR="00CF6B85" w:rsidRDefault="00CD07D4">
      <w:pPr>
        <w:rPr>
          <w:del w:id="7465" w:author="박윤수" w:date="2014-08-23T00:15:00Z"/>
          <w:lang w:val="en-US" w:eastAsia="ko-KR"/>
        </w:rPr>
      </w:pPr>
      <w:del w:id="7466" w:author="박윤수" w:date="2014-08-23T00:15:00Z">
        <w:r w:rsidDel="00C13530">
          <w:rPr>
            <w:rFonts w:hint="eastAsia"/>
            <w:lang w:val="en-US" w:eastAsia="ko-KR"/>
          </w:rPr>
          <w:delText>하지만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두</w:delText>
        </w:r>
      </w:del>
      <w:ins w:id="7467" w:author="이은정" w:date="2014-08-22T14:54:00Z">
        <w:del w:id="7468" w:author="박윤수" w:date="2014-08-23T00:15:00Z">
          <w:r w:rsidR="003D0D15" w:rsidDel="00C13530">
            <w:rPr>
              <w:rFonts w:hint="eastAsia"/>
              <w:lang w:val="en-US" w:eastAsia="ko-KR"/>
            </w:rPr>
            <w:delText>개의</w:delText>
          </w:r>
          <w:r w:rsidR="003D0D15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469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필수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분해하는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자신만의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방식을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선택할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필수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정의하고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프로그램은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CD07D4">
      <w:pPr>
        <w:rPr>
          <w:del w:id="7470" w:author="박윤수" w:date="2014-08-23T00:15:00Z"/>
          <w:lang w:val="en-US" w:eastAsia="ko-KR"/>
        </w:rPr>
        <w:pPrChange w:id="7471" w:author="박윤수" w:date="2014-08-23T00:18:00Z">
          <w:pPr>
            <w:spacing w:after="0"/>
          </w:pPr>
        </w:pPrChange>
      </w:pPr>
      <w:del w:id="7472" w:author="박윤수" w:date="2014-08-23T00:15:00Z">
        <w:r w:rsidRPr="00CD07D4" w:rsidDel="00C13530">
          <w:rPr>
            <w:lang w:val="en-US" w:eastAsia="ko-KR"/>
          </w:rPr>
          <w:delText>move_to_first_row()</w:delText>
        </w:r>
      </w:del>
    </w:p>
    <w:p w:rsidR="00000000" w:rsidRDefault="00CD07D4">
      <w:pPr>
        <w:rPr>
          <w:del w:id="7473" w:author="박윤수" w:date="2014-08-23T00:15:00Z"/>
          <w:lang w:val="en-US" w:eastAsia="ko-KR"/>
        </w:rPr>
        <w:pPrChange w:id="7474" w:author="박윤수" w:date="2014-08-23T00:18:00Z">
          <w:pPr>
            <w:spacing w:after="0"/>
          </w:pPr>
        </w:pPrChange>
      </w:pPr>
      <w:del w:id="7475" w:author="박윤수" w:date="2014-08-23T00:15:00Z">
        <w:r w:rsidRPr="00CD07D4" w:rsidDel="00C13530">
          <w:rPr>
            <w:lang w:val="en-US" w:eastAsia="ko-KR"/>
          </w:rPr>
          <w:delText>repeat(harvest_two_rows, 3)</w:delText>
        </w:r>
      </w:del>
    </w:p>
    <w:p w:rsidR="00CF6B85" w:rsidRDefault="00CD07D4">
      <w:pPr>
        <w:rPr>
          <w:del w:id="7476" w:author="박윤수" w:date="2014-08-23T00:15:00Z"/>
          <w:lang w:val="en-US" w:eastAsia="ko-KR"/>
        </w:rPr>
      </w:pPr>
      <w:del w:id="7477" w:author="박윤수" w:date="2014-08-23T00:15:00Z">
        <w:r w:rsidRPr="00CD07D4" w:rsidDel="00C13530">
          <w:rPr>
            <w:lang w:val="en-US" w:eastAsia="ko-KR"/>
          </w:rPr>
          <w:delText>turn_off()</w:delText>
        </w:r>
      </w:del>
    </w:p>
    <w:p w:rsidR="00CF6B85" w:rsidRDefault="00CD07D4">
      <w:pPr>
        <w:rPr>
          <w:ins w:id="7478" w:author="이은정" w:date="2014-08-22T14:54:00Z"/>
          <w:del w:id="7479" w:author="박윤수" w:date="2014-08-23T00:15:00Z"/>
          <w:lang w:val="en-US" w:eastAsia="ko-KR"/>
        </w:rPr>
      </w:pPr>
      <w:del w:id="7480" w:author="박윤수" w:date="2014-08-23T00:15:00Z">
        <w:r w:rsidDel="00C13530">
          <w:rPr>
            <w:rFonts w:hint="eastAsia"/>
            <w:lang w:val="en-US" w:eastAsia="ko-KR"/>
          </w:rPr>
          <w:delText>다시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수확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문제에서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앞서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새로운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비교하여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보세요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CF6B85">
      <w:pPr>
        <w:rPr>
          <w:del w:id="7481" w:author="박윤수" w:date="2014-08-23T00:15:00Z"/>
          <w:lang w:val="en-US" w:eastAsia="ko-KR"/>
        </w:rPr>
      </w:pPr>
    </w:p>
    <w:p w:rsidR="00000000" w:rsidRDefault="003D0D15">
      <w:pPr>
        <w:ind w:left="0"/>
        <w:rPr>
          <w:ins w:id="7482" w:author="이은정" w:date="2014-08-22T14:54:00Z"/>
          <w:del w:id="7483" w:author="박윤수" w:date="2014-08-23T00:15:00Z"/>
          <w:b/>
          <w:color w:val="C00000"/>
          <w:lang w:eastAsia="ko-KR"/>
        </w:rPr>
        <w:pPrChange w:id="7484" w:author="박윤수" w:date="2014-08-23T00:18:00Z">
          <w:pPr>
            <w:spacing w:after="0"/>
            <w:ind w:left="0"/>
          </w:pPr>
        </w:pPrChange>
      </w:pPr>
      <w:ins w:id="7485" w:author="이은정" w:date="2014-08-22T14:54:00Z">
        <w:del w:id="7486" w:author="박윤수" w:date="2014-08-23T00:15:00Z">
          <w:r w:rsidDel="00C13530">
            <w:rPr>
              <w:b/>
              <w:color w:val="C00000"/>
              <w:lang w:eastAsia="ko-KR"/>
            </w:rPr>
            <w:br w:type="page"/>
          </w:r>
        </w:del>
      </w:ins>
    </w:p>
    <w:p w:rsidR="00CF6B85" w:rsidRDefault="004E12D9">
      <w:pPr>
        <w:rPr>
          <w:del w:id="7487" w:author="박윤수" w:date="2014-08-23T00:15:00Z"/>
          <w:b/>
          <w:color w:val="C00000"/>
          <w:lang w:eastAsia="ko-KR"/>
        </w:rPr>
      </w:pPr>
      <w:del w:id="7488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다시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수확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시기</w:delText>
        </w:r>
      </w:del>
    </w:p>
    <w:p w:rsidR="00CF6B85" w:rsidRDefault="004E12D9">
      <w:pPr>
        <w:rPr>
          <w:del w:id="7489" w:author="박윤수" w:date="2014-08-23T00:15:00Z"/>
          <w:lang w:eastAsia="ko-KR"/>
        </w:rPr>
      </w:pPr>
      <w:del w:id="7490" w:author="박윤수" w:date="2014-08-23T00:15:00Z"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수확의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계절입니다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정원의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행이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대각선으로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정렬되어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있습니다</w:delText>
        </w:r>
        <w:r w:rsidR="00AE1A76"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으로</w:delText>
        </w:r>
      </w:del>
      <w:ins w:id="7491" w:author="이은정" w:date="2014-08-22T10:41:00Z">
        <w:del w:id="749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로</w:delText>
          </w:r>
        </w:del>
      </w:ins>
      <w:del w:id="7493" w:author="박윤수" w:date="2014-08-23T00:15:00Z"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하여금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아래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정원의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모든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당근</w:delText>
        </w:r>
        <w:r w:rsidR="00AE1A76" w:rsidDel="00C13530">
          <w:rPr>
            <w:rFonts w:hint="eastAsia"/>
            <w:lang w:eastAsia="ko-KR"/>
          </w:rPr>
          <w:delText>(</w:delText>
        </w:r>
        <w:r w:rsidR="00AE1A76" w:rsidDel="00C13530">
          <w:rPr>
            <w:rFonts w:hint="eastAsia"/>
            <w:lang w:eastAsia="ko-KR"/>
          </w:rPr>
          <w:delText>비퍼로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표현</w:delText>
        </w:r>
        <w:r w:rsidR="00AE1A76" w:rsidDel="00C13530">
          <w:rPr>
            <w:rFonts w:hint="eastAsia"/>
            <w:lang w:eastAsia="ko-KR"/>
          </w:rPr>
          <w:delText>)</w:delText>
        </w:r>
        <w:r w:rsidR="00AE1A76" w:rsidDel="00C13530">
          <w:rPr>
            <w:rFonts w:hint="eastAsia"/>
            <w:lang w:eastAsia="ko-KR"/>
          </w:rPr>
          <w:delText>을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수확하도록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만드세요</w:delText>
        </w:r>
        <w:r w:rsidR="00AE1A76" w:rsidDel="00C13530">
          <w:rPr>
            <w:rFonts w:hint="eastAsia"/>
            <w:lang w:eastAsia="ko-KR"/>
          </w:rPr>
          <w:delText xml:space="preserve">. </w:delText>
        </w:r>
        <w:r w:rsidR="00A43226" w:rsidDel="00C13530">
          <w:rPr>
            <w:rFonts w:hint="eastAsia"/>
            <w:lang w:eastAsia="ko-KR"/>
          </w:rPr>
          <w:delText>월드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Del="00C13530">
          <w:rPr>
            <w:rFonts w:hint="eastAsia"/>
            <w:lang w:eastAsia="ko-KR"/>
          </w:rPr>
          <w:delText>파일은</w:delText>
        </w:r>
        <w:r w:rsidR="00AE1A76" w:rsidDel="00C13530">
          <w:rPr>
            <w:rFonts w:hint="eastAsia"/>
            <w:lang w:eastAsia="ko-KR"/>
          </w:rPr>
          <w:delText xml:space="preserve"> </w:delText>
        </w:r>
        <w:r w:rsidR="00AE1A76" w:rsidRPr="00AE1A76" w:rsidDel="00C13530">
          <w:rPr>
            <w:lang w:eastAsia="ko-KR"/>
          </w:rPr>
          <w:delText>harvest4.wld</w:delText>
        </w:r>
        <w:r w:rsidR="00AE1A76" w:rsidDel="00C13530">
          <w:rPr>
            <w:rFonts w:hint="eastAsia"/>
            <w:lang w:eastAsia="ko-KR"/>
          </w:rPr>
          <w:delText>입니다</w:delText>
        </w:r>
        <w:r w:rsidR="00AE1A76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7494" w:author="박윤수" w:date="2014-08-23T00:15:00Z"/>
          <w:lang w:val="en-US" w:eastAsia="ko-KR"/>
        </w:rPr>
      </w:pPr>
      <w:del w:id="7495" w:author="박윤수" w:date="2014-08-23T00:15:00Z">
        <w:r>
          <w:rPr>
            <w:noProof/>
            <w:lang w:val="en-US" w:eastAsia="ko-KR"/>
            <w:rPrChange w:id="74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128286" cy="4048125"/>
              <wp:effectExtent l="19050" t="0" r="5564" b="0"/>
              <wp:docPr id="141" name="그림 140" descr="harves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2.png"/>
                      <pic:cNvPicPr/>
                    </pic:nvPicPr>
                    <pic:blipFill>
                      <a:blip r:embed="rId8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8286" cy="404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E1A76">
      <w:pPr>
        <w:rPr>
          <w:del w:id="7497" w:author="박윤수" w:date="2014-08-23T00:15:00Z"/>
          <w:lang w:val="en-US" w:eastAsia="ko-KR"/>
        </w:rPr>
      </w:pPr>
      <w:del w:id="7498" w:author="박윤수" w:date="2014-08-23T00:15:00Z">
        <w:r w:rsidDel="00C13530">
          <w:rPr>
            <w:rFonts w:hint="eastAsia"/>
            <w:lang w:val="en-US" w:eastAsia="ko-KR"/>
          </w:rPr>
          <w:delText>앞선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예제처럼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여러분의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정의해야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합니다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AE1A76">
      <w:pPr>
        <w:rPr>
          <w:del w:id="7499" w:author="박윤수" w:date="2014-08-23T00:15:00Z"/>
          <w:lang w:val="en-US" w:eastAsia="ko-KR"/>
        </w:rPr>
        <w:pPrChange w:id="7500" w:author="박윤수" w:date="2014-08-23T00:18:00Z">
          <w:pPr>
            <w:spacing w:after="0"/>
          </w:pPr>
        </w:pPrChange>
      </w:pPr>
      <w:del w:id="7501" w:author="박윤수" w:date="2014-08-23T00:15:00Z">
        <w:r w:rsidRPr="00AE1A76" w:rsidDel="00C13530">
          <w:rPr>
            <w:lang w:val="en-US" w:eastAsia="ko-KR"/>
          </w:rPr>
          <w:delText>move_to_first_row()</w:delText>
        </w:r>
      </w:del>
    </w:p>
    <w:p w:rsidR="00CF6B85" w:rsidRDefault="00AE1A76">
      <w:pPr>
        <w:rPr>
          <w:del w:id="7502" w:author="박윤수" w:date="2014-08-23T00:15:00Z"/>
          <w:lang w:val="en-US" w:eastAsia="ko-KR"/>
        </w:rPr>
      </w:pPr>
      <w:del w:id="7503" w:author="박윤수" w:date="2014-08-23T00:15:00Z">
        <w:r w:rsidRPr="00AE1A76" w:rsidDel="00C13530">
          <w:rPr>
            <w:lang w:val="en-US" w:eastAsia="ko-KR"/>
          </w:rPr>
          <w:delText>harvest_two_rows()</w:delText>
        </w:r>
      </w:del>
    </w:p>
    <w:p w:rsidR="00CF6B85" w:rsidRDefault="00AE1A76">
      <w:pPr>
        <w:rPr>
          <w:del w:id="7504" w:author="박윤수" w:date="2014-08-23T00:15:00Z"/>
          <w:lang w:val="en-US" w:eastAsia="ko-KR"/>
        </w:rPr>
      </w:pPr>
      <w:del w:id="7505" w:author="박윤수" w:date="2014-08-23T00:15:00Z">
        <w:r w:rsidDel="00C13530">
          <w:rPr>
            <w:rFonts w:hint="eastAsia"/>
            <w:lang w:val="en-US" w:eastAsia="ko-KR"/>
          </w:rPr>
          <w:delText>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명령문들은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앞서와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방식으로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정의되지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것입니다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하지만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함수들을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정의하면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앞선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예제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방식으로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여러분의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작성해야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합니다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AE1A76">
      <w:pPr>
        <w:rPr>
          <w:del w:id="7506" w:author="박윤수" w:date="2014-08-23T00:15:00Z"/>
          <w:lang w:val="en-US" w:eastAsia="ko-KR"/>
        </w:rPr>
        <w:pPrChange w:id="7507" w:author="박윤수" w:date="2014-08-23T00:18:00Z">
          <w:pPr>
            <w:spacing w:after="0"/>
          </w:pPr>
        </w:pPrChange>
      </w:pPr>
      <w:del w:id="7508" w:author="박윤수" w:date="2014-08-23T00:15:00Z">
        <w:r w:rsidRPr="00AE1A76" w:rsidDel="00C13530">
          <w:rPr>
            <w:lang w:val="en-US" w:eastAsia="ko-KR"/>
          </w:rPr>
          <w:delText>move_to_first_row()</w:delText>
        </w:r>
      </w:del>
    </w:p>
    <w:p w:rsidR="00000000" w:rsidRDefault="00AE1A76">
      <w:pPr>
        <w:rPr>
          <w:del w:id="7509" w:author="박윤수" w:date="2014-08-23T00:15:00Z"/>
          <w:lang w:val="en-US" w:eastAsia="ko-KR"/>
        </w:rPr>
        <w:pPrChange w:id="7510" w:author="박윤수" w:date="2014-08-23T00:18:00Z">
          <w:pPr>
            <w:spacing w:after="0"/>
          </w:pPr>
        </w:pPrChange>
      </w:pPr>
      <w:del w:id="7511" w:author="박윤수" w:date="2014-08-23T00:15:00Z">
        <w:r w:rsidRPr="00AE1A76" w:rsidDel="00C13530">
          <w:rPr>
            <w:lang w:val="en-US" w:eastAsia="ko-KR"/>
          </w:rPr>
          <w:delText>repeat(harvest_two_rows, 3)</w:delText>
        </w:r>
      </w:del>
    </w:p>
    <w:p w:rsidR="00CF6B85" w:rsidRDefault="00AE1A76">
      <w:pPr>
        <w:rPr>
          <w:del w:id="7512" w:author="박윤수" w:date="2014-08-23T00:15:00Z"/>
          <w:lang w:val="en-US" w:eastAsia="ko-KR"/>
        </w:rPr>
      </w:pPr>
      <w:del w:id="7513" w:author="박윤수" w:date="2014-08-23T00:15:00Z">
        <w:r w:rsidRPr="00AE1A76" w:rsidDel="00C13530">
          <w:rPr>
            <w:lang w:val="en-US" w:eastAsia="ko-KR"/>
          </w:rPr>
          <w:delText>turn_off()</w:delText>
        </w:r>
      </w:del>
    </w:p>
    <w:p w:rsidR="00CF6B85" w:rsidRDefault="00AE1A76">
      <w:pPr>
        <w:rPr>
          <w:ins w:id="7514" w:author="이은정" w:date="2014-08-22T14:55:00Z"/>
          <w:del w:id="7515" w:author="박윤수" w:date="2014-08-23T00:15:00Z"/>
          <w:lang w:val="en-US" w:eastAsia="ko-KR"/>
        </w:rPr>
      </w:pPr>
      <w:del w:id="7516" w:author="박윤수" w:date="2014-08-23T00:15:00Z">
        <w:r w:rsidDel="00C13530">
          <w:rPr>
            <w:rFonts w:hint="eastAsia"/>
            <w:lang w:val="en-US" w:eastAsia="ko-KR"/>
          </w:rPr>
          <w:delText>벽면</w:delText>
        </w:r>
      </w:del>
      <w:ins w:id="7517" w:author="이은정" w:date="2014-08-22T13:22:00Z">
        <w:del w:id="7518" w:author="박윤수" w:date="2014-08-23T00:15:00Z">
          <w:r w:rsidR="00D0143E" w:rsidDel="00C13530">
            <w:rPr>
              <w:rFonts w:hint="eastAsia"/>
              <w:lang w:val="en-US" w:eastAsia="ko-KR"/>
            </w:rPr>
            <w:delText>벽</w:delText>
          </w:r>
        </w:del>
      </w:ins>
      <w:del w:id="7519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가장자리에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부딪히지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않도록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주의하세요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수확을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어디서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시작해서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어느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방향으로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수확을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것인지를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보세요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종이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위에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스케치를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하여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경로를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그려보는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도움이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CF6B85">
      <w:pPr>
        <w:rPr>
          <w:del w:id="7520" w:author="박윤수" w:date="2014-08-23T00:15:00Z"/>
          <w:lang w:val="en-US" w:eastAsia="ko-KR"/>
        </w:rPr>
      </w:pPr>
    </w:p>
    <w:p w:rsidR="00CF6B85" w:rsidRDefault="00AF7365">
      <w:pPr>
        <w:jc w:val="center"/>
        <w:rPr>
          <w:del w:id="7521" w:author="박윤수" w:date="2014-08-23T00:15:00Z"/>
          <w:lang w:eastAsia="ko-KR"/>
        </w:rPr>
      </w:pPr>
      <w:del w:id="7522" w:author="박윤수" w:date="2014-08-23T00:15:00Z">
        <w:r>
          <w:rPr>
            <w:noProof/>
            <w:lang w:val="en-US" w:eastAsia="ko-KR"/>
            <w:rPrChange w:id="752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42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520412" w:rsidDel="00C13530">
          <w:rPr>
            <w:rFonts w:hint="eastAsia"/>
            <w:lang w:eastAsia="ko-KR"/>
          </w:rPr>
          <w:delText>확실히</w:delText>
        </w:r>
        <w:r w:rsidR="00520412" w:rsidDel="00C13530">
          <w:rPr>
            <w:rFonts w:hint="eastAsia"/>
            <w:lang w:eastAsia="ko-KR"/>
          </w:rPr>
          <w:delText xml:space="preserve"> </w:delText>
        </w:r>
        <w:r w:rsidR="00520412" w:rsidDel="00C13530">
          <w:rPr>
            <w:rFonts w:hint="eastAsia"/>
            <w:lang w:eastAsia="ko-KR"/>
          </w:rPr>
          <w:delText>반복</w:delText>
        </w:r>
        <w:r w:rsidR="00520412" w:rsidDel="00C13530">
          <w:rPr>
            <w:rFonts w:hint="eastAsia"/>
            <w:lang w:eastAsia="ko-KR"/>
          </w:rPr>
          <w:delText xml:space="preserve"> </w:delText>
        </w:r>
        <w:r w:rsidR="00520412" w:rsidDel="00C13530">
          <w:rPr>
            <w:rFonts w:hint="eastAsia"/>
            <w:lang w:eastAsia="ko-KR"/>
          </w:rPr>
          <w:delText>피하기</w:delText>
        </w:r>
        <w:r w:rsidR="00520412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752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44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520412" w:rsidDel="00C13530">
          <w:rPr>
            <w:rFonts w:hint="eastAsia"/>
            <w:lang w:eastAsia="ko-KR"/>
          </w:rPr>
          <w:delText xml:space="preserve">-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7525" w:author="이은정" w:date="2014-08-22T10:41:00Z">
        <w:del w:id="752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7527" w:author="박윤수" w:date="2014-08-23T00:15:00Z"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스스로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결정을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할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수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있다면</w:delText>
        </w:r>
        <w:r>
          <w:rPr>
            <w:noProof/>
            <w:lang w:val="en-US" w:eastAsia="ko-KR"/>
            <w:rPrChange w:id="752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4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pStyle w:val="HiddenfromContents"/>
        <w:pageBreakBefore/>
        <w:rPr>
          <w:del w:id="7529" w:author="박윤수" w:date="2014-08-23T00:15:00Z"/>
          <w:lang w:eastAsia="ko-KR"/>
        </w:rPr>
      </w:pPr>
      <w:del w:id="7530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7531" w:author="이은정" w:date="2014-08-22T10:41:00Z">
        <w:del w:id="753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7533" w:author="박윤수" w:date="2014-08-23T00:15:00Z"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스스로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결정을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할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수</w:delText>
        </w:r>
        <w:r w:rsidR="004C656C" w:rsidDel="00C13530">
          <w:rPr>
            <w:rFonts w:hint="eastAsia"/>
            <w:lang w:eastAsia="ko-KR"/>
          </w:rPr>
          <w:delText xml:space="preserve"> </w:delText>
        </w:r>
        <w:r w:rsidR="004C656C" w:rsidDel="00C13530">
          <w:rPr>
            <w:rFonts w:hint="eastAsia"/>
            <w:lang w:eastAsia="ko-KR"/>
          </w:rPr>
          <w:delText>있다면</w:delText>
        </w:r>
      </w:del>
    </w:p>
    <w:p w:rsidR="00CF6B85" w:rsidRDefault="00603C03">
      <w:pPr>
        <w:rPr>
          <w:del w:id="7534" w:author="박윤수" w:date="2014-08-23T00:15:00Z"/>
          <w:sz w:val="18"/>
          <w:lang w:eastAsia="ko-KR"/>
        </w:rPr>
      </w:pPr>
      <w:del w:id="7535" w:author="박윤수" w:date="2014-08-23T00:15:00Z">
        <w:r w:rsidRPr="00603C03" w:rsidDel="00C13530">
          <w:rPr>
            <w:rFonts w:hint="eastAsia"/>
            <w:sz w:val="28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, </w:delText>
        </w:r>
        <w:r w:rsidRPr="00603C03" w:rsidDel="00C13530">
          <w:rPr>
            <w:rFonts w:hint="eastAsia"/>
            <w:sz w:val="18"/>
            <w:lang w:eastAsia="ko-KR"/>
          </w:rPr>
          <w:delText>만약</w:delText>
        </w:r>
        <w:r w:rsidDel="00C13530">
          <w:rPr>
            <w:sz w:val="18"/>
            <w:lang w:eastAsia="ko-KR"/>
          </w:rPr>
          <w:delText>…</w:delText>
        </w:r>
      </w:del>
    </w:p>
    <w:p w:rsidR="00CF6B85" w:rsidRDefault="00603C03">
      <w:pPr>
        <w:rPr>
          <w:del w:id="7536" w:author="박윤수" w:date="2014-08-23T00:15:00Z"/>
          <w:lang w:eastAsia="ko-KR"/>
        </w:rPr>
      </w:pPr>
      <w:del w:id="7537" w:author="박윤수" w:date="2014-08-23T00:15:00Z">
        <w:r w:rsidRPr="00603C03" w:rsidDel="00C13530">
          <w:rPr>
            <w:rFonts w:hint="eastAsia"/>
            <w:lang w:eastAsia="ko-KR"/>
          </w:rPr>
          <w:delText>잠시만요</w:delText>
        </w:r>
        <w:r w:rsidRPr="00603C03" w:rsidDel="00C13530">
          <w:rPr>
            <w:rFonts w:hint="eastAsia"/>
            <w:lang w:eastAsia="ko-KR"/>
          </w:rPr>
          <w:delText xml:space="preserve">!!!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7538" w:author="이은정" w:date="2014-08-22T10:41:00Z">
        <w:del w:id="753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7540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스스로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드리지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않았나요</w:delText>
        </w:r>
        <w:r w:rsidDel="00C13530">
          <w:rPr>
            <w:rFonts w:hint="eastAsia"/>
            <w:lang w:eastAsia="ko-KR"/>
          </w:rPr>
          <w:delText>?</w:delText>
        </w:r>
      </w:del>
    </w:p>
    <w:p w:rsidR="00CF6B85" w:rsidRDefault="00E80AEF">
      <w:pPr>
        <w:pStyle w:val="affc"/>
        <w:numPr>
          <w:ilvl w:val="0"/>
          <w:numId w:val="27"/>
        </w:numPr>
        <w:ind w:leftChars="0"/>
        <w:rPr>
          <w:del w:id="7541" w:author="박윤수" w:date="2014-08-23T00:15:00Z"/>
          <w:b/>
          <w:color w:val="0070C0"/>
          <w:sz w:val="24"/>
          <w:lang w:eastAsia="ko-KR"/>
          <w:rPrChange w:id="7542" w:author="이은정" w:date="2014-08-22T16:38:00Z">
            <w:rPr>
              <w:del w:id="7543" w:author="박윤수" w:date="2014-08-23T00:15:00Z"/>
              <w:b/>
              <w:sz w:val="24"/>
              <w:lang w:eastAsia="ko-KR"/>
            </w:rPr>
          </w:rPrChange>
        </w:rPr>
      </w:pPr>
      <w:del w:id="7544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7545" w:author="이은정" w:date="2014-08-22T16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첫</w:delText>
        </w:r>
        <w:r w:rsidRPr="00E80AEF">
          <w:rPr>
            <w:b/>
            <w:color w:val="0070C0"/>
            <w:sz w:val="24"/>
            <w:lang w:eastAsia="ko-KR"/>
            <w:rPrChange w:id="7546" w:author="이은정" w:date="2014-08-22T16:38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547" w:author="이은정" w:date="2014-08-22T16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번째</w:delText>
        </w:r>
        <w:r w:rsidRPr="00E80AEF">
          <w:rPr>
            <w:b/>
            <w:color w:val="0070C0"/>
            <w:sz w:val="24"/>
            <w:lang w:eastAsia="ko-KR"/>
            <w:rPrChange w:id="7548" w:author="이은정" w:date="2014-08-22T16:38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549" w:author="이은정" w:date="2014-08-22T16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결정</w:delText>
        </w:r>
      </w:del>
    </w:p>
    <w:p w:rsidR="00CF6B85" w:rsidRDefault="00603C03">
      <w:pPr>
        <w:rPr>
          <w:del w:id="7550" w:author="박윤수" w:date="2014-08-23T00:15:00Z"/>
          <w:sz w:val="24"/>
          <w:lang w:eastAsia="ko-KR"/>
        </w:rPr>
      </w:pPr>
      <w:del w:id="7551" w:author="박윤수" w:date="2014-08-23T00:15:00Z">
        <w:r w:rsidDel="00C13530">
          <w:rPr>
            <w:rFonts w:hint="eastAsia"/>
            <w:sz w:val="24"/>
            <w:lang w:eastAsia="ko-KR"/>
          </w:rPr>
          <w:delText>음</w:delText>
        </w:r>
        <w:r w:rsidDel="00C13530">
          <w:rPr>
            <w:sz w:val="24"/>
            <w:lang w:eastAsia="ko-KR"/>
          </w:rPr>
          <w:delText>…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사실대로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말씀드려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552" w:author="이은정" w:date="2014-08-22T10:41:00Z">
        <w:del w:id="7553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554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스스로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결정을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하기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위해서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약간의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도움이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필요합니다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</w:del>
      <w:ins w:id="7555" w:author="이은정" w:date="2014-08-22T10:41:00Z">
        <w:del w:id="7556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</w:del>
      </w:ins>
      <w:del w:id="7557" w:author="박윤수" w:date="2014-08-23T00:15:00Z">
        <w:r w:rsidDel="00C13530">
          <w:rPr>
            <w:rFonts w:hint="eastAsia"/>
            <w:sz w:val="24"/>
            <w:lang w:eastAsia="ko-KR"/>
          </w:rPr>
          <w:delText>에게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결정할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몇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가지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선택사항을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주어야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합니다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예를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들어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558" w:author="이은정" w:date="2014-08-22T10:41:00Z">
        <w:del w:id="7559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560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옆에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때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무엇을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해야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할지에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대해서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몇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가지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선택지를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있습니다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예를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들어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561" w:author="이은정" w:date="2014-08-22T10:41:00Z">
        <w:del w:id="7562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563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아래처럼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비퍼를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집으라고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있습니다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603C03">
      <w:pPr>
        <w:rPr>
          <w:del w:id="7564" w:author="박윤수" w:date="2014-08-23T00:15:00Z"/>
          <w:sz w:val="24"/>
          <w:lang w:eastAsia="ko-KR"/>
        </w:rPr>
        <w:pPrChange w:id="7565" w:author="박윤수" w:date="2014-08-23T00:18:00Z">
          <w:pPr>
            <w:spacing w:after="0"/>
          </w:pPr>
        </w:pPrChange>
      </w:pPr>
      <w:del w:id="7566" w:author="박윤수" w:date="2014-08-23T00:15:00Z">
        <w:r w:rsidRPr="00603C03" w:rsidDel="00C13530">
          <w:rPr>
            <w:color w:val="0070C0"/>
            <w:sz w:val="24"/>
            <w:lang w:eastAsia="ko-KR"/>
          </w:rPr>
          <w:delText>if</w:delText>
        </w:r>
        <w:r w:rsidRPr="00603C03" w:rsidDel="00C13530">
          <w:rPr>
            <w:sz w:val="24"/>
            <w:lang w:eastAsia="ko-KR"/>
          </w:rPr>
          <w:delText xml:space="preserve"> next_to_a_beeper():</w:delText>
        </w:r>
      </w:del>
    </w:p>
    <w:p w:rsidR="00CF6B85" w:rsidRDefault="00603C03">
      <w:pPr>
        <w:rPr>
          <w:del w:id="7567" w:author="박윤수" w:date="2014-08-23T00:15:00Z"/>
          <w:sz w:val="24"/>
          <w:lang w:eastAsia="ko-KR"/>
        </w:rPr>
      </w:pPr>
      <w:del w:id="7568" w:author="박윤수" w:date="2014-08-23T00:15:00Z">
        <w:r w:rsidRPr="00603C03" w:rsidDel="00C13530">
          <w:rPr>
            <w:sz w:val="24"/>
            <w:lang w:eastAsia="ko-KR"/>
          </w:rPr>
          <w:delText xml:space="preserve">    pick_beeper()</w:delText>
        </w:r>
      </w:del>
    </w:p>
    <w:p w:rsidR="00CF6B85" w:rsidRDefault="00603C03">
      <w:pPr>
        <w:rPr>
          <w:del w:id="7569" w:author="박윤수" w:date="2014-08-23T00:15:00Z"/>
          <w:sz w:val="24"/>
          <w:lang w:eastAsia="ko-KR"/>
        </w:rPr>
      </w:pPr>
      <w:del w:id="7570" w:author="박윤수" w:date="2014-08-23T00:15:00Z">
        <w:r w:rsidDel="00C13530">
          <w:rPr>
            <w:rFonts w:hint="eastAsia"/>
            <w:sz w:val="24"/>
            <w:lang w:eastAsia="ko-KR"/>
          </w:rPr>
          <w:delText>위의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코드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의미를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살펴봅시다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603C03">
      <w:pPr>
        <w:pStyle w:val="affc"/>
        <w:numPr>
          <w:ilvl w:val="0"/>
          <w:numId w:val="28"/>
        </w:numPr>
        <w:ind w:leftChars="0"/>
        <w:rPr>
          <w:del w:id="7571" w:author="박윤수" w:date="2014-08-23T00:15:00Z"/>
          <w:sz w:val="24"/>
          <w:lang w:eastAsia="ko-KR"/>
        </w:rPr>
        <w:pPrChange w:id="7572" w:author="박윤수" w:date="2014-08-23T00:18:00Z">
          <w:pPr>
            <w:pStyle w:val="affc"/>
            <w:numPr>
              <w:numId w:val="28"/>
            </w:numPr>
            <w:spacing w:after="0"/>
            <w:ind w:leftChars="0" w:left="1367" w:hanging="400"/>
          </w:pPr>
        </w:pPrChange>
      </w:pPr>
      <w:del w:id="7573" w:author="박윤수" w:date="2014-08-23T00:15:00Z">
        <w:r w:rsidDel="00C13530">
          <w:rPr>
            <w:rFonts w:hint="eastAsia"/>
            <w:sz w:val="24"/>
            <w:lang w:eastAsia="ko-KR"/>
          </w:rPr>
          <w:delText>파이썬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키워드</w:delText>
        </w:r>
        <w:r w:rsidDel="00C13530">
          <w:rPr>
            <w:rFonts w:hint="eastAsia"/>
            <w:sz w:val="24"/>
            <w:lang w:eastAsia="ko-KR"/>
          </w:rPr>
          <w:delText xml:space="preserve"> if </w:delText>
        </w:r>
        <w:r w:rsidDel="00C13530">
          <w:rPr>
            <w:rFonts w:hint="eastAsia"/>
            <w:sz w:val="24"/>
            <w:lang w:eastAsia="ko-KR"/>
          </w:rPr>
          <w:delText>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</w:del>
      <w:ins w:id="7574" w:author="이은정" w:date="2014-08-22T10:41:00Z">
        <w:del w:id="7575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</w:del>
      </w:ins>
      <w:del w:id="7576" w:author="박윤수" w:date="2014-08-23T00:15:00Z">
        <w:r w:rsidDel="00C13530">
          <w:rPr>
            <w:rFonts w:hint="eastAsia"/>
            <w:sz w:val="24"/>
            <w:lang w:eastAsia="ko-KR"/>
          </w:rPr>
          <w:delText>에게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조건의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값이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참</w:delText>
        </w:r>
        <w:r w:rsidDel="00C13530">
          <w:rPr>
            <w:rFonts w:hint="eastAsia"/>
            <w:sz w:val="24"/>
            <w:lang w:eastAsia="ko-KR"/>
          </w:rPr>
          <w:delText>(True)</w:delText>
        </w:r>
        <w:r w:rsidDel="00C13530">
          <w:rPr>
            <w:rFonts w:hint="eastAsia"/>
            <w:sz w:val="24"/>
            <w:lang w:eastAsia="ko-KR"/>
          </w:rPr>
          <w:delText>이나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거짓</w:delText>
        </w:r>
        <w:r w:rsidDel="00C13530">
          <w:rPr>
            <w:rFonts w:hint="eastAsia"/>
            <w:sz w:val="24"/>
            <w:lang w:eastAsia="ko-KR"/>
          </w:rPr>
          <w:delText>(False)</w:delText>
        </w:r>
        <w:r w:rsidDel="00C13530">
          <w:rPr>
            <w:rFonts w:hint="eastAsia"/>
            <w:sz w:val="24"/>
            <w:lang w:eastAsia="ko-KR"/>
          </w:rPr>
          <w:delText>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따라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행동을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취하게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합니다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603C03">
      <w:pPr>
        <w:pStyle w:val="affc"/>
        <w:numPr>
          <w:ilvl w:val="0"/>
          <w:numId w:val="28"/>
        </w:numPr>
        <w:ind w:leftChars="0"/>
        <w:rPr>
          <w:del w:id="7577" w:author="박윤수" w:date="2014-08-23T00:15:00Z"/>
          <w:sz w:val="24"/>
          <w:lang w:eastAsia="ko-KR"/>
        </w:rPr>
        <w:pPrChange w:id="7578" w:author="박윤수" w:date="2014-08-23T00:18:00Z">
          <w:pPr>
            <w:pStyle w:val="affc"/>
            <w:numPr>
              <w:numId w:val="28"/>
            </w:numPr>
            <w:spacing w:after="0"/>
            <w:ind w:leftChars="0" w:left="1367" w:hanging="400"/>
          </w:pPr>
        </w:pPrChange>
      </w:pPr>
      <w:del w:id="7579" w:author="박윤수" w:date="2014-08-23T00:15:00Z">
        <w:r w:rsidRPr="00603C03" w:rsidDel="00C13530">
          <w:rPr>
            <w:sz w:val="24"/>
            <w:lang w:eastAsia="ko-KR"/>
          </w:rPr>
          <w:delText>next_to_a_beeper()</w:delText>
        </w:r>
        <w:r w:rsidR="009A2BC9" w:rsidDel="00C13530">
          <w:rPr>
            <w:rFonts w:hint="eastAsia"/>
            <w:sz w:val="24"/>
            <w:lang w:eastAsia="ko-KR"/>
          </w:rPr>
          <w:delText>은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조건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혹은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시험으로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580" w:author="이은정" w:date="2014-08-22T10:41:00Z">
        <w:del w:id="7581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582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옆에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있다면</w:delText>
        </w:r>
        <w:r w:rsidDel="00C13530">
          <w:rPr>
            <w:rFonts w:hint="eastAsia"/>
            <w:sz w:val="24"/>
            <w:lang w:eastAsia="ko-KR"/>
          </w:rPr>
          <w:delText xml:space="preserve"> (</w:delText>
        </w:r>
        <w:r w:rsidDel="00C13530">
          <w:rPr>
            <w:rFonts w:hint="eastAsia"/>
            <w:sz w:val="24"/>
            <w:lang w:eastAsia="ko-KR"/>
          </w:rPr>
          <w:delText>스크린에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같은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위치에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한다면</w:delText>
        </w:r>
        <w:r w:rsidDel="00C13530">
          <w:rPr>
            <w:rFonts w:hint="eastAsia"/>
            <w:sz w:val="24"/>
            <w:lang w:eastAsia="ko-KR"/>
          </w:rPr>
          <w:delText>)</w:delText>
        </w:r>
        <w:r w:rsidDel="00C13530">
          <w:rPr>
            <w:rFonts w:hint="eastAsia"/>
            <w:sz w:val="24"/>
            <w:lang w:eastAsia="ko-KR"/>
          </w:rPr>
          <w:delText>조건은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사</w:delText>
        </w:r>
        <w:r w:rsidR="009A2BC9" w:rsidDel="00C13530">
          <w:rPr>
            <w:rFonts w:hint="eastAsia"/>
            <w:sz w:val="24"/>
            <w:lang w:eastAsia="ko-KR"/>
          </w:rPr>
          <w:delText>실이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되고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그렇지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않다면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거짓입니다</w:delText>
        </w:r>
        <w:r w:rsidR="009A2BC9"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9A2BC9">
      <w:pPr>
        <w:pStyle w:val="affc"/>
        <w:numPr>
          <w:ilvl w:val="0"/>
          <w:numId w:val="28"/>
        </w:numPr>
        <w:ind w:leftChars="0"/>
        <w:rPr>
          <w:del w:id="7583" w:author="박윤수" w:date="2014-08-23T00:15:00Z"/>
          <w:sz w:val="24"/>
          <w:lang w:eastAsia="ko-KR"/>
        </w:rPr>
        <w:pPrChange w:id="7584" w:author="박윤수" w:date="2014-08-23T00:18:00Z">
          <w:pPr>
            <w:pStyle w:val="affc"/>
            <w:numPr>
              <w:numId w:val="28"/>
            </w:numPr>
            <w:spacing w:after="0"/>
            <w:ind w:leftChars="0" w:left="1367" w:hanging="400"/>
          </w:pPr>
        </w:pPrChange>
      </w:pPr>
      <w:del w:id="7585" w:author="박윤수" w:date="2014-08-23T00:15:00Z">
        <w:r w:rsidDel="00C13530">
          <w:rPr>
            <w:rFonts w:hint="eastAsia"/>
            <w:sz w:val="24"/>
            <w:lang w:eastAsia="ko-KR"/>
          </w:rPr>
          <w:delText>코론</w:delText>
        </w:r>
        <w:r w:rsidDel="00C13530">
          <w:rPr>
            <w:rFonts w:hint="eastAsia"/>
            <w:sz w:val="24"/>
            <w:lang w:eastAsia="ko-KR"/>
          </w:rPr>
          <w:delText>(:)</w:delText>
        </w:r>
        <w:r w:rsidDel="00C13530">
          <w:rPr>
            <w:rFonts w:hint="eastAsia"/>
            <w:sz w:val="24"/>
            <w:lang w:eastAsia="ko-KR"/>
          </w:rPr>
          <w:delText>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조간이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</w:del>
      <w:ins w:id="7586" w:author="이은정" w:date="2014-08-22T14:56:00Z">
        <w:del w:id="7587" w:author="박윤수" w:date="2014-08-23T00:15:00Z">
          <w:r w:rsidR="003D0D15" w:rsidDel="00C13530">
            <w:rPr>
              <w:rFonts w:hint="eastAsia"/>
              <w:sz w:val="24"/>
              <w:lang w:eastAsia="ko-KR"/>
            </w:rPr>
            <w:delText>조건이</w:delText>
          </w:r>
          <w:r w:rsidR="003D0D15" w:rsidDel="00C13530">
            <w:rPr>
              <w:rFonts w:hint="eastAsia"/>
              <w:sz w:val="24"/>
              <w:lang w:eastAsia="ko-KR"/>
            </w:rPr>
            <w:delText xml:space="preserve"> </w:delText>
          </w:r>
        </w:del>
      </w:ins>
      <w:del w:id="7588" w:author="박윤수" w:date="2014-08-23T00:15:00Z">
        <w:r w:rsidDel="00C13530">
          <w:rPr>
            <w:rFonts w:hint="eastAsia"/>
            <w:sz w:val="24"/>
            <w:lang w:eastAsia="ko-KR"/>
          </w:rPr>
          <w:delText>참</w:delText>
        </w:r>
        <w:r w:rsidDel="00C13530">
          <w:rPr>
            <w:rFonts w:hint="eastAsia"/>
            <w:sz w:val="24"/>
            <w:lang w:eastAsia="ko-KR"/>
          </w:rPr>
          <w:delText>(True)</w:delText>
        </w:r>
        <w:r w:rsidDel="00C13530">
          <w:rPr>
            <w:rFonts w:hint="eastAsia"/>
            <w:sz w:val="24"/>
            <w:lang w:eastAsia="ko-KR"/>
          </w:rPr>
          <w:delText>이라면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589" w:author="이은정" w:date="2014-08-22T10:41:00Z">
        <w:del w:id="7590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591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따라야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앞에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선행합니다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9A2BC9">
      <w:pPr>
        <w:pStyle w:val="affc"/>
        <w:numPr>
          <w:ilvl w:val="0"/>
          <w:numId w:val="28"/>
        </w:numPr>
        <w:ind w:leftChars="0"/>
        <w:rPr>
          <w:del w:id="7592" w:author="박윤수" w:date="2014-08-23T00:15:00Z"/>
          <w:sz w:val="24"/>
          <w:lang w:eastAsia="ko-KR"/>
        </w:rPr>
      </w:pPr>
      <w:del w:id="7593" w:author="박윤수" w:date="2014-08-23T00:15:00Z">
        <w:r w:rsidDel="00C13530">
          <w:rPr>
            <w:rFonts w:hint="eastAsia"/>
            <w:sz w:val="24"/>
            <w:lang w:eastAsia="ko-KR"/>
          </w:rPr>
          <w:delText>조건이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참인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경우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일련의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명령문은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정의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함수의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경우와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마찬가지로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들여쓰기를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합니다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9A2BC9">
      <w:pPr>
        <w:rPr>
          <w:del w:id="7594" w:author="박윤수" w:date="2014-08-23T00:15:00Z"/>
          <w:sz w:val="24"/>
          <w:lang w:eastAsia="ko-KR"/>
        </w:rPr>
      </w:pPr>
      <w:del w:id="7595" w:author="박윤수" w:date="2014-08-23T00:15:00Z">
        <w:r w:rsidDel="00C13530">
          <w:rPr>
            <w:rFonts w:hint="eastAsia"/>
            <w:sz w:val="24"/>
            <w:lang w:eastAsia="ko-KR"/>
          </w:rPr>
          <w:delText>설명이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처음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읽을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복잡하게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보일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있지만</w:delText>
        </w:r>
        <w:r w:rsidDel="00C13530">
          <w:rPr>
            <w:rFonts w:hint="eastAsia"/>
            <w:sz w:val="24"/>
            <w:lang w:eastAsia="ko-KR"/>
          </w:rPr>
          <w:delText xml:space="preserve">, if </w:delText>
        </w:r>
        <w:r w:rsidDel="00C13530">
          <w:rPr>
            <w:rFonts w:hint="eastAsia"/>
            <w:sz w:val="24"/>
            <w:lang w:eastAsia="ko-KR"/>
          </w:rPr>
          <w:delText>문을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사용하는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사실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매우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간단합니다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간단한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예제로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사용된</w:delText>
        </w:r>
        <w:r w:rsidDel="00C13530">
          <w:rPr>
            <w:rFonts w:hint="eastAsia"/>
            <w:sz w:val="24"/>
            <w:lang w:eastAsia="ko-KR"/>
          </w:rPr>
          <w:delText xml:space="preserve"> if </w:delText>
        </w:r>
        <w:r w:rsidDel="00C13530">
          <w:rPr>
            <w:rFonts w:hint="eastAsia"/>
            <w:sz w:val="24"/>
            <w:lang w:eastAsia="ko-KR"/>
          </w:rPr>
          <w:delText>문을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살펴보세요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596" w:author="이은정" w:date="2014-08-22T10:41:00Z">
        <w:del w:id="7597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598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9</w:delText>
        </w:r>
        <w:r w:rsidDel="00C13530">
          <w:rPr>
            <w:rFonts w:hint="eastAsia"/>
            <w:sz w:val="24"/>
            <w:lang w:eastAsia="ko-KR"/>
          </w:rPr>
          <w:delText>칸을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이동하면서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중간에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어떤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비퍼라도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줍는다고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가정합시다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예를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들어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시작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다음</w:delText>
        </w:r>
      </w:del>
      <w:del w:id="7599" w:author="박윤수" w:date="2014-08-22T21:11:00Z">
        <w:r w:rsidDel="00ED0CE7">
          <w:rPr>
            <w:rFonts w:hint="eastAsia"/>
            <w:sz w:val="24"/>
            <w:lang w:eastAsia="ko-KR"/>
          </w:rPr>
          <w:delText>와</w:delText>
        </w:r>
      </w:del>
      <w:del w:id="7600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같이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보일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것입니다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AF7365">
      <w:pPr>
        <w:rPr>
          <w:del w:id="7601" w:author="박윤수" w:date="2014-08-23T00:15:00Z"/>
          <w:sz w:val="24"/>
          <w:lang w:eastAsia="ko-KR"/>
        </w:rPr>
      </w:pPr>
      <w:del w:id="7602" w:author="박윤수" w:date="2014-08-23T00:15:00Z">
        <w:r>
          <w:rPr>
            <w:noProof/>
            <w:sz w:val="24"/>
            <w:lang w:val="en-US" w:eastAsia="ko-KR"/>
            <w:rPrChange w:id="760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14775" cy="771525"/>
              <wp:effectExtent l="19050" t="0" r="9525" b="0"/>
              <wp:docPr id="14" name="그림 13" descr="move_pick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ove_pick_start.png"/>
                      <pic:cNvPicPr/>
                    </pic:nvPicPr>
                    <pic:blipFill>
                      <a:blip r:embed="rId8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14775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A2BC9">
      <w:pPr>
        <w:rPr>
          <w:del w:id="7604" w:author="박윤수" w:date="2014-08-23T00:15:00Z"/>
          <w:sz w:val="24"/>
          <w:lang w:eastAsia="ko-KR"/>
        </w:rPr>
      </w:pPr>
      <w:del w:id="7605" w:author="박윤수" w:date="2014-08-23T00:15:00Z">
        <w:r w:rsidDel="00C13530">
          <w:rPr>
            <w:rFonts w:hint="eastAsia"/>
            <w:sz w:val="24"/>
            <w:lang w:eastAsia="ko-KR"/>
          </w:rPr>
          <w:delText>그리고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최종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다음과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같을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것입니다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AF7365">
      <w:pPr>
        <w:rPr>
          <w:del w:id="7606" w:author="박윤수" w:date="2014-08-23T00:15:00Z"/>
          <w:sz w:val="24"/>
          <w:lang w:eastAsia="ko-KR"/>
        </w:rPr>
      </w:pPr>
      <w:del w:id="7607" w:author="박윤수" w:date="2014-08-23T00:15:00Z">
        <w:r>
          <w:rPr>
            <w:noProof/>
            <w:sz w:val="24"/>
            <w:lang w:val="en-US" w:eastAsia="ko-KR"/>
            <w:rPrChange w:id="76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14775" cy="771525"/>
              <wp:effectExtent l="19050" t="0" r="9525" b="0"/>
              <wp:docPr id="15" name="그림 14" descr="move_pick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ove_pick_end.png"/>
                      <pic:cNvPicPr/>
                    </pic:nvPicPr>
                    <pic:blipFill>
                      <a:blip r:embed="rId8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14775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7609" w:author="박윤수" w:date="2014-08-23T00:15:00Z"/>
          <w:sz w:val="24"/>
          <w:lang w:eastAsia="ko-KR"/>
        </w:rPr>
      </w:pPr>
      <w:del w:id="7610" w:author="박윤수" w:date="2014-08-23T00:15:00Z">
        <w:r w:rsidDel="00C13530">
          <w:rPr>
            <w:rFonts w:hint="eastAsia"/>
            <w:sz w:val="24"/>
            <w:lang w:eastAsia="ko-KR"/>
          </w:rPr>
          <w:delText>리봇</w:delText>
        </w:r>
        <w:r w:rsidDel="00C13530">
          <w:rPr>
            <w:sz w:val="24"/>
            <w:lang w:eastAsia="ko-KR"/>
          </w:rPr>
          <w:delText>이</w:delText>
        </w:r>
      </w:del>
      <w:ins w:id="7611" w:author="이은정" w:date="2014-08-22T10:41:00Z">
        <w:del w:id="7612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613" w:author="박윤수" w:date="2014-08-23T00:15:00Z"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다음을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수행하기를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원할</w:delText>
        </w:r>
        <w:r w:rsidR="009A2BC9" w:rsidDel="00C13530">
          <w:rPr>
            <w:rFonts w:hint="eastAsia"/>
            <w:sz w:val="24"/>
            <w:lang w:eastAsia="ko-KR"/>
          </w:rPr>
          <w:delText xml:space="preserve"> </w:delText>
        </w:r>
        <w:r w:rsidR="009A2BC9" w:rsidDel="00C13530">
          <w:rPr>
            <w:rFonts w:hint="eastAsia"/>
            <w:sz w:val="24"/>
            <w:lang w:eastAsia="ko-KR"/>
          </w:rPr>
          <w:delText>것입니다</w:delText>
        </w:r>
        <w:r w:rsidR="009A2BC9"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9A2BC9">
      <w:pPr>
        <w:pStyle w:val="affc"/>
        <w:numPr>
          <w:ilvl w:val="0"/>
          <w:numId w:val="29"/>
        </w:numPr>
        <w:ind w:leftChars="0"/>
        <w:rPr>
          <w:del w:id="7614" w:author="박윤수" w:date="2014-08-23T00:15:00Z"/>
          <w:sz w:val="24"/>
          <w:lang w:eastAsia="ko-KR"/>
        </w:rPr>
        <w:pPrChange w:id="7615" w:author="박윤수" w:date="2014-08-23T00:18:00Z">
          <w:pPr>
            <w:pStyle w:val="affc"/>
            <w:numPr>
              <w:numId w:val="29"/>
            </w:numPr>
            <w:spacing w:after="0"/>
            <w:ind w:leftChars="0" w:left="1367" w:hanging="400"/>
          </w:pPr>
        </w:pPrChange>
      </w:pPr>
      <w:del w:id="7616" w:author="박윤수" w:date="2014-08-23T00:15:00Z">
        <w:r w:rsidDel="00C13530">
          <w:rPr>
            <w:rFonts w:hint="eastAsia"/>
            <w:sz w:val="24"/>
            <w:lang w:eastAsia="ko-KR"/>
          </w:rPr>
          <w:delText>앞으로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전진하세요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9A2BC9">
      <w:pPr>
        <w:pStyle w:val="affc"/>
        <w:numPr>
          <w:ilvl w:val="0"/>
          <w:numId w:val="29"/>
        </w:numPr>
        <w:ind w:leftChars="0"/>
        <w:rPr>
          <w:del w:id="7617" w:author="박윤수" w:date="2014-08-23T00:15:00Z"/>
          <w:sz w:val="24"/>
          <w:lang w:eastAsia="ko-KR"/>
        </w:rPr>
        <w:pPrChange w:id="7618" w:author="박윤수" w:date="2014-08-23T00:18:00Z">
          <w:pPr>
            <w:pStyle w:val="affc"/>
            <w:numPr>
              <w:numId w:val="29"/>
            </w:numPr>
            <w:spacing w:after="0"/>
            <w:ind w:leftChars="0" w:left="1367" w:hanging="400"/>
          </w:pPr>
        </w:pPrChange>
      </w:pPr>
      <w:del w:id="7619" w:author="박윤수" w:date="2014-08-23T00:15:00Z">
        <w:r w:rsidDel="00C13530">
          <w:rPr>
            <w:rFonts w:hint="eastAsia"/>
            <w:sz w:val="24"/>
            <w:lang w:eastAsia="ko-KR"/>
          </w:rPr>
          <w:delText>비퍼가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있는지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확인하세요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9A2BC9">
      <w:pPr>
        <w:pStyle w:val="affc"/>
        <w:numPr>
          <w:ilvl w:val="0"/>
          <w:numId w:val="29"/>
        </w:numPr>
        <w:ind w:leftChars="0"/>
        <w:rPr>
          <w:del w:id="7620" w:author="박윤수" w:date="2014-08-23T00:15:00Z"/>
          <w:sz w:val="24"/>
          <w:lang w:eastAsia="ko-KR"/>
        </w:rPr>
      </w:pPr>
      <w:del w:id="7621" w:author="박윤수" w:date="2014-08-23T00:15:00Z">
        <w:r w:rsidDel="00C13530">
          <w:rPr>
            <w:rFonts w:hint="eastAsia"/>
            <w:sz w:val="24"/>
            <w:lang w:eastAsia="ko-KR"/>
          </w:rPr>
          <w:delText>비퍼가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하나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있다면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줍고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그렇지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않다면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무시하고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다음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칸으로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이동하세요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9A2BC9">
      <w:pPr>
        <w:rPr>
          <w:del w:id="7622" w:author="박윤수" w:date="2014-08-23T00:15:00Z"/>
          <w:sz w:val="24"/>
          <w:lang w:eastAsia="ko-KR"/>
        </w:rPr>
      </w:pPr>
      <w:del w:id="7623" w:author="박윤수" w:date="2014-08-23T00:15:00Z">
        <w:r w:rsidDel="00C13530">
          <w:rPr>
            <w:rFonts w:hint="eastAsia"/>
            <w:sz w:val="24"/>
            <w:lang w:eastAsia="ko-KR"/>
          </w:rPr>
          <w:delText>다음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명령문을</w:delText>
        </w:r>
        <w:r w:rsidDel="00C13530">
          <w:rPr>
            <w:rFonts w:hint="eastAsia"/>
            <w:sz w:val="24"/>
            <w:lang w:eastAsia="ko-KR"/>
          </w:rPr>
          <w:delText xml:space="preserve"> 9</w:delText>
        </w:r>
        <w:r w:rsidDel="00C13530">
          <w:rPr>
            <w:rFonts w:hint="eastAsia"/>
            <w:sz w:val="24"/>
            <w:lang w:eastAsia="ko-KR"/>
          </w:rPr>
          <w:delText>번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반복합니다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만약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</w:del>
      <w:ins w:id="7624" w:author="이은정" w:date="2014-08-22T10:41:00Z">
        <w:del w:id="7625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</w:del>
      </w:ins>
      <w:del w:id="7626" w:author="박윤수" w:date="2014-08-23T00:15:00Z">
        <w:r w:rsidDel="00C13530">
          <w:rPr>
            <w:rFonts w:hint="eastAsia"/>
            <w:sz w:val="24"/>
            <w:lang w:eastAsia="ko-KR"/>
          </w:rPr>
          <w:delText>에게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비퍼가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없는데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주우라고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한다면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은</w:delText>
        </w:r>
      </w:del>
      <w:ins w:id="7627" w:author="이은정" w:date="2014-08-22T10:41:00Z">
        <w:del w:id="7628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는</w:delText>
          </w:r>
        </w:del>
      </w:ins>
      <w:del w:id="7629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불평하고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꺼집니다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여기에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어떻게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수행하는지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코드가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있습니다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9A2BC9">
      <w:pPr>
        <w:rPr>
          <w:del w:id="7630" w:author="박윤수" w:date="2014-08-23T00:15:00Z"/>
          <w:sz w:val="24"/>
          <w:lang w:eastAsia="ko-KR"/>
        </w:rPr>
        <w:pPrChange w:id="7631" w:author="박윤수" w:date="2014-08-23T00:18:00Z">
          <w:pPr>
            <w:spacing w:after="0"/>
          </w:pPr>
        </w:pPrChange>
      </w:pPr>
      <w:del w:id="7632" w:author="박윤수" w:date="2014-08-23T00:15:00Z">
        <w:r w:rsidRPr="009A2BC9" w:rsidDel="00C13530">
          <w:rPr>
            <w:sz w:val="24"/>
            <w:lang w:eastAsia="ko-KR"/>
          </w:rPr>
          <w:delText>def</w:delText>
        </w:r>
      </w:del>
      <w:ins w:id="7633" w:author="이은정" w:date="2014-08-22T14:41:00Z">
        <w:del w:id="7634" w:author="박윤수" w:date="2014-08-23T00:15:00Z">
          <w:r w:rsidR="00BC6A53" w:rsidRPr="00BC6A53" w:rsidDel="00C13530">
            <w:rPr>
              <w:color w:val="0070C0"/>
              <w:sz w:val="24"/>
              <w:lang w:eastAsia="ko-KR"/>
            </w:rPr>
            <w:delText>def</w:delText>
          </w:r>
        </w:del>
      </w:ins>
      <w:del w:id="7635" w:author="박윤수" w:date="2014-08-23T00:15:00Z">
        <w:r w:rsidRPr="009A2BC9" w:rsidDel="00C13530">
          <w:rPr>
            <w:sz w:val="24"/>
            <w:lang w:eastAsia="ko-KR"/>
          </w:rPr>
          <w:delText xml:space="preserve"> move_and_pick():</w:delText>
        </w:r>
      </w:del>
    </w:p>
    <w:p w:rsidR="00000000" w:rsidRDefault="009A2BC9">
      <w:pPr>
        <w:rPr>
          <w:del w:id="7636" w:author="박윤수" w:date="2014-08-23T00:15:00Z"/>
          <w:sz w:val="24"/>
          <w:lang w:eastAsia="ko-KR"/>
        </w:rPr>
        <w:pPrChange w:id="7637" w:author="박윤수" w:date="2014-08-23T00:18:00Z">
          <w:pPr>
            <w:spacing w:after="0"/>
          </w:pPr>
        </w:pPrChange>
      </w:pPr>
      <w:del w:id="7638" w:author="박윤수" w:date="2014-08-23T00:15:00Z">
        <w:r w:rsidRPr="009A2BC9" w:rsidDel="00C13530">
          <w:rPr>
            <w:sz w:val="24"/>
            <w:lang w:eastAsia="ko-KR"/>
          </w:rPr>
          <w:delText xml:space="preserve">    </w:delText>
        </w:r>
      </w:del>
      <w:ins w:id="7639" w:author="이은정" w:date="2014-08-22T14:57:00Z">
        <w:del w:id="7640" w:author="박윤수" w:date="2014-08-23T00:15:00Z">
          <w:r w:rsidR="003D0D15" w:rsidDel="00C13530">
            <w:rPr>
              <w:rFonts w:hint="eastAsia"/>
              <w:sz w:val="24"/>
              <w:lang w:eastAsia="ko-KR"/>
            </w:rPr>
            <w:delText xml:space="preserve">  </w:delText>
          </w:r>
        </w:del>
      </w:ins>
      <w:del w:id="7641" w:author="박윤수" w:date="2014-08-23T00:15:00Z">
        <w:r w:rsidRPr="009A2BC9" w:rsidDel="00C13530">
          <w:rPr>
            <w:sz w:val="24"/>
            <w:lang w:eastAsia="ko-KR"/>
          </w:rPr>
          <w:delText>move()</w:delText>
        </w:r>
      </w:del>
    </w:p>
    <w:p w:rsidR="00CF6B85" w:rsidRDefault="009A2BC9">
      <w:pPr>
        <w:rPr>
          <w:del w:id="7642" w:author="박윤수" w:date="2014-08-23T00:15:00Z"/>
          <w:sz w:val="24"/>
          <w:lang w:eastAsia="ko-KR"/>
        </w:rPr>
      </w:pPr>
      <w:del w:id="7643" w:author="박윤수" w:date="2014-08-23T00:15:00Z">
        <w:r w:rsidRPr="009A2BC9" w:rsidDel="00C13530">
          <w:rPr>
            <w:sz w:val="24"/>
            <w:lang w:eastAsia="ko-KR"/>
          </w:rPr>
          <w:delText xml:space="preserve">    </w:delText>
        </w:r>
      </w:del>
      <w:ins w:id="7644" w:author="이은정" w:date="2014-08-22T14:57:00Z">
        <w:del w:id="7645" w:author="박윤수" w:date="2014-08-23T00:15:00Z">
          <w:r w:rsidR="003D0D15" w:rsidDel="00C13530">
            <w:rPr>
              <w:rFonts w:hint="eastAsia"/>
              <w:sz w:val="24"/>
              <w:lang w:eastAsia="ko-KR"/>
            </w:rPr>
            <w:delText xml:space="preserve">  </w:delText>
          </w:r>
        </w:del>
      </w:ins>
      <w:del w:id="7646" w:author="박윤수" w:date="2014-08-23T00:15:00Z">
        <w:r w:rsidRPr="009A2BC9" w:rsidDel="00C13530">
          <w:rPr>
            <w:sz w:val="24"/>
            <w:lang w:eastAsia="ko-KR"/>
          </w:rPr>
          <w:delText>if</w:delText>
        </w:r>
      </w:del>
      <w:ins w:id="7647" w:author="이은정" w:date="2014-08-22T15:15:00Z">
        <w:del w:id="7648" w:author="박윤수" w:date="2014-08-23T00:15:00Z">
          <w:r w:rsidR="00766DAB" w:rsidRPr="00766DAB" w:rsidDel="00C13530">
            <w:rPr>
              <w:color w:val="0070C0"/>
              <w:sz w:val="24"/>
              <w:lang w:eastAsia="ko-KR"/>
            </w:rPr>
            <w:delText>if</w:delText>
          </w:r>
        </w:del>
      </w:ins>
      <w:del w:id="7649" w:author="박윤수" w:date="2014-08-23T00:15:00Z">
        <w:r w:rsidRPr="009A2BC9" w:rsidDel="00C13530">
          <w:rPr>
            <w:sz w:val="24"/>
            <w:lang w:eastAsia="ko-KR"/>
          </w:rPr>
          <w:delText xml:space="preserve"> next_to_a_beeper():</w:delText>
        </w:r>
      </w:del>
    </w:p>
    <w:p w:rsidR="00000000" w:rsidRDefault="009A2BC9">
      <w:pPr>
        <w:rPr>
          <w:del w:id="7650" w:author="박윤수" w:date="2014-08-23T00:15:00Z"/>
          <w:sz w:val="24"/>
          <w:lang w:eastAsia="ko-KR"/>
        </w:rPr>
        <w:pPrChange w:id="7651" w:author="박윤수" w:date="2014-08-23T00:18:00Z">
          <w:pPr>
            <w:spacing w:after="0"/>
          </w:pPr>
        </w:pPrChange>
      </w:pPr>
      <w:del w:id="7652" w:author="박윤수" w:date="2014-08-23T00:15:00Z">
        <w:r w:rsidRPr="009A2BC9" w:rsidDel="00C13530">
          <w:rPr>
            <w:sz w:val="24"/>
            <w:lang w:eastAsia="ko-KR"/>
          </w:rPr>
          <w:delText xml:space="preserve">      pick_beeper()</w:delText>
        </w:r>
      </w:del>
    </w:p>
    <w:p w:rsidR="00CF6B85" w:rsidRDefault="00CF6B85">
      <w:pPr>
        <w:rPr>
          <w:del w:id="7653" w:author="박윤수" w:date="2014-08-23T00:15:00Z"/>
          <w:sz w:val="24"/>
          <w:lang w:eastAsia="ko-KR"/>
        </w:rPr>
      </w:pPr>
    </w:p>
    <w:p w:rsidR="00000000" w:rsidRDefault="009A2BC9">
      <w:pPr>
        <w:rPr>
          <w:del w:id="7654" w:author="박윤수" w:date="2014-08-23T00:15:00Z"/>
          <w:sz w:val="24"/>
          <w:lang w:eastAsia="ko-KR"/>
        </w:rPr>
        <w:pPrChange w:id="7655" w:author="박윤수" w:date="2014-08-23T00:18:00Z">
          <w:pPr>
            <w:spacing w:after="0"/>
          </w:pPr>
        </w:pPrChange>
      </w:pPr>
      <w:del w:id="7656" w:author="박윤수" w:date="2014-08-23T00:15:00Z">
        <w:r w:rsidRPr="009A2BC9" w:rsidDel="00C13530">
          <w:rPr>
            <w:sz w:val="24"/>
            <w:lang w:eastAsia="ko-KR"/>
          </w:rPr>
          <w:delText>repeat(move_and_pick, 9)</w:delText>
        </w:r>
      </w:del>
    </w:p>
    <w:p w:rsidR="00CF6B85" w:rsidRDefault="009A2BC9">
      <w:pPr>
        <w:rPr>
          <w:del w:id="7657" w:author="박윤수" w:date="2014-08-23T00:15:00Z"/>
          <w:sz w:val="24"/>
          <w:lang w:eastAsia="ko-KR"/>
        </w:rPr>
      </w:pPr>
      <w:del w:id="7658" w:author="박윤수" w:date="2014-08-23T00:15:00Z">
        <w:r w:rsidRPr="009A2BC9" w:rsidDel="00C13530">
          <w:rPr>
            <w:sz w:val="24"/>
            <w:lang w:eastAsia="ko-KR"/>
          </w:rPr>
          <w:delText>turn_off()</w:delText>
        </w:r>
      </w:del>
    </w:p>
    <w:p w:rsidR="00CF6B85" w:rsidRDefault="009A2BC9">
      <w:pPr>
        <w:rPr>
          <w:ins w:id="7659" w:author="이은정" w:date="2014-08-22T16:38:00Z"/>
          <w:del w:id="7660" w:author="박윤수" w:date="2014-08-23T00:15:00Z"/>
          <w:b/>
          <w:sz w:val="24"/>
          <w:lang w:eastAsia="ko-KR"/>
        </w:rPr>
      </w:pPr>
      <w:del w:id="7661" w:author="박윤수" w:date="2014-08-23T00:15:00Z">
        <w:r w:rsidRPr="009A2BC9" w:rsidDel="00C13530">
          <w:rPr>
            <w:rFonts w:hint="eastAsia"/>
            <w:b/>
            <w:sz w:val="24"/>
            <w:lang w:eastAsia="ko-KR"/>
          </w:rPr>
          <w:delText>시작해</w:delText>
        </w:r>
        <w:r w:rsidRPr="009A2BC9" w:rsidDel="00C13530">
          <w:rPr>
            <w:rFonts w:hint="eastAsia"/>
            <w:b/>
            <w:sz w:val="24"/>
            <w:lang w:eastAsia="ko-KR"/>
          </w:rPr>
          <w:delText xml:space="preserve"> </w:delText>
        </w:r>
        <w:r w:rsidRPr="009A2BC9" w:rsidDel="00C13530">
          <w:rPr>
            <w:rFonts w:hint="eastAsia"/>
            <w:b/>
            <w:sz w:val="24"/>
            <w:lang w:eastAsia="ko-KR"/>
          </w:rPr>
          <w:delText>보세요</w:delText>
        </w:r>
        <w:r w:rsidRPr="009A2BC9" w:rsidDel="00C13530">
          <w:rPr>
            <w:rFonts w:hint="eastAsia"/>
            <w:b/>
            <w:sz w:val="24"/>
            <w:lang w:eastAsia="ko-KR"/>
          </w:rPr>
          <w:delText>!</w:delText>
        </w:r>
      </w:del>
    </w:p>
    <w:p w:rsidR="00CF6B85" w:rsidRDefault="00CF6B85">
      <w:pPr>
        <w:rPr>
          <w:del w:id="7662" w:author="박윤수" w:date="2014-08-23T00:15:00Z"/>
          <w:b/>
          <w:sz w:val="24"/>
          <w:lang w:eastAsia="ko-KR"/>
        </w:rPr>
      </w:pPr>
    </w:p>
    <w:p w:rsidR="00CF6B85" w:rsidRDefault="008C4445">
      <w:pPr>
        <w:rPr>
          <w:del w:id="7663" w:author="박윤수" w:date="2014-08-23T00:15:00Z"/>
          <w:b/>
          <w:color w:val="C00000"/>
          <w:lang w:eastAsia="ko-KR"/>
        </w:rPr>
      </w:pPr>
      <w:del w:id="7664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다시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수확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시기</w:delText>
        </w:r>
      </w:del>
    </w:p>
    <w:p w:rsidR="00CF6B85" w:rsidRDefault="008C4445">
      <w:pPr>
        <w:rPr>
          <w:del w:id="7665" w:author="박윤수" w:date="2014-08-23T00:15:00Z"/>
          <w:sz w:val="24"/>
          <w:lang w:eastAsia="ko-KR"/>
        </w:rPr>
      </w:pPr>
      <w:del w:id="7666" w:author="박윤수" w:date="2014-08-23T00:15:00Z">
        <w:r w:rsidDel="00C13530">
          <w:rPr>
            <w:rFonts w:hint="eastAsia"/>
            <w:sz w:val="24"/>
            <w:lang w:eastAsia="ko-KR"/>
          </w:rPr>
          <w:delText>다시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수확시기가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돌아왔습니다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하지만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이번에는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모든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당근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씨앗이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발아하지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않아서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당근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몇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개가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정원에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비워있습니다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정원에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모든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당근</w:delText>
        </w:r>
        <w:r w:rsidDel="00C13530">
          <w:rPr>
            <w:rFonts w:hint="eastAsia"/>
            <w:sz w:val="24"/>
            <w:lang w:eastAsia="ko-KR"/>
          </w:rPr>
          <w:delText xml:space="preserve"> (</w:delText>
        </w:r>
        <w:r w:rsidDel="00C13530">
          <w:rPr>
            <w:rFonts w:hint="eastAsia"/>
            <w:sz w:val="24"/>
            <w:lang w:eastAsia="ko-KR"/>
          </w:rPr>
          <w:delText>비퍼로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표현</w:delText>
        </w:r>
        <w:r w:rsidDel="00C13530">
          <w:rPr>
            <w:rFonts w:hint="eastAsia"/>
            <w:sz w:val="24"/>
            <w:lang w:eastAsia="ko-KR"/>
          </w:rPr>
          <w:delText>)</w:delText>
        </w:r>
        <w:r w:rsidDel="00C13530">
          <w:rPr>
            <w:rFonts w:hint="eastAsia"/>
            <w:sz w:val="24"/>
            <w:lang w:eastAsia="ko-KR"/>
          </w:rPr>
          <w:delText>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7667" w:author="이은정" w:date="2014-08-22T10:41:00Z">
        <w:del w:id="7668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7669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수확하게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만드세요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R="00A43226" w:rsidDel="00C13530">
          <w:rPr>
            <w:rFonts w:hint="eastAsia"/>
            <w:sz w:val="24"/>
            <w:lang w:eastAsia="ko-KR"/>
          </w:rPr>
          <w:delText>월드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파일은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Pr="008C4445" w:rsidDel="00C13530">
          <w:rPr>
            <w:sz w:val="24"/>
            <w:lang w:eastAsia="ko-KR"/>
          </w:rPr>
          <w:delText>harvest3.wld</w:delText>
        </w:r>
        <w:r w:rsidDel="00C13530">
          <w:rPr>
            <w:rFonts w:hint="eastAsia"/>
            <w:sz w:val="24"/>
            <w:lang w:eastAsia="ko-KR"/>
          </w:rPr>
          <w:delText>입니다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  <w:ins w:id="7670" w:author="이은정" w:date="2014-08-22T14:57:00Z">
        <w:del w:id="7671" w:author="박윤수" w:date="2014-08-23T00:15:00Z">
          <w:r w:rsidR="003D0D15" w:rsidDel="00C13530">
            <w:rPr>
              <w:rFonts w:hint="eastAsia"/>
              <w:sz w:val="24"/>
              <w:lang w:eastAsia="ko-KR"/>
            </w:rPr>
            <w:delText xml:space="preserve"> </w:delText>
          </w:r>
        </w:del>
      </w:ins>
      <w:del w:id="7672" w:author="박윤수" w:date="2014-08-23T00:15:00Z">
        <w:r w:rsidDel="00C13530">
          <w:rPr>
            <w:rFonts w:hint="eastAsia"/>
            <w:sz w:val="24"/>
            <w:lang w:eastAsia="ko-KR"/>
          </w:rPr>
          <w:delText>지난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학습시간에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했던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마지막에서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번째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수확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연습문제를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살펴보세요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여러분이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해야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일은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아마도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Pr="008C4445" w:rsidDel="00C13530">
          <w:rPr>
            <w:sz w:val="24"/>
            <w:lang w:eastAsia="ko-KR"/>
          </w:rPr>
          <w:delText>harvest_one_row()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함수를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수정해서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Pr="008C4445" w:rsidDel="00C13530">
          <w:rPr>
            <w:sz w:val="24"/>
            <w:lang w:eastAsia="ko-KR"/>
          </w:rPr>
          <w:delText>move_and_pick()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함수와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비슷할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것입니다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AF7365">
      <w:pPr>
        <w:rPr>
          <w:del w:id="7673" w:author="박윤수" w:date="2014-08-23T00:15:00Z"/>
          <w:sz w:val="24"/>
          <w:lang w:eastAsia="ko-KR"/>
        </w:rPr>
      </w:pPr>
      <w:del w:id="7674" w:author="박윤수" w:date="2014-08-23T00:15:00Z">
        <w:r>
          <w:rPr>
            <w:noProof/>
            <w:sz w:val="24"/>
            <w:lang w:val="en-US" w:eastAsia="ko-KR"/>
            <w:rPrChange w:id="767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62250" cy="2886075"/>
              <wp:effectExtent l="19050" t="0" r="0" b="0"/>
              <wp:docPr id="145" name="그림 144" descr="harvest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3.png"/>
                      <pic:cNvPicPr/>
                    </pic:nvPicPr>
                    <pic:blipFill>
                      <a:blip r:embed="rId8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2250" cy="2886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8C4445">
      <w:pPr>
        <w:rPr>
          <w:ins w:id="7676" w:author="이은정" w:date="2014-08-22T14:57:00Z"/>
          <w:del w:id="7677" w:author="박윤수" w:date="2014-08-23T00:15:00Z"/>
          <w:sz w:val="24"/>
          <w:lang w:eastAsia="ko-KR"/>
        </w:rPr>
      </w:pPr>
      <w:del w:id="7678" w:author="박윤수" w:date="2014-08-23T00:15:00Z">
        <w:r w:rsidDel="00C13530">
          <w:rPr>
            <w:rFonts w:hint="eastAsia"/>
            <w:sz w:val="24"/>
            <w:lang w:eastAsia="ko-KR"/>
          </w:rPr>
          <w:delText>여러분이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작성한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새로운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프로그램은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전에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사용한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Pr="008C4445" w:rsidDel="00C13530">
          <w:rPr>
            <w:sz w:val="24"/>
            <w:lang w:eastAsia="ko-KR"/>
          </w:rPr>
          <w:delText>harvest1.wld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AE0C29" w:rsidDel="00C13530">
          <w:rPr>
            <w:rFonts w:hint="eastAsia"/>
            <w:sz w:val="24"/>
            <w:lang w:eastAsia="ko-KR"/>
          </w:rPr>
          <w:delText>월드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파일에서와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마찬가지로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작동해야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합니다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CF6B85" w:rsidRDefault="00CF6B85">
      <w:pPr>
        <w:rPr>
          <w:del w:id="7679" w:author="박윤수" w:date="2014-08-23T00:15:00Z"/>
          <w:sz w:val="24"/>
          <w:lang w:eastAsia="ko-KR"/>
        </w:rPr>
      </w:pPr>
    </w:p>
    <w:p w:rsidR="00CF6B85" w:rsidRDefault="00AF7365">
      <w:pPr>
        <w:jc w:val="center"/>
        <w:rPr>
          <w:del w:id="7680" w:author="박윤수" w:date="2014-08-23T00:15:00Z"/>
          <w:lang w:eastAsia="ko-KR"/>
        </w:rPr>
      </w:pPr>
      <w:del w:id="7681" w:author="박윤수" w:date="2014-08-23T00:15:00Z">
        <w:r>
          <w:rPr>
            <w:noProof/>
            <w:lang w:val="en-US" w:eastAsia="ko-KR"/>
            <w:rPrChange w:id="76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148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8C4445" w:rsidDel="00C13530">
          <w:rPr>
            <w:rFonts w:hint="eastAsia"/>
            <w:lang w:eastAsia="ko-KR"/>
          </w:rPr>
          <w:delText>다시</w:delText>
        </w:r>
        <w:r w:rsidR="008C4445" w:rsidDel="00C13530">
          <w:rPr>
            <w:rFonts w:hint="eastAsia"/>
            <w:lang w:eastAsia="ko-KR"/>
          </w:rPr>
          <w:delText xml:space="preserve"> </w:delText>
        </w:r>
        <w:r w:rsidR="008C4445" w:rsidDel="00C13530">
          <w:rPr>
            <w:rFonts w:hint="eastAsia"/>
            <w:lang w:eastAsia="ko-KR"/>
          </w:rPr>
          <w:delText>반복</w:delText>
        </w:r>
        <w:r w:rsidR="008C4445" w:rsidDel="00C13530">
          <w:rPr>
            <w:rFonts w:hint="eastAsia"/>
            <w:lang w:eastAsia="ko-KR"/>
          </w:rPr>
          <w:delText xml:space="preserve"> </w:delText>
        </w:r>
        <w:r w:rsidR="008C4445" w:rsidDel="00C13530">
          <w:rPr>
            <w:rFonts w:hint="eastAsia"/>
            <w:lang w:eastAsia="ko-KR"/>
          </w:rPr>
          <w:delText>피하기</w:delText>
        </w:r>
        <w:r w:rsidR="008C4445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76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149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C4445" w:rsidDel="00C13530">
          <w:rPr>
            <w:rFonts w:hint="eastAsia"/>
            <w:lang w:eastAsia="ko-KR"/>
          </w:rPr>
          <w:delText xml:space="preserve">- </w:delText>
        </w:r>
        <w:r w:rsidR="00B552B0" w:rsidDel="00C13530">
          <w:rPr>
            <w:rFonts w:hint="eastAsia"/>
            <w:lang w:eastAsia="ko-KR"/>
          </w:rPr>
          <w:delText>제</w:delText>
        </w:r>
        <w:r w:rsidR="00B552B0" w:rsidDel="00C13530">
          <w:rPr>
            <w:rFonts w:hint="eastAsia"/>
            <w:lang w:eastAsia="ko-KR"/>
          </w:rPr>
          <w:delText xml:space="preserve"> </w:delText>
        </w:r>
        <w:r w:rsidR="00B552B0" w:rsidDel="00C13530">
          <w:rPr>
            <w:rFonts w:hint="eastAsia"/>
            <w:lang w:eastAsia="ko-KR"/>
          </w:rPr>
          <w:delText>말을</w:delText>
        </w:r>
        <w:r w:rsidR="00B552B0" w:rsidDel="00C13530">
          <w:rPr>
            <w:rFonts w:hint="eastAsia"/>
            <w:lang w:eastAsia="ko-KR"/>
          </w:rPr>
          <w:delText xml:space="preserve"> </w:delText>
        </w:r>
        <w:r w:rsidR="00B552B0" w:rsidDel="00C13530">
          <w:rPr>
            <w:rFonts w:hint="eastAsia"/>
            <w:lang w:eastAsia="ko-KR"/>
          </w:rPr>
          <w:delText>들으세요</w:delText>
        </w:r>
        <w:r w:rsidR="00B552B0" w:rsidDel="00C13530">
          <w:rPr>
            <w:lang w:eastAsia="ko-KR"/>
          </w:rPr>
          <w:delText>…</w:delText>
        </w:r>
        <w:r w:rsidR="00B552B0" w:rsidDel="00C13530">
          <w:rPr>
            <w:rFonts w:hint="eastAsia"/>
            <w:lang w:eastAsia="ko-KR"/>
          </w:rPr>
          <w:delText>그렇지</w:delText>
        </w:r>
        <w:r w:rsidR="00B552B0" w:rsidDel="00C13530">
          <w:rPr>
            <w:rFonts w:hint="eastAsia"/>
            <w:lang w:eastAsia="ko-KR"/>
          </w:rPr>
          <w:delText xml:space="preserve"> </w:delText>
        </w:r>
        <w:r w:rsidR="00B552B0" w:rsidDel="00C13530">
          <w:rPr>
            <w:rFonts w:hint="eastAsia"/>
            <w:lang w:eastAsia="ko-KR"/>
          </w:rPr>
          <w:delText>않다면</w:delText>
        </w:r>
        <w:r w:rsidR="00B552B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768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5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7685" w:author="박윤수" w:date="2014-08-23T00:15:00Z"/>
          <w:sz w:val="24"/>
          <w:lang w:eastAsia="ko-KR"/>
        </w:rPr>
      </w:pPr>
    </w:p>
    <w:p w:rsidR="00CF6B85" w:rsidRDefault="00B552B0">
      <w:pPr>
        <w:pStyle w:val="HiddenfromContents"/>
        <w:pageBreakBefore/>
        <w:rPr>
          <w:del w:id="7686" w:author="박윤수" w:date="2014-08-23T00:15:00Z"/>
          <w:lang w:eastAsia="ko-KR"/>
        </w:rPr>
      </w:pPr>
      <w:del w:id="7687" w:author="박윤수" w:date="2014-08-23T00:15:00Z">
        <w:r w:rsidDel="00C13530">
          <w:rPr>
            <w:rFonts w:hint="eastAsia"/>
            <w:lang w:eastAsia="ko-KR"/>
          </w:rPr>
          <w:delText>제</w:delText>
        </w:r>
        <w:r w:rsidR="004C3E64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들으세요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그렇지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않다면</w:delText>
        </w:r>
      </w:del>
    </w:p>
    <w:p w:rsidR="00CF6B85" w:rsidRDefault="00C928D5">
      <w:pPr>
        <w:rPr>
          <w:del w:id="7688" w:author="박윤수" w:date="2014-08-23T00:15:00Z"/>
          <w:lang w:eastAsia="ko-KR"/>
        </w:rPr>
      </w:pPr>
      <w:del w:id="7689" w:author="박윤수" w:date="2014-08-23T00:15:00Z"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배우는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재미있을지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모르지만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보내고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싶지는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내린다면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그렇지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밖으로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노세요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심지어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할아버지도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0"/>
        </w:numPr>
        <w:ind w:leftChars="0"/>
        <w:rPr>
          <w:del w:id="7690" w:author="박윤수" w:date="2014-08-23T00:15:00Z"/>
          <w:b/>
          <w:color w:val="0070C0"/>
          <w:sz w:val="24"/>
          <w:lang w:eastAsia="ko-KR"/>
          <w:rPrChange w:id="7691" w:author="이은정" w:date="2014-08-22T16:39:00Z">
            <w:rPr>
              <w:del w:id="7692" w:author="박윤수" w:date="2014-08-23T00:15:00Z"/>
              <w:b/>
              <w:sz w:val="24"/>
              <w:lang w:eastAsia="ko-KR"/>
            </w:rPr>
          </w:rPrChange>
        </w:rPr>
      </w:pPr>
      <w:del w:id="7693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7694" w:author="이은정" w:date="2014-08-22T16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선택하기</w:delText>
        </w:r>
      </w:del>
    </w:p>
    <w:p w:rsidR="00CF6B85" w:rsidRDefault="00C928D5">
      <w:pPr>
        <w:rPr>
          <w:del w:id="7695" w:author="박윤수" w:date="2014-08-23T00:15:00Z"/>
          <w:lang w:eastAsia="ko-KR"/>
        </w:rPr>
      </w:pPr>
      <w:del w:id="7696" w:author="박윤수" w:date="2014-08-23T00:15:00Z">
        <w:r w:rsidDel="00C13530">
          <w:rPr>
            <w:rFonts w:hint="eastAsia"/>
            <w:lang w:eastAsia="ko-KR"/>
          </w:rPr>
          <w:delText xml:space="preserve">if 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문장으로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재미있게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놀아봅시다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C928D5">
      <w:pPr>
        <w:rPr>
          <w:del w:id="7697" w:author="박윤수" w:date="2014-08-23T00:15:00Z"/>
          <w:lang w:eastAsia="ko-KR"/>
        </w:rPr>
        <w:pPrChange w:id="7698" w:author="박윤수" w:date="2014-08-23T00:18:00Z">
          <w:pPr>
            <w:spacing w:after="0"/>
          </w:pPr>
        </w:pPrChange>
      </w:pPr>
      <w:del w:id="7699" w:author="박윤수" w:date="2014-08-23T00:15:00Z">
        <w:r w:rsidRPr="00C928D5" w:rsidDel="00C13530">
          <w:rPr>
            <w:b/>
            <w:lang w:eastAsia="ko-KR"/>
          </w:rPr>
          <w:delText>If</w:delText>
        </w:r>
      </w:del>
      <w:ins w:id="7700" w:author="이은정" w:date="2014-08-22T15:16:00Z">
        <w:del w:id="7701" w:author="박윤수" w:date="2014-08-23T00:15:00Z">
          <w:r w:rsidR="00766DAB" w:rsidRPr="00766DAB" w:rsidDel="00C13530">
            <w:rPr>
              <w:b/>
              <w:color w:val="0070C0"/>
              <w:lang w:eastAsia="ko-KR"/>
            </w:rPr>
            <w:delText>If</w:delText>
          </w:r>
        </w:del>
      </w:ins>
      <w:del w:id="7702" w:author="박윤수" w:date="2014-08-23T00:15:00Z">
        <w:r w:rsidDel="00C13530">
          <w:rPr>
            <w:lang w:eastAsia="ko-KR"/>
          </w:rPr>
          <w:delText xml:space="preserve"> it rains, </w:delText>
        </w:r>
      </w:del>
    </w:p>
    <w:p w:rsidR="00000000" w:rsidRDefault="00C928D5">
      <w:pPr>
        <w:rPr>
          <w:del w:id="7703" w:author="박윤수" w:date="2014-08-23T00:15:00Z"/>
          <w:lang w:eastAsia="ko-KR"/>
        </w:rPr>
        <w:pPrChange w:id="7704" w:author="박윤수" w:date="2014-08-23T00:18:00Z">
          <w:pPr>
            <w:spacing w:after="0"/>
          </w:pPr>
        </w:pPrChange>
      </w:pPr>
      <w:del w:id="7705" w:author="박윤수" w:date="2014-08-23T00:15:00Z">
        <w:r w:rsidDel="00C13530">
          <w:rPr>
            <w:lang w:eastAsia="ko-KR"/>
          </w:rPr>
          <w:delText xml:space="preserve">... keep reading, </w:delText>
        </w:r>
      </w:del>
    </w:p>
    <w:p w:rsidR="00000000" w:rsidRDefault="00C928D5">
      <w:pPr>
        <w:rPr>
          <w:del w:id="7706" w:author="박윤수" w:date="2014-08-23T00:15:00Z"/>
          <w:lang w:eastAsia="ko-KR"/>
        </w:rPr>
        <w:pPrChange w:id="7707" w:author="박윤수" w:date="2014-08-23T00:18:00Z">
          <w:pPr>
            <w:spacing w:after="0"/>
          </w:pPr>
        </w:pPrChange>
      </w:pPr>
      <w:del w:id="7708" w:author="박윤수" w:date="2014-08-23T00:15:00Z">
        <w:r w:rsidRPr="00C928D5" w:rsidDel="00C13530">
          <w:rPr>
            <w:b/>
            <w:lang w:eastAsia="ko-KR"/>
          </w:rPr>
          <w:delText>otherwise</w:delText>
        </w:r>
        <w:r w:rsidDel="00C13530">
          <w:rPr>
            <w:lang w:eastAsia="ko-KR"/>
          </w:rPr>
          <w:delText xml:space="preserve">, </w:delText>
        </w:r>
      </w:del>
    </w:p>
    <w:p w:rsidR="00CF6B85" w:rsidRDefault="00C928D5">
      <w:pPr>
        <w:rPr>
          <w:del w:id="7709" w:author="박윤수" w:date="2014-08-23T00:15:00Z"/>
          <w:lang w:eastAsia="ko-KR"/>
        </w:rPr>
      </w:pPr>
      <w:del w:id="7710" w:author="박윤수" w:date="2014-08-23T00:15:00Z">
        <w:r w:rsidDel="00C13530">
          <w:rPr>
            <w:lang w:eastAsia="ko-KR"/>
          </w:rPr>
          <w:delText>... go outside and play!</w:delText>
        </w:r>
      </w:del>
    </w:p>
    <w:p w:rsidR="00CF6B85" w:rsidRDefault="00C928D5">
      <w:pPr>
        <w:rPr>
          <w:del w:id="7711" w:author="박윤수" w:date="2014-08-23T00:15:00Z"/>
          <w:lang w:eastAsia="ko-KR"/>
        </w:rPr>
      </w:pPr>
      <w:del w:id="7712" w:author="박윤수" w:date="2014-08-23T00:15:00Z">
        <w:r w:rsidDel="00C13530">
          <w:rPr>
            <w:rFonts w:hint="eastAsia"/>
            <w:lang w:eastAsia="ko-KR"/>
          </w:rPr>
          <w:delText>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문장은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C928D5">
      <w:pPr>
        <w:rPr>
          <w:del w:id="7713" w:author="박윤수" w:date="2014-08-23T00:15:00Z"/>
          <w:lang w:val="en-US" w:eastAsia="ko-KR"/>
        </w:rPr>
        <w:pPrChange w:id="7714" w:author="박윤수" w:date="2014-08-23T00:18:00Z">
          <w:pPr>
            <w:spacing w:after="0"/>
          </w:pPr>
        </w:pPrChange>
      </w:pPr>
      <w:del w:id="7715" w:author="박윤수" w:date="2014-08-23T00:15:00Z">
        <w:r w:rsidRPr="00C928D5" w:rsidDel="00C13530">
          <w:rPr>
            <w:color w:val="0070C0"/>
            <w:lang w:val="en-US" w:eastAsia="ko-KR"/>
          </w:rPr>
          <w:delText>if</w:delText>
        </w:r>
      </w:del>
      <w:ins w:id="7716" w:author="이은정" w:date="2014-08-22T15:16:00Z">
        <w:del w:id="7717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7718" w:author="박윤수" w:date="2014-08-23T00:15:00Z">
        <w:r w:rsidRPr="00C928D5" w:rsidDel="00C13530">
          <w:rPr>
            <w:lang w:val="en-US" w:eastAsia="ko-KR"/>
          </w:rPr>
          <w:delText xml:space="preserve"> it_rains():</w:delText>
        </w:r>
      </w:del>
    </w:p>
    <w:p w:rsidR="00000000" w:rsidRDefault="00C928D5">
      <w:pPr>
        <w:rPr>
          <w:del w:id="7719" w:author="박윤수" w:date="2014-08-23T00:15:00Z"/>
          <w:lang w:val="en-US" w:eastAsia="ko-KR"/>
        </w:rPr>
        <w:pPrChange w:id="7720" w:author="박윤수" w:date="2014-08-23T00:18:00Z">
          <w:pPr>
            <w:spacing w:after="0"/>
          </w:pPr>
        </w:pPrChange>
      </w:pPr>
      <w:del w:id="7721" w:author="박윤수" w:date="2014-08-23T00:15:00Z">
        <w:r w:rsidRPr="00C928D5" w:rsidDel="00C13530">
          <w:rPr>
            <w:lang w:val="en-US" w:eastAsia="ko-KR"/>
          </w:rPr>
          <w:delText xml:space="preserve">    keep_reading()</w:delText>
        </w:r>
      </w:del>
    </w:p>
    <w:p w:rsidR="00000000" w:rsidRDefault="00C928D5">
      <w:pPr>
        <w:rPr>
          <w:del w:id="7722" w:author="박윤수" w:date="2014-08-23T00:15:00Z"/>
          <w:lang w:val="en-US" w:eastAsia="ko-KR"/>
        </w:rPr>
        <w:pPrChange w:id="7723" w:author="박윤수" w:date="2014-08-23T00:18:00Z">
          <w:pPr>
            <w:spacing w:after="0"/>
          </w:pPr>
        </w:pPrChange>
      </w:pPr>
      <w:del w:id="7724" w:author="박윤수" w:date="2014-08-23T00:15:00Z">
        <w:r w:rsidRPr="00C928D5" w:rsidDel="00C13530">
          <w:rPr>
            <w:color w:val="0070C0"/>
            <w:lang w:val="en-US" w:eastAsia="ko-KR"/>
          </w:rPr>
          <w:delText>else</w:delText>
        </w:r>
      </w:del>
      <w:ins w:id="7725" w:author="이은정" w:date="2014-08-22T15:17:00Z">
        <w:del w:id="7726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7727" w:author="박윤수" w:date="2014-08-23T00:15:00Z">
        <w:r w:rsidRPr="00C928D5" w:rsidDel="00C13530">
          <w:rPr>
            <w:lang w:val="en-US" w:eastAsia="ko-KR"/>
          </w:rPr>
          <w:delText>:</w:delText>
        </w:r>
      </w:del>
    </w:p>
    <w:p w:rsidR="00CF6B85" w:rsidRDefault="00C928D5">
      <w:pPr>
        <w:rPr>
          <w:del w:id="7728" w:author="박윤수" w:date="2014-08-23T00:15:00Z"/>
          <w:lang w:val="en-US" w:eastAsia="ko-KR"/>
        </w:rPr>
      </w:pPr>
      <w:del w:id="7729" w:author="박윤수" w:date="2014-08-23T00:15:00Z">
        <w:r w:rsidRPr="00C928D5" w:rsidDel="00C13530">
          <w:rPr>
            <w:lang w:val="en-US" w:eastAsia="ko-KR"/>
          </w:rPr>
          <w:delText xml:space="preserve">    go_outside_and_play()</w:delText>
        </w:r>
      </w:del>
    </w:p>
    <w:p w:rsidR="00CF6B85" w:rsidRDefault="00C928D5">
      <w:pPr>
        <w:pStyle w:val="affc"/>
        <w:ind w:leftChars="0" w:left="927"/>
        <w:rPr>
          <w:del w:id="7730" w:author="박윤수" w:date="2014-08-23T00:15:00Z"/>
          <w:lang w:eastAsia="ko-KR"/>
        </w:rPr>
      </w:pPr>
      <w:del w:id="7731" w:author="박윤수" w:date="2014-08-23T00:15:00Z">
        <w:r w:rsidDel="00C13530">
          <w:rPr>
            <w:rFonts w:hint="eastAsia"/>
            <w:lang w:val="en-US" w:eastAsia="ko-KR"/>
          </w:rPr>
          <w:delText>방금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전에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여러분은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파이썬의</w:delText>
        </w:r>
        <w:r w:rsidDel="00C13530">
          <w:rPr>
            <w:rFonts w:hint="eastAsia"/>
            <w:lang w:val="en-US" w:eastAsia="ko-KR"/>
          </w:rPr>
          <w:delText xml:space="preserve"> else </w:delText>
        </w:r>
        <w:r w:rsidDel="00C13530">
          <w:rPr>
            <w:rFonts w:hint="eastAsia"/>
            <w:lang w:val="en-US" w:eastAsia="ko-KR"/>
          </w:rPr>
          <w:delText>키워드를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배웠습니다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그래서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만약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온다면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책을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읽고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그렇지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않다면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여러분은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무엇을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해야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할지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알고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0"/>
        </w:numPr>
        <w:ind w:leftChars="0"/>
        <w:rPr>
          <w:del w:id="7732" w:author="박윤수" w:date="2014-08-23T00:15:00Z"/>
          <w:b/>
          <w:color w:val="0070C0"/>
          <w:sz w:val="24"/>
          <w:lang w:eastAsia="ko-KR"/>
          <w:rPrChange w:id="7733" w:author="이은정" w:date="2014-08-22T16:39:00Z">
            <w:rPr>
              <w:del w:id="7734" w:author="박윤수" w:date="2014-08-23T00:15:00Z"/>
              <w:b/>
              <w:sz w:val="24"/>
              <w:lang w:eastAsia="ko-KR"/>
            </w:rPr>
          </w:rPrChange>
        </w:rPr>
      </w:pPr>
      <w:del w:id="7735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7736" w:author="이은정" w:date="2014-08-22T16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리봇이</w:delText>
        </w:r>
      </w:del>
      <w:ins w:id="7737" w:author="이은정" w:date="2014-08-22T10:41:00Z">
        <w:del w:id="7738" w:author="박윤수" w:date="2014-08-23T00:15:00Z">
          <w:r w:rsidRPr="00E80AEF">
            <w:rPr>
              <w:rFonts w:hint="eastAsia"/>
              <w:b/>
              <w:color w:val="0070C0"/>
              <w:sz w:val="24"/>
              <w:lang w:eastAsia="ko-KR"/>
              <w:rPrChange w:id="7739" w:author="이은정" w:date="2014-08-22T16:39:00Z">
                <w:rPr>
                  <w:rFonts w:hint="eastAsia"/>
                  <w:b/>
                  <w:color w:val="0000FF"/>
                  <w:sz w:val="24"/>
                  <w:u w:val="single"/>
                  <w:lang w:eastAsia="ko-KR"/>
                </w:rPr>
              </w:rPrChange>
            </w:rPr>
            <w:delText>리보그가</w:delText>
          </w:r>
        </w:del>
      </w:ins>
      <w:del w:id="7740" w:author="박윤수" w:date="2014-08-23T00:15:00Z">
        <w:r w:rsidRPr="00E80AEF">
          <w:rPr>
            <w:b/>
            <w:color w:val="0070C0"/>
            <w:sz w:val="24"/>
            <w:lang w:eastAsia="ko-KR"/>
            <w:rPrChange w:id="7741" w:author="이은정" w:date="2014-08-22T16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“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742" w:author="이은정" w:date="2014-08-22T16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이제</w:delText>
        </w:r>
        <w:r w:rsidRPr="00E80AEF">
          <w:rPr>
            <w:b/>
            <w:color w:val="0070C0"/>
            <w:sz w:val="24"/>
            <w:lang w:eastAsia="ko-KR"/>
            <w:rPrChange w:id="7743" w:author="이은정" w:date="2014-08-22T16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744" w:author="이은정" w:date="2014-08-22T16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보여요</w:delText>
        </w:r>
        <w:r w:rsidRPr="00E80AEF">
          <w:rPr>
            <w:b/>
            <w:color w:val="0070C0"/>
            <w:sz w:val="24"/>
            <w:lang w:eastAsia="ko-KR"/>
            <w:rPrChange w:id="7745" w:author="이은정" w:date="2014-08-22T16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…”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746" w:author="이은정" w:date="2014-08-22T16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라고</w:delText>
        </w:r>
        <w:r w:rsidRPr="00E80AEF">
          <w:rPr>
            <w:b/>
            <w:color w:val="0070C0"/>
            <w:sz w:val="24"/>
            <w:lang w:eastAsia="ko-KR"/>
            <w:rPrChange w:id="7747" w:author="이은정" w:date="2014-08-22T16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7748" w:author="이은정" w:date="2014-08-22T16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말합니다</w:delText>
        </w:r>
        <w:r w:rsidRPr="00E80AEF">
          <w:rPr>
            <w:b/>
            <w:color w:val="0070C0"/>
            <w:sz w:val="24"/>
            <w:lang w:eastAsia="ko-KR"/>
            <w:rPrChange w:id="7749" w:author="이은정" w:date="2014-08-22T16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.</w:delText>
        </w:r>
      </w:del>
    </w:p>
    <w:p w:rsidR="00CF6B85" w:rsidRDefault="00C928D5">
      <w:pPr>
        <w:rPr>
          <w:del w:id="7750" w:author="박윤수" w:date="2014-08-23T00:15:00Z"/>
          <w:lang w:val="en-US" w:eastAsia="ko-KR"/>
        </w:rPr>
      </w:pPr>
      <w:del w:id="7751" w:author="박윤수" w:date="2014-08-23T00:15:00Z">
        <w:r w:rsidDel="00C13530">
          <w:rPr>
            <w:rFonts w:hint="eastAsia"/>
            <w:lang w:val="en-US" w:eastAsia="ko-KR"/>
          </w:rPr>
          <w:delText>하나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혹은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이상의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옆에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7752" w:author="이은정" w:date="2014-08-22T10:41:00Z">
        <w:del w:id="7753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754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있는지를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더해서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은</w:delText>
        </w:r>
      </w:del>
      <w:ins w:id="7755" w:author="이은정" w:date="2014-08-22T10:41:00Z">
        <w:del w:id="7756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는</w:delText>
          </w:r>
        </w:del>
      </w:ins>
      <w:del w:id="7757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앞에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벽이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있는지도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있어요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은</w:delText>
        </w:r>
      </w:del>
      <w:ins w:id="7758" w:author="이은정" w:date="2014-08-22T10:41:00Z">
        <w:del w:id="7759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는</w:delText>
          </w:r>
        </w:del>
      </w:ins>
      <w:del w:id="7760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머리를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왼쪽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혹은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오른쪽으로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돌려서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벽이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있는지를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있어요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R="00D84D69" w:rsidDel="00C13530">
          <w:rPr>
            <w:rFonts w:hint="eastAsia"/>
            <w:lang w:val="en-US" w:eastAsia="ko-KR"/>
          </w:rPr>
          <w:delText>리봇</w:delText>
        </w:r>
      </w:del>
      <w:ins w:id="7761" w:author="이은정" w:date="2014-08-22T10:41:00Z">
        <w:del w:id="7762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</w:del>
      </w:ins>
      <w:del w:id="7763" w:author="박윤수" w:date="2014-08-23T00:15:00Z">
        <w:r w:rsidDel="00C13530">
          <w:rPr>
            <w:rFonts w:hint="eastAsia"/>
            <w:lang w:val="en-US" w:eastAsia="ko-KR"/>
          </w:rPr>
          <w:delText>에게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테스트를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요청할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C928D5">
      <w:pPr>
        <w:rPr>
          <w:del w:id="7764" w:author="박윤수" w:date="2014-08-23T00:15:00Z"/>
          <w:lang w:val="en-US" w:eastAsia="ko-KR"/>
        </w:rPr>
        <w:pPrChange w:id="7765" w:author="박윤수" w:date="2014-08-23T00:18:00Z">
          <w:pPr>
            <w:spacing w:after="0"/>
          </w:pPr>
        </w:pPrChange>
      </w:pPr>
      <w:del w:id="7766" w:author="박윤수" w:date="2014-08-23T00:15:00Z">
        <w:r w:rsidRPr="00C928D5" w:rsidDel="00C13530">
          <w:rPr>
            <w:lang w:val="en-US" w:eastAsia="ko-KR"/>
          </w:rPr>
          <w:delText xml:space="preserve">front_is_clear()  # </w:delText>
        </w:r>
        <w:r w:rsidDel="00C13530">
          <w:rPr>
            <w:rFonts w:hint="eastAsia"/>
            <w:lang w:val="en-US" w:eastAsia="ko-KR"/>
          </w:rPr>
          <w:delText>만약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전방</w:delText>
        </w:r>
      </w:del>
      <w:ins w:id="7767" w:author="이은정" w:date="2014-08-22T14:58:00Z">
        <w:del w:id="7768" w:author="박윤수" w:date="2014-08-23T00:15:00Z">
          <w:r w:rsidR="00216280" w:rsidDel="00C13530">
            <w:rPr>
              <w:rFonts w:hint="eastAsia"/>
              <w:lang w:val="en-US" w:eastAsia="ko-KR"/>
            </w:rPr>
            <w:delText>(</w:delText>
          </w:r>
          <w:r w:rsidR="00216280" w:rsidDel="00C13530">
            <w:rPr>
              <w:rFonts w:hint="eastAsia"/>
              <w:lang w:val="en-US" w:eastAsia="ko-KR"/>
            </w:rPr>
            <w:delText>앞</w:delText>
          </w:r>
          <w:r w:rsidR="00216280" w:rsidDel="00C13530">
            <w:rPr>
              <w:rFonts w:hint="eastAsia"/>
              <w:lang w:val="en-US" w:eastAsia="ko-KR"/>
            </w:rPr>
            <w:delText>)</w:delText>
          </w:r>
        </w:del>
      </w:ins>
      <w:del w:id="7769" w:author="박윤수" w:date="2014-08-23T00:15:00Z">
        <w:r w:rsidDel="00C13530">
          <w:rPr>
            <w:rFonts w:hint="eastAsia"/>
            <w:lang w:val="en-US" w:eastAsia="ko-KR"/>
          </w:rPr>
          <w:delText>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벽이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없다면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참</w:delText>
        </w:r>
        <w:r w:rsidDel="00C13530">
          <w:rPr>
            <w:rFonts w:hint="eastAsia"/>
            <w:lang w:val="en-US" w:eastAsia="ko-KR"/>
          </w:rPr>
          <w:delText xml:space="preserve">(True), </w:delText>
        </w:r>
        <w:r w:rsidDel="00C13530">
          <w:rPr>
            <w:rFonts w:hint="eastAsia"/>
            <w:lang w:val="en-US" w:eastAsia="ko-KR"/>
          </w:rPr>
          <w:delText>그렇지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않으면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거짓</w:delText>
        </w:r>
        <w:r w:rsidDel="00C13530">
          <w:rPr>
            <w:rFonts w:hint="eastAsia"/>
            <w:lang w:val="en-US" w:eastAsia="ko-KR"/>
          </w:rPr>
          <w:delText>(False)</w:delText>
        </w:r>
      </w:del>
    </w:p>
    <w:p w:rsidR="00000000" w:rsidRDefault="00C928D5">
      <w:pPr>
        <w:rPr>
          <w:del w:id="7770" w:author="박윤수" w:date="2014-08-23T00:15:00Z"/>
          <w:lang w:val="en-US" w:eastAsia="ko-KR"/>
        </w:rPr>
        <w:pPrChange w:id="7771" w:author="박윤수" w:date="2014-08-23T00:18:00Z">
          <w:pPr>
            <w:spacing w:after="0"/>
          </w:pPr>
        </w:pPrChange>
      </w:pPr>
      <w:del w:id="7772" w:author="박윤수" w:date="2014-08-23T00:15:00Z">
        <w:r w:rsidRPr="00C928D5" w:rsidDel="00C13530">
          <w:rPr>
            <w:lang w:val="en-US" w:eastAsia="ko-KR"/>
          </w:rPr>
          <w:delText>left_is_clear()</w:delText>
        </w:r>
      </w:del>
    </w:p>
    <w:p w:rsidR="00CF6B85" w:rsidRDefault="00C928D5">
      <w:pPr>
        <w:rPr>
          <w:del w:id="7773" w:author="박윤수" w:date="2014-08-23T00:15:00Z"/>
          <w:lang w:val="en-US" w:eastAsia="ko-KR"/>
        </w:rPr>
      </w:pPr>
      <w:del w:id="7774" w:author="박윤수" w:date="2014-08-23T00:15:00Z">
        <w:r w:rsidRPr="00C928D5" w:rsidDel="00C13530">
          <w:rPr>
            <w:lang w:val="en-US" w:eastAsia="ko-KR"/>
          </w:rPr>
          <w:delText>right_is_clear()</w:delText>
        </w:r>
      </w:del>
    </w:p>
    <w:p w:rsidR="00CF6B85" w:rsidRDefault="00D84D69">
      <w:pPr>
        <w:rPr>
          <w:del w:id="7775" w:author="박윤수" w:date="2014-08-23T00:15:00Z"/>
          <w:lang w:val="en-US" w:eastAsia="ko-KR"/>
        </w:rPr>
      </w:pPr>
      <w:del w:id="7776" w:author="박윤수" w:date="2014-08-23T00:15:00Z"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7777" w:author="이은정" w:date="2014-08-22T10:41:00Z">
        <w:del w:id="7778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779" w:author="박윤수" w:date="2014-08-23T00:15:00Z"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AE0C29" w:rsidDel="00C13530">
          <w:rPr>
            <w:rFonts w:hint="eastAsia"/>
            <w:lang w:val="en-US" w:eastAsia="ko-KR"/>
          </w:rPr>
          <w:delText>월드</w:delText>
        </w:r>
        <w:r w:rsidR="00AE0C29" w:rsidDel="00C13530">
          <w:rPr>
            <w:lang w:val="en-US" w:eastAsia="ko-KR"/>
          </w:rPr>
          <w:delText>를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탐색하는데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첫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번째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명령문을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사용합시다</w:delText>
        </w:r>
        <w:r w:rsidR="004C46C6" w:rsidDel="00C13530">
          <w:rPr>
            <w:rFonts w:hint="eastAsia"/>
            <w:lang w:val="en-US" w:eastAsia="ko-KR"/>
          </w:rPr>
          <w:delText xml:space="preserve">. </w:delText>
        </w:r>
        <w:r w:rsidR="004C46C6" w:rsidDel="00C13530">
          <w:rPr>
            <w:rFonts w:hint="eastAsia"/>
            <w:lang w:val="en-US" w:eastAsia="ko-KR"/>
          </w:rPr>
          <w:delText>만약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벽이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없다면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계속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전진하고</w:delText>
        </w:r>
        <w:r w:rsidR="004C46C6" w:rsidDel="00C13530">
          <w:rPr>
            <w:rFonts w:hint="eastAsia"/>
            <w:lang w:val="en-US" w:eastAsia="ko-KR"/>
          </w:rPr>
          <w:delText xml:space="preserve">, </w:delText>
        </w:r>
        <w:r w:rsidR="004C46C6" w:rsidDel="00C13530">
          <w:rPr>
            <w:rFonts w:hint="eastAsia"/>
            <w:lang w:val="en-US" w:eastAsia="ko-KR"/>
          </w:rPr>
          <w:delText>벽이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있다면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왼쪽으로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회전을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합으로서</w:delText>
        </w:r>
        <w:r w:rsidR="004C46C6" w:rsidDel="00C13530">
          <w:rPr>
            <w:rFonts w:hint="eastAsia"/>
            <w:lang w:val="en-US" w:eastAsia="ko-KR"/>
          </w:rPr>
          <w:delText xml:space="preserve">  </w:delText>
        </w:r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7780" w:author="이은정" w:date="2014-08-22T10:41:00Z">
        <w:del w:id="7781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782" w:author="박윤수" w:date="2014-08-23T00:15:00Z"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AE0C29" w:rsidDel="00C13530">
          <w:rPr>
            <w:rFonts w:hint="eastAsia"/>
            <w:lang w:val="en-US" w:eastAsia="ko-KR"/>
          </w:rPr>
          <w:delText>월드</w:delText>
        </w:r>
        <w:r w:rsidR="004C46C6" w:rsidDel="00C13530">
          <w:rPr>
            <w:rFonts w:hint="eastAsia"/>
            <w:lang w:val="en-US" w:eastAsia="ko-KR"/>
          </w:rPr>
          <w:delText>의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경계를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따라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움직이게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할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수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있습니다</w:delText>
        </w:r>
        <w:r w:rsidR="004C46C6" w:rsidDel="00C13530">
          <w:rPr>
            <w:rFonts w:hint="eastAsia"/>
            <w:lang w:val="en-US" w:eastAsia="ko-KR"/>
          </w:rPr>
          <w:delText xml:space="preserve">.  </w:delText>
        </w:r>
        <w:r w:rsidR="004C46C6" w:rsidDel="00C13530">
          <w:rPr>
            <w:rFonts w:hint="eastAsia"/>
            <w:lang w:val="en-US" w:eastAsia="ko-KR"/>
          </w:rPr>
          <w:delText>간단한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다음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프로그램이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필요한</w:delText>
        </w:r>
        <w:r w:rsidR="004C46C6" w:rsidDel="00C13530">
          <w:rPr>
            <w:rFonts w:hint="eastAsia"/>
            <w:lang w:val="en-US" w:eastAsia="ko-KR"/>
          </w:rPr>
          <w:delText xml:space="preserve"> </w:delText>
        </w:r>
        <w:r w:rsidR="004C46C6" w:rsidDel="00C13530">
          <w:rPr>
            <w:rFonts w:hint="eastAsia"/>
            <w:lang w:val="en-US" w:eastAsia="ko-KR"/>
          </w:rPr>
          <w:delText>기초입니다</w:delText>
        </w:r>
        <w:r w:rsidR="004C46C6" w:rsidDel="00C13530">
          <w:rPr>
            <w:rFonts w:hint="eastAsia"/>
            <w:lang w:val="en-US" w:eastAsia="ko-KR"/>
          </w:rPr>
          <w:delText>.</w:delText>
        </w:r>
      </w:del>
    </w:p>
    <w:p w:rsidR="00000000" w:rsidRDefault="004C46C6">
      <w:pPr>
        <w:rPr>
          <w:del w:id="7783" w:author="박윤수" w:date="2014-08-23T00:15:00Z"/>
          <w:lang w:val="en-US" w:eastAsia="ko-KR"/>
        </w:rPr>
        <w:pPrChange w:id="7784" w:author="박윤수" w:date="2014-08-23T00:18:00Z">
          <w:pPr>
            <w:spacing w:after="0"/>
          </w:pPr>
        </w:pPrChange>
      </w:pPr>
      <w:del w:id="7785" w:author="박윤수" w:date="2014-08-23T00:15:00Z">
        <w:r w:rsidRPr="004C46C6" w:rsidDel="00C13530">
          <w:rPr>
            <w:color w:val="0070C0"/>
            <w:lang w:val="en-US" w:eastAsia="ko-KR"/>
          </w:rPr>
          <w:delText>if</w:delText>
        </w:r>
      </w:del>
      <w:ins w:id="7786" w:author="이은정" w:date="2014-08-22T15:16:00Z">
        <w:del w:id="7787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7788" w:author="박윤수" w:date="2014-08-23T00:15:00Z">
        <w:r w:rsidRPr="004C46C6" w:rsidDel="00C13530">
          <w:rPr>
            <w:lang w:val="en-US" w:eastAsia="ko-KR"/>
          </w:rPr>
          <w:delText xml:space="preserve"> front_is_clear():</w:delText>
        </w:r>
      </w:del>
    </w:p>
    <w:p w:rsidR="00000000" w:rsidRDefault="004C46C6">
      <w:pPr>
        <w:rPr>
          <w:del w:id="7789" w:author="박윤수" w:date="2014-08-23T00:15:00Z"/>
          <w:lang w:val="en-US" w:eastAsia="ko-KR"/>
        </w:rPr>
        <w:pPrChange w:id="7790" w:author="박윤수" w:date="2014-08-23T00:18:00Z">
          <w:pPr>
            <w:spacing w:after="0"/>
          </w:pPr>
        </w:pPrChange>
      </w:pPr>
      <w:del w:id="7791" w:author="박윤수" w:date="2014-08-23T00:15:00Z">
        <w:r w:rsidRPr="004C46C6" w:rsidDel="00C13530">
          <w:rPr>
            <w:lang w:val="en-US" w:eastAsia="ko-KR"/>
          </w:rPr>
          <w:delText xml:space="preserve">    move()</w:delText>
        </w:r>
      </w:del>
    </w:p>
    <w:p w:rsidR="00000000" w:rsidRDefault="004C46C6">
      <w:pPr>
        <w:rPr>
          <w:del w:id="7792" w:author="박윤수" w:date="2014-08-23T00:15:00Z"/>
          <w:lang w:val="en-US" w:eastAsia="ko-KR"/>
        </w:rPr>
        <w:pPrChange w:id="7793" w:author="박윤수" w:date="2014-08-23T00:18:00Z">
          <w:pPr>
            <w:spacing w:after="0"/>
          </w:pPr>
        </w:pPrChange>
      </w:pPr>
      <w:del w:id="7794" w:author="박윤수" w:date="2014-08-23T00:15:00Z">
        <w:r w:rsidRPr="004C46C6" w:rsidDel="00C13530">
          <w:rPr>
            <w:color w:val="0070C0"/>
            <w:lang w:val="en-US" w:eastAsia="ko-KR"/>
          </w:rPr>
          <w:delText>else</w:delText>
        </w:r>
      </w:del>
      <w:ins w:id="7795" w:author="이은정" w:date="2014-08-22T15:17:00Z">
        <w:del w:id="7796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7797" w:author="박윤수" w:date="2014-08-23T00:15:00Z">
        <w:r w:rsidRPr="004C46C6" w:rsidDel="00C13530">
          <w:rPr>
            <w:lang w:val="en-US" w:eastAsia="ko-KR"/>
          </w:rPr>
          <w:delText>:</w:delText>
        </w:r>
      </w:del>
    </w:p>
    <w:p w:rsidR="00CF6B85" w:rsidRDefault="004C46C6">
      <w:pPr>
        <w:rPr>
          <w:del w:id="7798" w:author="박윤수" w:date="2014-08-23T00:15:00Z"/>
          <w:lang w:val="en-US" w:eastAsia="ko-KR"/>
        </w:rPr>
      </w:pPr>
      <w:del w:id="7799" w:author="박윤수" w:date="2014-08-23T00:15:00Z">
        <w:r w:rsidRPr="004C46C6" w:rsidDel="00C13530">
          <w:rPr>
            <w:lang w:val="en-US" w:eastAsia="ko-KR"/>
          </w:rPr>
          <w:delText xml:space="preserve">    turn_left()</w:delText>
        </w:r>
        <w:r w:rsidRPr="004C46C6" w:rsidDel="00C13530">
          <w:rPr>
            <w:lang w:val="en-US" w:eastAsia="ko-KR"/>
          </w:rPr>
          <w:tab/>
        </w:r>
        <w:r w:rsidRPr="004C46C6" w:rsidDel="00C13530">
          <w:rPr>
            <w:lang w:val="en-US" w:eastAsia="ko-KR"/>
          </w:rPr>
          <w:tab/>
        </w:r>
      </w:del>
    </w:p>
    <w:p w:rsidR="00CF6B85" w:rsidRDefault="004C46C6">
      <w:pPr>
        <w:rPr>
          <w:del w:id="7800" w:author="박윤수" w:date="2014-08-23T00:15:00Z"/>
          <w:lang w:val="en-US" w:eastAsia="ko-KR"/>
        </w:rPr>
      </w:pPr>
      <w:del w:id="7801" w:author="박윤수" w:date="2014-08-23T00:15:00Z">
        <w:r w:rsidRPr="004C46C6" w:rsidDel="00C13530">
          <w:rPr>
            <w:lang w:val="en-US" w:eastAsia="ko-KR"/>
          </w:rPr>
          <w:delText>turn_off()</w:delText>
        </w:r>
      </w:del>
    </w:p>
    <w:p w:rsidR="00CF6B85" w:rsidRDefault="004C46C6">
      <w:pPr>
        <w:rPr>
          <w:del w:id="7802" w:author="박윤수" w:date="2014-08-23T00:15:00Z"/>
          <w:lang w:val="en-US" w:eastAsia="ko-KR"/>
        </w:rPr>
      </w:pPr>
      <w:del w:id="7803" w:author="박윤수" w:date="2014-08-23T00:15:00Z">
        <w:r w:rsidDel="00C13530">
          <w:rPr>
            <w:rFonts w:hint="eastAsia"/>
            <w:lang w:val="en-US" w:eastAsia="ko-KR"/>
          </w:rPr>
          <w:delText>아래는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가지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상황에서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간단한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실행시킨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결과입니다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jc w:val="center"/>
        <w:rPr>
          <w:del w:id="7804" w:author="박윤수" w:date="2014-08-23T00:15:00Z"/>
          <w:lang w:val="en-US" w:eastAsia="ko-KR"/>
        </w:rPr>
      </w:pPr>
      <w:del w:id="7805" w:author="박윤수" w:date="2014-08-23T00:15:00Z">
        <w:r>
          <w:rPr>
            <w:noProof/>
            <w:lang w:val="en-US" w:eastAsia="ko-KR"/>
            <w:rPrChange w:id="780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790575" cy="733425"/>
              <wp:effectExtent l="19050" t="0" r="9525" b="0"/>
              <wp:docPr id="153" name="그림 152" descr="if1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1start.png"/>
                      <pic:cNvPicPr/>
                    </pic:nvPicPr>
                    <pic:blipFill>
                      <a:blip r:embed="rId9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0575" cy="733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8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0" cy="508000"/>
              <wp:effectExtent l="19050" t="0" r="0" b="0"/>
              <wp:docPr id="154" name="그림 153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3810" cy="5079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8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790575" cy="742950"/>
              <wp:effectExtent l="19050" t="0" r="9525" b="0"/>
              <wp:docPr id="155" name="그림 154" descr="if1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1end.png"/>
                      <pic:cNvPicPr/>
                    </pic:nvPicPr>
                    <pic:blipFill>
                      <a:blip r:embed="rId9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0575" cy="742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F7365">
      <w:pPr>
        <w:jc w:val="center"/>
        <w:rPr>
          <w:del w:id="7809" w:author="박윤수" w:date="2014-08-23T00:15:00Z"/>
          <w:lang w:val="en-US" w:eastAsia="ko-KR"/>
        </w:rPr>
      </w:pPr>
      <w:del w:id="7810" w:author="박윤수" w:date="2014-08-23T00:15:00Z">
        <w:r>
          <w:rPr>
            <w:noProof/>
            <w:lang w:val="en-US" w:eastAsia="ko-KR"/>
            <w:rPrChange w:id="78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695325" cy="762000"/>
              <wp:effectExtent l="19050" t="0" r="9525" b="0"/>
              <wp:docPr id="156" name="그림 155" descr="if2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2start.png"/>
                      <pic:cNvPicPr/>
                    </pic:nvPicPr>
                    <pic:blipFill>
                      <a:blip r:embed="rId9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325" cy="76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81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0" cy="508000"/>
              <wp:effectExtent l="19050" t="0" r="0" b="0"/>
              <wp:docPr id="159" name="그림 153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3810" cy="5079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781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695325" cy="771525"/>
              <wp:effectExtent l="19050" t="0" r="9525" b="0"/>
              <wp:docPr id="158" name="그림 157" descr="if2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f2end.png"/>
                      <pic:cNvPicPr/>
                    </pic:nvPicPr>
                    <pic:blipFill>
                      <a:blip r:embed="rId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325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C46C6">
      <w:pPr>
        <w:rPr>
          <w:del w:id="7814" w:author="박윤수" w:date="2014-08-23T00:15:00Z"/>
          <w:lang w:val="en-US" w:eastAsia="ko-KR"/>
        </w:rPr>
      </w:pPr>
      <w:del w:id="7815" w:author="박윤수" w:date="2014-08-23T00:15:00Z">
        <w:r w:rsidDel="00C13530">
          <w:rPr>
            <w:rFonts w:hint="eastAsia"/>
            <w:lang w:val="en-US" w:eastAsia="ko-KR"/>
          </w:rPr>
          <w:delText>이제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간단한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조건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많이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반복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7816" w:author="이은정" w:date="2014-08-22T10:41:00Z">
        <w:del w:id="7817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818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R="00AE0C29" w:rsidDel="00C13530">
          <w:rPr>
            <w:rFonts w:hint="eastAsia"/>
            <w:lang w:val="en-US" w:eastAsia="ko-KR"/>
          </w:rPr>
          <w:delText>월드</w:delText>
        </w:r>
        <w:r w:rsidR="00AE0C29" w:rsidDel="00C13530">
          <w:rPr>
            <w:lang w:val="en-US" w:eastAsia="ko-KR"/>
          </w:rPr>
          <w:delText>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돌아다니게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해봅시다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4C46C6">
      <w:pPr>
        <w:rPr>
          <w:del w:id="7819" w:author="박윤수" w:date="2014-08-23T00:15:00Z"/>
          <w:lang w:val="en-US" w:eastAsia="ko-KR"/>
        </w:rPr>
        <w:pPrChange w:id="7820" w:author="박윤수" w:date="2014-08-23T00:18:00Z">
          <w:pPr>
            <w:spacing w:after="0"/>
          </w:pPr>
        </w:pPrChange>
      </w:pPr>
      <w:del w:id="7821" w:author="박윤수" w:date="2014-08-23T00:15:00Z">
        <w:r w:rsidRPr="004C46C6" w:rsidDel="00C13530">
          <w:rPr>
            <w:lang w:val="en-US" w:eastAsia="ko-KR"/>
          </w:rPr>
          <w:delText>def</w:delText>
        </w:r>
      </w:del>
      <w:ins w:id="7822" w:author="이은정" w:date="2014-08-22T14:42:00Z">
        <w:del w:id="7823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824" w:author="박윤수" w:date="2014-08-23T00:15:00Z">
        <w:r w:rsidRPr="004C46C6" w:rsidDel="00C13530">
          <w:rPr>
            <w:lang w:val="en-US" w:eastAsia="ko-KR"/>
          </w:rPr>
          <w:delText xml:space="preserve"> move_or_turn():</w:delText>
        </w:r>
      </w:del>
    </w:p>
    <w:p w:rsidR="00000000" w:rsidRDefault="004C46C6">
      <w:pPr>
        <w:rPr>
          <w:del w:id="7825" w:author="박윤수" w:date="2014-08-23T00:15:00Z"/>
          <w:lang w:val="en-US" w:eastAsia="ko-KR"/>
        </w:rPr>
        <w:pPrChange w:id="7826" w:author="박윤수" w:date="2014-08-23T00:18:00Z">
          <w:pPr>
            <w:spacing w:after="0"/>
          </w:pPr>
        </w:pPrChange>
      </w:pPr>
      <w:del w:id="7827" w:author="박윤수" w:date="2014-08-23T00:15:00Z">
        <w:r w:rsidRPr="004C46C6" w:rsidDel="00C13530">
          <w:rPr>
            <w:lang w:val="en-US" w:eastAsia="ko-KR"/>
          </w:rPr>
          <w:delText xml:space="preserve">   </w:delText>
        </w:r>
      </w:del>
      <w:ins w:id="7828" w:author="이은정" w:date="2014-08-22T14:59:00Z">
        <w:del w:id="7829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7830" w:author="박윤수" w:date="2014-08-23T00:15:00Z">
        <w:r w:rsidRPr="004C46C6" w:rsidDel="00C13530">
          <w:rPr>
            <w:lang w:val="en-US" w:eastAsia="ko-KR"/>
          </w:rPr>
          <w:delText xml:space="preserve"> if</w:delText>
        </w:r>
      </w:del>
      <w:ins w:id="7831" w:author="이은정" w:date="2014-08-22T15:16:00Z">
        <w:del w:id="7832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7833" w:author="박윤수" w:date="2014-08-23T00:15:00Z">
        <w:r w:rsidRPr="004C46C6" w:rsidDel="00C13530">
          <w:rPr>
            <w:lang w:val="en-US" w:eastAsia="ko-KR"/>
          </w:rPr>
          <w:delText xml:space="preserve"> front_is_clear():</w:delText>
        </w:r>
      </w:del>
    </w:p>
    <w:p w:rsidR="00000000" w:rsidRDefault="004C46C6">
      <w:pPr>
        <w:rPr>
          <w:del w:id="7834" w:author="박윤수" w:date="2014-08-23T00:15:00Z"/>
          <w:lang w:val="en-US" w:eastAsia="ko-KR"/>
        </w:rPr>
        <w:pPrChange w:id="7835" w:author="박윤수" w:date="2014-08-23T00:18:00Z">
          <w:pPr>
            <w:spacing w:after="0"/>
          </w:pPr>
        </w:pPrChange>
      </w:pPr>
      <w:del w:id="7836" w:author="박윤수" w:date="2014-08-23T00:15:00Z">
        <w:r w:rsidRPr="004C46C6" w:rsidDel="00C13530">
          <w:rPr>
            <w:lang w:val="en-US" w:eastAsia="ko-KR"/>
          </w:rPr>
          <w:delText xml:space="preserve">       </w:delText>
        </w:r>
      </w:del>
      <w:ins w:id="7837" w:author="이은정" w:date="2014-08-22T14:59:00Z">
        <w:del w:id="7838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839" w:author="박윤수" w:date="2014-08-23T00:15:00Z">
        <w:r w:rsidRPr="004C46C6" w:rsidDel="00C13530">
          <w:rPr>
            <w:lang w:val="en-US" w:eastAsia="ko-KR"/>
          </w:rPr>
          <w:delText xml:space="preserve"> move()</w:delText>
        </w:r>
      </w:del>
    </w:p>
    <w:p w:rsidR="00000000" w:rsidRDefault="004C46C6">
      <w:pPr>
        <w:rPr>
          <w:del w:id="7840" w:author="박윤수" w:date="2014-08-23T00:15:00Z"/>
          <w:lang w:val="en-US" w:eastAsia="ko-KR"/>
        </w:rPr>
        <w:pPrChange w:id="7841" w:author="박윤수" w:date="2014-08-23T00:18:00Z">
          <w:pPr>
            <w:spacing w:after="0"/>
          </w:pPr>
        </w:pPrChange>
      </w:pPr>
      <w:del w:id="7842" w:author="박윤수" w:date="2014-08-23T00:15:00Z">
        <w:r w:rsidRPr="004C46C6" w:rsidDel="00C13530">
          <w:rPr>
            <w:lang w:val="en-US" w:eastAsia="ko-KR"/>
          </w:rPr>
          <w:delText xml:space="preserve">    </w:delText>
        </w:r>
      </w:del>
      <w:ins w:id="7843" w:author="이은정" w:date="2014-08-22T14:59:00Z">
        <w:del w:id="784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7845" w:author="박윤수" w:date="2014-08-23T00:15:00Z">
        <w:r w:rsidRPr="004C46C6" w:rsidDel="00C13530">
          <w:rPr>
            <w:lang w:val="en-US" w:eastAsia="ko-KR"/>
          </w:rPr>
          <w:delText>else</w:delText>
        </w:r>
      </w:del>
      <w:ins w:id="7846" w:author="이은정" w:date="2014-08-22T15:17:00Z">
        <w:del w:id="7847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7848" w:author="박윤수" w:date="2014-08-23T00:15:00Z">
        <w:r w:rsidRPr="004C46C6" w:rsidDel="00C13530">
          <w:rPr>
            <w:lang w:val="en-US" w:eastAsia="ko-KR"/>
          </w:rPr>
          <w:delText>:</w:delText>
        </w:r>
      </w:del>
    </w:p>
    <w:p w:rsidR="00CF6B85" w:rsidRDefault="004C46C6">
      <w:pPr>
        <w:rPr>
          <w:del w:id="7849" w:author="박윤수" w:date="2014-08-23T00:15:00Z"/>
          <w:lang w:val="en-US" w:eastAsia="ko-KR"/>
        </w:rPr>
      </w:pPr>
      <w:del w:id="7850" w:author="박윤수" w:date="2014-08-23T00:15:00Z">
        <w:r w:rsidRPr="004C46C6" w:rsidDel="00C13530">
          <w:rPr>
            <w:lang w:val="en-US" w:eastAsia="ko-KR"/>
          </w:rPr>
          <w:delText xml:space="preserve">        </w:delText>
        </w:r>
      </w:del>
      <w:ins w:id="7851" w:author="이은정" w:date="2014-08-22T14:59:00Z">
        <w:del w:id="7852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853" w:author="박윤수" w:date="2014-08-23T00:15:00Z">
        <w:r w:rsidRPr="004C46C6" w:rsidDel="00C13530">
          <w:rPr>
            <w:lang w:val="en-US" w:eastAsia="ko-KR"/>
          </w:rPr>
          <w:delText>turn_left()</w:delText>
        </w:r>
      </w:del>
    </w:p>
    <w:p w:rsidR="00000000" w:rsidRDefault="004C46C6">
      <w:pPr>
        <w:rPr>
          <w:del w:id="7854" w:author="박윤수" w:date="2014-08-23T00:15:00Z"/>
          <w:lang w:val="en-US" w:eastAsia="ko-KR"/>
        </w:rPr>
        <w:pPrChange w:id="7855" w:author="박윤수" w:date="2014-08-23T00:18:00Z">
          <w:pPr>
            <w:spacing w:after="0"/>
          </w:pPr>
        </w:pPrChange>
      </w:pPr>
      <w:del w:id="7856" w:author="박윤수" w:date="2014-08-23T00:15:00Z">
        <w:r w:rsidRPr="004C46C6" w:rsidDel="00C13530">
          <w:rPr>
            <w:lang w:val="en-US" w:eastAsia="ko-KR"/>
          </w:rPr>
          <w:delText>repeat(move_or_turn, 20)</w:delText>
        </w:r>
        <w:r w:rsidRPr="004C46C6" w:rsidDel="00C13530">
          <w:rPr>
            <w:lang w:val="en-US" w:eastAsia="ko-KR"/>
          </w:rPr>
          <w:tab/>
        </w:r>
        <w:r w:rsidRPr="004C46C6" w:rsidDel="00C13530">
          <w:rPr>
            <w:lang w:val="en-US" w:eastAsia="ko-KR"/>
          </w:rPr>
          <w:tab/>
        </w:r>
      </w:del>
    </w:p>
    <w:p w:rsidR="00CF6B85" w:rsidRDefault="004C46C6">
      <w:pPr>
        <w:rPr>
          <w:del w:id="7857" w:author="박윤수" w:date="2014-08-23T00:15:00Z"/>
          <w:lang w:val="en-US" w:eastAsia="ko-KR"/>
        </w:rPr>
      </w:pPr>
      <w:del w:id="7858" w:author="박윤수" w:date="2014-08-23T00:15:00Z">
        <w:r w:rsidRPr="004C46C6" w:rsidDel="00C13530">
          <w:rPr>
            <w:lang w:val="en-US" w:eastAsia="ko-KR"/>
          </w:rPr>
          <w:delText>turn_off()</w:delText>
        </w:r>
      </w:del>
    </w:p>
    <w:p w:rsidR="00CF6B85" w:rsidRDefault="00C643B5">
      <w:pPr>
        <w:rPr>
          <w:del w:id="7859" w:author="박윤수" w:date="2014-08-23T00:15:00Z"/>
          <w:lang w:val="en-US" w:eastAsia="ko-KR"/>
        </w:rPr>
      </w:pPr>
      <w:del w:id="7860" w:author="박윤수" w:date="2014-08-23T00:15:00Z">
        <w:r w:rsidDel="00C13530">
          <w:rPr>
            <w:rFonts w:hint="eastAsia"/>
            <w:lang w:val="en-US" w:eastAsia="ko-KR"/>
          </w:rPr>
          <w:delText>작은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AE0C29" w:rsidDel="00C13530">
          <w:rPr>
            <w:rFonts w:hint="eastAsia"/>
            <w:lang w:val="en-US" w:eastAsia="ko-KR"/>
          </w:rPr>
          <w:delText>월드</w:delText>
        </w:r>
        <w:r w:rsidDel="00C13530">
          <w:rPr>
            <w:rFonts w:hint="eastAsia"/>
            <w:lang w:val="en-US" w:eastAsia="ko-KR"/>
          </w:rPr>
          <w:delText>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실행하면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결과를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</w:delText>
        </w:r>
        <w:r w:rsidR="008804E9" w:rsidDel="00C13530">
          <w:rPr>
            <w:rFonts w:hint="eastAsia"/>
            <w:lang w:val="en-US" w:eastAsia="ko-KR"/>
          </w:rPr>
          <w:delText>입니다</w:delText>
        </w:r>
        <w:r w:rsidR="008804E9"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rPr>
          <w:del w:id="7861" w:author="박윤수" w:date="2014-08-23T00:15:00Z"/>
          <w:lang w:val="en-US" w:eastAsia="ko-KR"/>
        </w:rPr>
      </w:pPr>
      <w:del w:id="7862" w:author="박윤수" w:date="2014-08-23T00:15:00Z">
        <w:r>
          <w:rPr>
            <w:noProof/>
            <w:lang w:val="en-US" w:eastAsia="ko-KR"/>
            <w:rPrChange w:id="786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47875" cy="2133600"/>
              <wp:effectExtent l="19050" t="0" r="9525" b="0"/>
              <wp:docPr id="256" name="그림 255" descr="around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1.png"/>
                      <pic:cNvPicPr/>
                    </pic:nvPicPr>
                    <pic:blipFill>
                      <a:blip r:embed="rId9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7875" cy="213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7864" w:author="박윤수" w:date="2014-08-23T00:15:00Z"/>
          <w:lang w:val="en-US" w:eastAsia="ko-KR"/>
        </w:rPr>
      </w:pPr>
      <w:del w:id="7865" w:author="박윤수" w:date="2014-08-23T00:15:00Z"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7866" w:author="이은정" w:date="2014-08-22T10:41:00Z">
        <w:del w:id="7867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868" w:author="박윤수" w:date="2014-08-23T00:15:00Z"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앞으로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이동하고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방향을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바꾸면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비퍼를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내려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놓는다면</w:delText>
        </w:r>
        <w:r w:rsidR="00C643B5"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7869" w:author="이은정" w:date="2014-08-22T10:41:00Z">
        <w:del w:id="7870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871" w:author="박윤수" w:date="2014-08-23T00:15:00Z"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춤을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추게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함으로써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벽면</w:delText>
        </w:r>
      </w:del>
      <w:ins w:id="7872" w:author="이은정" w:date="2014-08-22T13:22:00Z">
        <w:del w:id="7873" w:author="박윤수" w:date="2014-08-23T00:15:00Z">
          <w:r w:rsidR="00D0143E" w:rsidDel="00C13530">
            <w:rPr>
              <w:rFonts w:hint="eastAsia"/>
              <w:lang w:val="en-US" w:eastAsia="ko-KR"/>
            </w:rPr>
            <w:delText>벽</w:delText>
          </w:r>
        </w:del>
      </w:ins>
      <w:del w:id="7874" w:author="박윤수" w:date="2014-08-23T00:15:00Z">
        <w:r w:rsidR="00C643B5" w:rsidDel="00C13530">
          <w:rPr>
            <w:rFonts w:hint="eastAsia"/>
            <w:lang w:val="en-US" w:eastAsia="ko-KR"/>
          </w:rPr>
          <w:delText>을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따라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이동하는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것을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좀더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흥미롭게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만들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수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5453C" w:rsidDel="00C13530">
          <w:rPr>
            <w:rFonts w:hint="eastAsia"/>
            <w:lang w:val="en-US" w:eastAsia="ko-KR"/>
          </w:rPr>
          <w:delText>있습니다</w:delText>
        </w:r>
        <w:r w:rsidR="00C5453C" w:rsidDel="00C13530">
          <w:rPr>
            <w:rFonts w:hint="eastAsia"/>
            <w:lang w:val="en-US" w:eastAsia="ko-KR"/>
          </w:rPr>
          <w:delText>.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</w:del>
      <w:ins w:id="7875" w:author="이은정" w:date="2014-08-22T15:00:00Z">
        <w:del w:id="7876" w:author="박윤수" w:date="2014-08-23T00:15:00Z">
          <w:r w:rsidR="00216280" w:rsidDel="00C13530">
            <w:rPr>
              <w:lang w:val="en-US" w:eastAsia="ko-KR"/>
            </w:rPr>
            <w:br/>
          </w:r>
        </w:del>
      </w:ins>
      <w:del w:id="7877" w:author="박윤수" w:date="2014-08-23T00:15:00Z">
        <w:r w:rsidR="00C643B5" w:rsidDel="00C13530">
          <w:rPr>
            <w:rFonts w:hint="eastAsia"/>
            <w:lang w:val="en-US" w:eastAsia="ko-KR"/>
          </w:rPr>
          <w:delText>이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작업을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수행할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수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있도록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충분한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비퍼를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7878" w:author="이은정" w:date="2014-08-22T10:41:00Z">
        <w:del w:id="7879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880" w:author="박윤수" w:date="2014-08-23T00:15:00Z"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가지고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다니도록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확인하세요</w:delText>
        </w:r>
        <w:r w:rsidR="00C643B5" w:rsidDel="00C13530">
          <w:rPr>
            <w:rFonts w:hint="eastAsia"/>
            <w:lang w:val="en-US" w:eastAsia="ko-KR"/>
          </w:rPr>
          <w:delText xml:space="preserve">. </w:delText>
        </w:r>
        <w:r w:rsidR="00C643B5" w:rsidDel="00C13530">
          <w:rPr>
            <w:rFonts w:hint="eastAsia"/>
            <w:lang w:val="en-US" w:eastAsia="ko-KR"/>
          </w:rPr>
          <w:delText>다음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프로그램은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7881" w:author="이은정" w:date="2014-08-22T10:41:00Z">
        <w:del w:id="7882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7883" w:author="박윤수" w:date="2014-08-23T00:15:00Z"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AE0C29" w:rsidDel="00C13530">
          <w:rPr>
            <w:rFonts w:hint="eastAsia"/>
            <w:lang w:val="en-US" w:eastAsia="ko-KR"/>
          </w:rPr>
          <w:delText>월드</w:delText>
        </w:r>
        <w:r w:rsidR="00C643B5" w:rsidDel="00C13530">
          <w:rPr>
            <w:rFonts w:hint="eastAsia"/>
            <w:lang w:val="en-US" w:eastAsia="ko-KR"/>
          </w:rPr>
          <w:delText>의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일부를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돌아다니며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작업을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수행하는</w:delText>
        </w:r>
        <w:r w:rsidR="00C643B5" w:rsidDel="00C13530">
          <w:rPr>
            <w:rFonts w:hint="eastAsia"/>
            <w:lang w:val="en-US" w:eastAsia="ko-KR"/>
          </w:rPr>
          <w:delText xml:space="preserve"> </w:delText>
        </w:r>
        <w:r w:rsidR="00C643B5" w:rsidDel="00C13530">
          <w:rPr>
            <w:rFonts w:hint="eastAsia"/>
            <w:lang w:val="en-US" w:eastAsia="ko-KR"/>
          </w:rPr>
          <w:delText>일부입니다</w:delText>
        </w:r>
        <w:r w:rsidR="00C643B5" w:rsidDel="00C13530">
          <w:rPr>
            <w:rFonts w:hint="eastAsia"/>
            <w:lang w:val="en-US" w:eastAsia="ko-KR"/>
          </w:rPr>
          <w:delText>.</w:delText>
        </w:r>
      </w:del>
    </w:p>
    <w:p w:rsidR="00000000" w:rsidRDefault="00C643B5">
      <w:pPr>
        <w:rPr>
          <w:del w:id="7884" w:author="박윤수" w:date="2014-08-23T00:15:00Z"/>
          <w:lang w:val="en-US" w:eastAsia="ko-KR"/>
        </w:rPr>
        <w:pPrChange w:id="7885" w:author="박윤수" w:date="2014-08-23T00:18:00Z">
          <w:pPr>
            <w:spacing w:after="0"/>
          </w:pPr>
        </w:pPrChange>
      </w:pPr>
      <w:del w:id="7886" w:author="박윤수" w:date="2014-08-23T00:15:00Z">
        <w:r w:rsidRPr="00C643B5" w:rsidDel="00C13530">
          <w:rPr>
            <w:lang w:val="en-US" w:eastAsia="ko-KR"/>
          </w:rPr>
          <w:delText>def</w:delText>
        </w:r>
      </w:del>
      <w:ins w:id="7887" w:author="이은정" w:date="2014-08-22T14:42:00Z">
        <w:del w:id="7888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889" w:author="박윤수" w:date="2014-08-23T00:15:00Z">
        <w:r w:rsidRPr="00C643B5" w:rsidDel="00C13530">
          <w:rPr>
            <w:lang w:val="en-US" w:eastAsia="ko-KR"/>
          </w:rPr>
          <w:delText xml:space="preserve"> dance():</w:delText>
        </w:r>
      </w:del>
    </w:p>
    <w:p w:rsidR="00000000" w:rsidRDefault="00C643B5">
      <w:pPr>
        <w:rPr>
          <w:del w:id="7890" w:author="박윤수" w:date="2014-08-23T00:15:00Z"/>
          <w:lang w:val="en-US" w:eastAsia="ko-KR"/>
        </w:rPr>
        <w:pPrChange w:id="7891" w:author="박윤수" w:date="2014-08-23T00:18:00Z">
          <w:pPr>
            <w:spacing w:after="0"/>
          </w:pPr>
        </w:pPrChange>
      </w:pPr>
      <w:del w:id="7892" w:author="박윤수" w:date="2014-08-23T00:15:00Z">
        <w:r w:rsidRPr="00C643B5" w:rsidDel="00C13530">
          <w:rPr>
            <w:lang w:val="en-US" w:eastAsia="ko-KR"/>
          </w:rPr>
          <w:delText xml:space="preserve">    </w:delText>
        </w:r>
      </w:del>
      <w:ins w:id="7893" w:author="이은정" w:date="2014-08-22T15:00:00Z">
        <w:del w:id="789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895" w:author="박윤수" w:date="2014-08-23T00:15:00Z">
        <w:r w:rsidRPr="00C643B5" w:rsidDel="00C13530">
          <w:rPr>
            <w:lang w:val="en-US" w:eastAsia="ko-KR"/>
          </w:rPr>
          <w:delText>repeat(turn_left, 4)</w:delText>
        </w:r>
      </w:del>
    </w:p>
    <w:p w:rsidR="00000000" w:rsidRDefault="00C643B5">
      <w:pPr>
        <w:rPr>
          <w:del w:id="7896" w:author="박윤수" w:date="2014-08-23T00:15:00Z"/>
          <w:lang w:val="en-US" w:eastAsia="ko-KR"/>
        </w:rPr>
        <w:pPrChange w:id="7897" w:author="박윤수" w:date="2014-08-23T00:18:00Z">
          <w:pPr>
            <w:spacing w:after="0"/>
          </w:pPr>
        </w:pPrChange>
      </w:pPr>
      <w:del w:id="7898" w:author="박윤수" w:date="2014-08-23T00:15:00Z">
        <w:r w:rsidRPr="00C643B5" w:rsidDel="00C13530">
          <w:rPr>
            <w:lang w:val="en-US" w:eastAsia="ko-KR"/>
          </w:rPr>
          <w:delText>def</w:delText>
        </w:r>
      </w:del>
      <w:ins w:id="7899" w:author="이은정" w:date="2014-08-22T14:42:00Z">
        <w:del w:id="7900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901" w:author="박윤수" w:date="2014-08-23T00:15:00Z">
        <w:r w:rsidRPr="00C643B5" w:rsidDel="00C13530">
          <w:rPr>
            <w:lang w:val="en-US" w:eastAsia="ko-KR"/>
          </w:rPr>
          <w:delText xml:space="preserve"> move_or_turn():</w:delText>
        </w:r>
      </w:del>
    </w:p>
    <w:p w:rsidR="00000000" w:rsidRDefault="00C643B5">
      <w:pPr>
        <w:rPr>
          <w:del w:id="7902" w:author="박윤수" w:date="2014-08-23T00:15:00Z"/>
          <w:lang w:val="en-US" w:eastAsia="ko-KR"/>
        </w:rPr>
        <w:pPrChange w:id="7903" w:author="박윤수" w:date="2014-08-23T00:18:00Z">
          <w:pPr>
            <w:spacing w:after="0"/>
          </w:pPr>
        </w:pPrChange>
      </w:pPr>
      <w:del w:id="7904" w:author="박윤수" w:date="2014-08-23T00:15:00Z">
        <w:r w:rsidRPr="00C643B5" w:rsidDel="00C13530">
          <w:rPr>
            <w:lang w:val="en-US" w:eastAsia="ko-KR"/>
          </w:rPr>
          <w:delText xml:space="preserve">    </w:delText>
        </w:r>
      </w:del>
      <w:ins w:id="7905" w:author="이은정" w:date="2014-08-22T15:00:00Z">
        <w:del w:id="7906" w:author="박윤수" w:date="2014-08-23T00:15:00Z">
          <w:r w:rsidR="00216280" w:rsidRPr="00C643B5" w:rsidDel="00C13530">
            <w:rPr>
              <w:lang w:val="en-US" w:eastAsia="ko-KR"/>
            </w:rPr>
            <w:delText xml:space="preserve">   </w:delText>
          </w:r>
          <w:r w:rsidR="00216280" w:rsidDel="00C13530">
            <w:rPr>
              <w:rFonts w:hint="eastAsia"/>
              <w:lang w:val="en-US" w:eastAsia="ko-KR"/>
            </w:rPr>
            <w:delText xml:space="preserve">    </w:delText>
          </w:r>
        </w:del>
      </w:ins>
      <w:del w:id="7907" w:author="박윤수" w:date="2014-08-23T00:15:00Z">
        <w:r w:rsidRPr="00C643B5" w:rsidDel="00C13530">
          <w:rPr>
            <w:lang w:val="en-US" w:eastAsia="ko-KR"/>
          </w:rPr>
          <w:delText>if</w:delText>
        </w:r>
      </w:del>
      <w:ins w:id="7908" w:author="이은정" w:date="2014-08-22T15:16:00Z">
        <w:del w:id="7909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7910" w:author="박윤수" w:date="2014-08-23T00:15:00Z">
        <w:r w:rsidRPr="00C643B5" w:rsidDel="00C13530">
          <w:rPr>
            <w:lang w:val="en-US" w:eastAsia="ko-KR"/>
          </w:rPr>
          <w:delText xml:space="preserve"> front_is_clear():</w:delText>
        </w:r>
      </w:del>
    </w:p>
    <w:p w:rsidR="00000000" w:rsidRDefault="00C643B5">
      <w:pPr>
        <w:rPr>
          <w:del w:id="7911" w:author="박윤수" w:date="2014-08-23T00:15:00Z"/>
          <w:lang w:val="en-US" w:eastAsia="ko-KR"/>
        </w:rPr>
        <w:pPrChange w:id="7912" w:author="박윤수" w:date="2014-08-23T00:18:00Z">
          <w:pPr>
            <w:spacing w:after="0"/>
          </w:pPr>
        </w:pPrChange>
      </w:pPr>
      <w:del w:id="7913" w:author="박윤수" w:date="2014-08-23T00:15:00Z">
        <w:r w:rsidRPr="00C643B5" w:rsidDel="00C13530">
          <w:rPr>
            <w:lang w:val="en-US" w:eastAsia="ko-KR"/>
          </w:rPr>
          <w:delText xml:space="preserve">        </w:delText>
        </w:r>
      </w:del>
      <w:ins w:id="7914" w:author="이은정" w:date="2014-08-22T15:00:00Z">
        <w:del w:id="791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16" w:author="박윤수" w:date="2014-08-23T00:15:00Z">
        <w:r w:rsidRPr="00C643B5" w:rsidDel="00C13530">
          <w:rPr>
            <w:lang w:val="en-US" w:eastAsia="ko-KR"/>
          </w:rPr>
          <w:delText>dance()</w:delText>
        </w:r>
      </w:del>
    </w:p>
    <w:p w:rsidR="00000000" w:rsidRDefault="00C643B5">
      <w:pPr>
        <w:rPr>
          <w:del w:id="7917" w:author="박윤수" w:date="2014-08-23T00:15:00Z"/>
          <w:lang w:val="en-US" w:eastAsia="ko-KR"/>
        </w:rPr>
        <w:pPrChange w:id="7918" w:author="박윤수" w:date="2014-08-23T00:18:00Z">
          <w:pPr>
            <w:spacing w:after="0"/>
          </w:pPr>
        </w:pPrChange>
      </w:pPr>
      <w:del w:id="7919" w:author="박윤수" w:date="2014-08-23T00:15:00Z">
        <w:r w:rsidRPr="00C643B5" w:rsidDel="00C13530">
          <w:rPr>
            <w:lang w:val="en-US" w:eastAsia="ko-KR"/>
          </w:rPr>
          <w:delText xml:space="preserve">       </w:delText>
        </w:r>
      </w:del>
      <w:ins w:id="7920" w:author="이은정" w:date="2014-08-22T15:00:00Z">
        <w:del w:id="7921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22" w:author="박윤수" w:date="2014-08-23T00:15:00Z">
        <w:r w:rsidRPr="00C643B5" w:rsidDel="00C13530">
          <w:rPr>
            <w:lang w:val="en-US" w:eastAsia="ko-KR"/>
          </w:rPr>
          <w:delText xml:space="preserve"> move()</w:delText>
        </w:r>
      </w:del>
    </w:p>
    <w:p w:rsidR="00000000" w:rsidRDefault="00C643B5">
      <w:pPr>
        <w:rPr>
          <w:del w:id="7923" w:author="박윤수" w:date="2014-08-23T00:15:00Z"/>
          <w:lang w:val="en-US" w:eastAsia="ko-KR"/>
        </w:rPr>
        <w:pPrChange w:id="7924" w:author="박윤수" w:date="2014-08-23T00:18:00Z">
          <w:pPr>
            <w:spacing w:after="0"/>
          </w:pPr>
        </w:pPrChange>
      </w:pPr>
      <w:del w:id="7925" w:author="박윤수" w:date="2014-08-23T00:15:00Z">
        <w:r w:rsidRPr="00C643B5" w:rsidDel="00C13530">
          <w:rPr>
            <w:lang w:val="en-US" w:eastAsia="ko-KR"/>
          </w:rPr>
          <w:delText xml:space="preserve">    </w:delText>
        </w:r>
      </w:del>
      <w:ins w:id="7926" w:author="이은정" w:date="2014-08-22T15:00:00Z">
        <w:del w:id="7927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28" w:author="박윤수" w:date="2014-08-23T00:15:00Z">
        <w:r w:rsidRPr="00C643B5" w:rsidDel="00C13530">
          <w:rPr>
            <w:lang w:val="en-US" w:eastAsia="ko-KR"/>
          </w:rPr>
          <w:delText>else</w:delText>
        </w:r>
      </w:del>
      <w:ins w:id="7929" w:author="이은정" w:date="2014-08-22T15:17:00Z">
        <w:del w:id="7930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7931" w:author="박윤수" w:date="2014-08-23T00:15:00Z">
        <w:r w:rsidRPr="00C643B5" w:rsidDel="00C13530">
          <w:rPr>
            <w:lang w:val="en-US" w:eastAsia="ko-KR"/>
          </w:rPr>
          <w:delText>:</w:delText>
        </w:r>
      </w:del>
    </w:p>
    <w:p w:rsidR="00000000" w:rsidRDefault="00C643B5">
      <w:pPr>
        <w:rPr>
          <w:del w:id="7932" w:author="박윤수" w:date="2014-08-23T00:15:00Z"/>
          <w:lang w:val="en-US" w:eastAsia="ko-KR"/>
        </w:rPr>
        <w:pPrChange w:id="7933" w:author="박윤수" w:date="2014-08-23T00:18:00Z">
          <w:pPr>
            <w:spacing w:after="0"/>
          </w:pPr>
        </w:pPrChange>
      </w:pPr>
      <w:del w:id="7934" w:author="박윤수" w:date="2014-08-23T00:15:00Z">
        <w:r w:rsidRPr="00C643B5" w:rsidDel="00C13530">
          <w:rPr>
            <w:lang w:val="en-US" w:eastAsia="ko-KR"/>
          </w:rPr>
          <w:delText xml:space="preserve">      </w:delText>
        </w:r>
      </w:del>
      <w:ins w:id="7935" w:author="이은정" w:date="2014-08-22T15:00:00Z">
        <w:del w:id="7936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 </w:delText>
          </w:r>
        </w:del>
      </w:ins>
      <w:del w:id="7937" w:author="박윤수" w:date="2014-08-23T00:15:00Z">
        <w:r w:rsidRPr="00C643B5" w:rsidDel="00C13530">
          <w:rPr>
            <w:lang w:val="en-US" w:eastAsia="ko-KR"/>
          </w:rPr>
          <w:delText xml:space="preserve">  turn_left()</w:delText>
        </w:r>
      </w:del>
    </w:p>
    <w:p w:rsidR="00CF6B85" w:rsidRDefault="00C643B5">
      <w:pPr>
        <w:rPr>
          <w:del w:id="7938" w:author="박윤수" w:date="2014-08-23T00:15:00Z"/>
          <w:lang w:val="en-US" w:eastAsia="ko-KR"/>
        </w:rPr>
      </w:pPr>
      <w:del w:id="7939" w:author="박윤수" w:date="2014-08-23T00:15:00Z">
        <w:r w:rsidRPr="00C643B5" w:rsidDel="00C13530">
          <w:rPr>
            <w:lang w:val="en-US" w:eastAsia="ko-KR"/>
          </w:rPr>
          <w:delText xml:space="preserve">     </w:delText>
        </w:r>
      </w:del>
      <w:ins w:id="7940" w:author="이은정" w:date="2014-08-22T15:00:00Z">
        <w:del w:id="7941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7942" w:author="박윤수" w:date="2014-08-23T00:15:00Z">
        <w:r w:rsidRPr="00C643B5" w:rsidDel="00C13530">
          <w:rPr>
            <w:lang w:val="en-US" w:eastAsia="ko-KR"/>
          </w:rPr>
          <w:delText xml:space="preserve"> </w:delText>
        </w:r>
      </w:del>
      <w:ins w:id="7943" w:author="이은정" w:date="2014-08-22T15:00:00Z">
        <w:del w:id="794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45" w:author="박윤수" w:date="2014-08-23T00:15:00Z">
        <w:r w:rsidRPr="00C643B5" w:rsidDel="00C13530">
          <w:rPr>
            <w:lang w:val="en-US" w:eastAsia="ko-KR"/>
          </w:rPr>
          <w:delText xml:space="preserve">  put_beeper()</w:delText>
        </w:r>
      </w:del>
    </w:p>
    <w:p w:rsidR="00000000" w:rsidRDefault="00C643B5">
      <w:pPr>
        <w:rPr>
          <w:del w:id="7946" w:author="박윤수" w:date="2014-08-23T00:15:00Z"/>
          <w:lang w:val="en-US" w:eastAsia="ko-KR"/>
        </w:rPr>
        <w:pPrChange w:id="7947" w:author="박윤수" w:date="2014-08-23T00:18:00Z">
          <w:pPr>
            <w:spacing w:after="0"/>
          </w:pPr>
        </w:pPrChange>
      </w:pPr>
      <w:del w:id="7948" w:author="박윤수" w:date="2014-08-23T00:15:00Z">
        <w:r w:rsidRPr="00C643B5" w:rsidDel="00C13530">
          <w:rPr>
            <w:lang w:val="en-US" w:eastAsia="ko-KR"/>
          </w:rPr>
          <w:delText>repeat(move_or_turn, 18)</w:delText>
        </w:r>
        <w:r w:rsidRPr="00C643B5" w:rsidDel="00C13530">
          <w:rPr>
            <w:lang w:val="en-US" w:eastAsia="ko-KR"/>
          </w:rPr>
          <w:tab/>
        </w:r>
        <w:r w:rsidRPr="00C643B5" w:rsidDel="00C13530">
          <w:rPr>
            <w:lang w:val="en-US" w:eastAsia="ko-KR"/>
          </w:rPr>
          <w:tab/>
        </w:r>
      </w:del>
    </w:p>
    <w:p w:rsidR="00CF6B85" w:rsidRDefault="00C643B5">
      <w:pPr>
        <w:rPr>
          <w:del w:id="7949" w:author="박윤수" w:date="2014-08-23T00:15:00Z"/>
          <w:lang w:val="en-US" w:eastAsia="ko-KR"/>
        </w:rPr>
      </w:pPr>
      <w:del w:id="7950" w:author="박윤수" w:date="2014-08-23T00:15:00Z">
        <w:r w:rsidRPr="00C643B5" w:rsidDel="00C13530">
          <w:rPr>
            <w:lang w:val="en-US" w:eastAsia="ko-KR"/>
          </w:rPr>
          <w:delText>turn_off()</w:delText>
        </w:r>
      </w:del>
    </w:p>
    <w:p w:rsidR="00CF6B85" w:rsidRDefault="00C643B5">
      <w:pPr>
        <w:rPr>
          <w:del w:id="7951" w:author="박윤수" w:date="2014-08-23T00:15:00Z"/>
          <w:lang w:val="en-US" w:eastAsia="ko-KR"/>
        </w:rPr>
      </w:pPr>
      <w:del w:id="7952" w:author="박윤수" w:date="2014-08-23T00:15:00Z">
        <w:r w:rsidDel="00C13530">
          <w:rPr>
            <w:rFonts w:hint="eastAsia"/>
            <w:lang w:val="en-US" w:eastAsia="ko-KR"/>
          </w:rPr>
          <w:delText>dance()</w:delText>
        </w:r>
        <w:r w:rsidDel="00C13530">
          <w:rPr>
            <w:rFonts w:hint="eastAsia"/>
            <w:lang w:val="en-US" w:eastAsia="ko-KR"/>
          </w:rPr>
          <w:delText>와</w:delText>
        </w:r>
        <w:r w:rsidDel="00C13530">
          <w:rPr>
            <w:rFonts w:hint="eastAsia"/>
            <w:lang w:val="en-US" w:eastAsia="ko-KR"/>
          </w:rPr>
          <w:delText xml:space="preserve"> move()</w:delText>
        </w:r>
        <w:r w:rsidDel="00C13530">
          <w:rPr>
            <w:rFonts w:hint="eastAsia"/>
            <w:lang w:val="en-US" w:eastAsia="ko-KR"/>
          </w:rPr>
          <w:delText>명령문이</w:delText>
        </w:r>
        <w:r w:rsidDel="00C13530">
          <w:rPr>
            <w:rFonts w:hint="eastAsia"/>
            <w:lang w:val="en-US" w:eastAsia="ko-KR"/>
          </w:rPr>
          <w:delText xml:space="preserve"> if </w:delText>
        </w:r>
        <w:r w:rsidDel="00C13530">
          <w:rPr>
            <w:rFonts w:hint="eastAsia"/>
            <w:lang w:val="en-US" w:eastAsia="ko-KR"/>
          </w:rPr>
          <w:delText>문에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들여쓰기가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있어서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동일한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블록에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속해서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정렬되어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주목하세요</w:delText>
        </w:r>
        <w:r w:rsidDel="00C13530">
          <w:rPr>
            <w:rFonts w:hint="eastAsia"/>
            <w:lang w:val="en-US" w:eastAsia="ko-KR"/>
          </w:rPr>
          <w:delText xml:space="preserve">. else </w:delText>
        </w:r>
        <w:r w:rsidDel="00C13530">
          <w:rPr>
            <w:rFonts w:hint="eastAsia"/>
            <w:lang w:val="en-US" w:eastAsia="ko-KR"/>
          </w:rPr>
          <w:delText>문에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속해서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들여쓰기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있는</w:delText>
        </w:r>
        <w:r w:rsidDel="00C13530">
          <w:rPr>
            <w:rFonts w:hint="eastAsia"/>
            <w:lang w:val="en-US" w:eastAsia="ko-KR"/>
          </w:rPr>
          <w:delText xml:space="preserve"> turn_left()</w:delText>
        </w:r>
        <w:r w:rsidDel="00C13530">
          <w:rPr>
            <w:rFonts w:hint="eastAsia"/>
            <w:lang w:val="en-US" w:eastAsia="ko-KR"/>
          </w:rPr>
          <w:delText>와</w:delText>
        </w:r>
        <w:r w:rsidDel="00C13530">
          <w:rPr>
            <w:rFonts w:hint="eastAsia"/>
            <w:lang w:val="en-US" w:eastAsia="ko-KR"/>
          </w:rPr>
          <w:delText xml:space="preserve"> put_beeper() </w:delText>
        </w:r>
        <w:r w:rsidDel="00C13530">
          <w:rPr>
            <w:rFonts w:hint="eastAsia"/>
            <w:lang w:val="en-US" w:eastAsia="ko-KR"/>
          </w:rPr>
          <w:delText>명령문도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비슷하게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정렬되어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프로그램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결과는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표시되어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rPr>
          <w:del w:id="7953" w:author="박윤수" w:date="2014-08-23T00:15:00Z"/>
          <w:lang w:val="en-US" w:eastAsia="ko-KR"/>
        </w:rPr>
      </w:pPr>
      <w:del w:id="7954" w:author="박윤수" w:date="2014-08-23T00:15:00Z">
        <w:r>
          <w:rPr>
            <w:noProof/>
            <w:lang w:val="en-US" w:eastAsia="ko-KR"/>
            <w:rPrChange w:id="795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2000250"/>
              <wp:effectExtent l="19050" t="0" r="9525" b="0"/>
              <wp:docPr id="257" name="그림 256" descr="around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2.png"/>
                      <pic:cNvPicPr/>
                    </pic:nvPicPr>
                    <pic:blipFill>
                      <a:blip r:embed="rId9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2000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643B5">
      <w:pPr>
        <w:rPr>
          <w:del w:id="7956" w:author="박윤수" w:date="2014-08-23T00:15:00Z"/>
          <w:lang w:val="en-US" w:eastAsia="ko-KR"/>
        </w:rPr>
      </w:pPr>
      <w:del w:id="7957" w:author="박윤수" w:date="2014-08-23T00:15:00Z">
        <w:r w:rsidDel="00C13530">
          <w:rPr>
            <w:rFonts w:hint="eastAsia"/>
            <w:lang w:val="en-US" w:eastAsia="ko-KR"/>
          </w:rPr>
          <w:delText>이제</w:delText>
        </w:r>
        <w:r w:rsidDel="00C13530">
          <w:rPr>
            <w:rFonts w:hint="eastAsia"/>
            <w:lang w:val="en-US" w:eastAsia="ko-KR"/>
          </w:rPr>
          <w:delText xml:space="preserve"> put_beeper()</w:delText>
        </w:r>
        <w:r w:rsidDel="00C13530">
          <w:rPr>
            <w:rFonts w:hint="eastAsia"/>
            <w:lang w:val="en-US" w:eastAsia="ko-KR"/>
          </w:rPr>
          <w:delText>와</w:delText>
        </w:r>
        <w:r w:rsidDel="00C13530">
          <w:rPr>
            <w:rFonts w:hint="eastAsia"/>
            <w:lang w:val="en-US" w:eastAsia="ko-KR"/>
          </w:rPr>
          <w:delText xml:space="preserve"> turn_left()</w:delText>
        </w:r>
        <w:r w:rsidDel="00C13530">
          <w:rPr>
            <w:rFonts w:hint="eastAsia"/>
            <w:lang w:val="en-US" w:eastAsia="ko-KR"/>
          </w:rPr>
          <w:delText>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정렬되어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않고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아래와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대신에</w:delText>
        </w:r>
        <w:r w:rsidDel="00C13530">
          <w:rPr>
            <w:rFonts w:hint="eastAsia"/>
            <w:lang w:val="en-US" w:eastAsia="ko-KR"/>
          </w:rPr>
          <w:delText xml:space="preserve"> else</w:delText>
        </w:r>
        <w:r w:rsidR="00536321" w:rsidDel="00C13530">
          <w:rPr>
            <w:rFonts w:hint="eastAsia"/>
            <w:lang w:val="en-US" w:eastAsia="ko-KR"/>
          </w:rPr>
          <w:delText>문과</w:delText>
        </w:r>
        <w:r w:rsidR="00536321" w:rsidDel="00C13530">
          <w:rPr>
            <w:rFonts w:hint="eastAsia"/>
            <w:lang w:val="en-US" w:eastAsia="ko-KR"/>
          </w:rPr>
          <w:delText xml:space="preserve"> </w:delText>
        </w:r>
        <w:r w:rsidR="00536321" w:rsidDel="00C13530">
          <w:rPr>
            <w:rFonts w:hint="eastAsia"/>
            <w:lang w:val="en-US" w:eastAsia="ko-KR"/>
          </w:rPr>
          <w:delText>같이</w:delText>
        </w:r>
        <w:r w:rsidR="00536321" w:rsidDel="00C13530">
          <w:rPr>
            <w:rFonts w:hint="eastAsia"/>
            <w:lang w:val="en-US" w:eastAsia="ko-KR"/>
          </w:rPr>
          <w:delText xml:space="preserve"> </w:delText>
        </w:r>
        <w:r w:rsidR="00536321" w:rsidDel="00C13530">
          <w:rPr>
            <w:rFonts w:hint="eastAsia"/>
            <w:lang w:val="en-US" w:eastAsia="ko-KR"/>
          </w:rPr>
          <w:delText>정렬한다면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무슨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일이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생길까요</w:delText>
        </w:r>
        <w:r w:rsidDel="00C13530">
          <w:rPr>
            <w:rFonts w:hint="eastAsia"/>
            <w:lang w:val="en-US" w:eastAsia="ko-KR"/>
          </w:rPr>
          <w:delText xml:space="preserve">? </w:delText>
        </w:r>
      </w:del>
    </w:p>
    <w:p w:rsidR="00000000" w:rsidRDefault="00536321">
      <w:pPr>
        <w:rPr>
          <w:del w:id="7958" w:author="박윤수" w:date="2014-08-23T00:15:00Z"/>
          <w:lang w:val="en-US" w:eastAsia="ko-KR"/>
        </w:rPr>
        <w:pPrChange w:id="7959" w:author="박윤수" w:date="2014-08-23T00:18:00Z">
          <w:pPr>
            <w:spacing w:after="0"/>
          </w:pPr>
        </w:pPrChange>
      </w:pPr>
      <w:del w:id="7960" w:author="박윤수" w:date="2014-08-23T00:15:00Z">
        <w:r w:rsidRPr="00536321" w:rsidDel="00C13530">
          <w:rPr>
            <w:lang w:val="en-US" w:eastAsia="ko-KR"/>
          </w:rPr>
          <w:delText>def</w:delText>
        </w:r>
      </w:del>
      <w:ins w:id="7961" w:author="이은정" w:date="2014-08-22T14:42:00Z">
        <w:del w:id="7962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963" w:author="박윤수" w:date="2014-08-23T00:15:00Z">
        <w:r w:rsidRPr="00536321" w:rsidDel="00C13530">
          <w:rPr>
            <w:lang w:val="en-US" w:eastAsia="ko-KR"/>
          </w:rPr>
          <w:delText xml:space="preserve"> dance():</w:delText>
        </w:r>
      </w:del>
    </w:p>
    <w:p w:rsidR="00000000" w:rsidRDefault="00536321">
      <w:pPr>
        <w:rPr>
          <w:del w:id="7964" w:author="박윤수" w:date="2014-08-23T00:15:00Z"/>
          <w:lang w:val="en-US" w:eastAsia="ko-KR"/>
        </w:rPr>
        <w:pPrChange w:id="7965" w:author="박윤수" w:date="2014-08-23T00:18:00Z">
          <w:pPr>
            <w:spacing w:after="0"/>
          </w:pPr>
        </w:pPrChange>
      </w:pPr>
      <w:del w:id="7966" w:author="박윤수" w:date="2014-08-23T00:15:00Z">
        <w:r w:rsidRPr="00536321" w:rsidDel="00C13530">
          <w:rPr>
            <w:lang w:val="en-US" w:eastAsia="ko-KR"/>
          </w:rPr>
          <w:delText xml:space="preserve">   </w:delText>
        </w:r>
      </w:del>
      <w:ins w:id="7967" w:author="이은정" w:date="2014-08-22T15:01:00Z">
        <w:del w:id="7968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69" w:author="박윤수" w:date="2014-08-23T00:15:00Z">
        <w:r w:rsidRPr="00536321" w:rsidDel="00C13530">
          <w:rPr>
            <w:lang w:val="en-US" w:eastAsia="ko-KR"/>
          </w:rPr>
          <w:delText xml:space="preserve"> repeat(turn_left, 4)</w:delText>
        </w:r>
      </w:del>
    </w:p>
    <w:p w:rsidR="00000000" w:rsidRDefault="00536321">
      <w:pPr>
        <w:rPr>
          <w:del w:id="7970" w:author="박윤수" w:date="2014-08-23T00:15:00Z"/>
          <w:lang w:val="en-US" w:eastAsia="ko-KR"/>
        </w:rPr>
        <w:pPrChange w:id="7971" w:author="박윤수" w:date="2014-08-23T00:18:00Z">
          <w:pPr>
            <w:spacing w:after="0"/>
          </w:pPr>
        </w:pPrChange>
      </w:pPr>
      <w:del w:id="7972" w:author="박윤수" w:date="2014-08-23T00:15:00Z">
        <w:r w:rsidRPr="00536321" w:rsidDel="00C13530">
          <w:rPr>
            <w:lang w:val="en-US" w:eastAsia="ko-KR"/>
          </w:rPr>
          <w:delText>def</w:delText>
        </w:r>
      </w:del>
      <w:ins w:id="7973" w:author="이은정" w:date="2014-08-22T14:42:00Z">
        <w:del w:id="7974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7975" w:author="박윤수" w:date="2014-08-23T00:15:00Z">
        <w:r w:rsidRPr="00536321" w:rsidDel="00C13530">
          <w:rPr>
            <w:lang w:val="en-US" w:eastAsia="ko-KR"/>
          </w:rPr>
          <w:delText xml:space="preserve"> move_or_turn():</w:delText>
        </w:r>
      </w:del>
    </w:p>
    <w:p w:rsidR="00000000" w:rsidRDefault="00536321">
      <w:pPr>
        <w:rPr>
          <w:del w:id="7976" w:author="박윤수" w:date="2014-08-23T00:15:00Z"/>
          <w:lang w:val="en-US" w:eastAsia="ko-KR"/>
        </w:rPr>
        <w:pPrChange w:id="7977" w:author="박윤수" w:date="2014-08-23T00:18:00Z">
          <w:pPr>
            <w:spacing w:after="0"/>
          </w:pPr>
        </w:pPrChange>
      </w:pPr>
      <w:del w:id="7978" w:author="박윤수" w:date="2014-08-23T00:15:00Z">
        <w:r w:rsidRPr="00536321" w:rsidDel="00C13530">
          <w:rPr>
            <w:lang w:val="en-US" w:eastAsia="ko-KR"/>
          </w:rPr>
          <w:delText xml:space="preserve">   </w:delText>
        </w:r>
      </w:del>
      <w:ins w:id="7979" w:author="이은정" w:date="2014-08-22T15:01:00Z">
        <w:del w:id="7980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81" w:author="박윤수" w:date="2014-08-23T00:15:00Z">
        <w:r w:rsidRPr="00536321" w:rsidDel="00C13530">
          <w:rPr>
            <w:lang w:val="en-US" w:eastAsia="ko-KR"/>
          </w:rPr>
          <w:delText xml:space="preserve"> if</w:delText>
        </w:r>
      </w:del>
      <w:ins w:id="7982" w:author="이은정" w:date="2014-08-22T15:16:00Z">
        <w:del w:id="7983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7984" w:author="박윤수" w:date="2014-08-23T00:15:00Z">
        <w:r w:rsidRPr="00536321" w:rsidDel="00C13530">
          <w:rPr>
            <w:lang w:val="en-US" w:eastAsia="ko-KR"/>
          </w:rPr>
          <w:delText xml:space="preserve"> front_is_clear():</w:delText>
        </w:r>
      </w:del>
    </w:p>
    <w:p w:rsidR="00000000" w:rsidRDefault="00536321">
      <w:pPr>
        <w:rPr>
          <w:del w:id="7985" w:author="박윤수" w:date="2014-08-23T00:15:00Z"/>
          <w:lang w:val="en-US" w:eastAsia="ko-KR"/>
        </w:rPr>
        <w:pPrChange w:id="7986" w:author="박윤수" w:date="2014-08-23T00:18:00Z">
          <w:pPr>
            <w:spacing w:after="0"/>
          </w:pPr>
        </w:pPrChange>
      </w:pPr>
      <w:del w:id="7987" w:author="박윤수" w:date="2014-08-23T00:15:00Z">
        <w:r w:rsidRPr="00536321" w:rsidDel="00C13530">
          <w:rPr>
            <w:lang w:val="en-US" w:eastAsia="ko-KR"/>
          </w:rPr>
          <w:delText xml:space="preserve">       </w:delText>
        </w:r>
      </w:del>
      <w:ins w:id="7988" w:author="이은정" w:date="2014-08-22T15:01:00Z">
        <w:del w:id="7989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90" w:author="박윤수" w:date="2014-08-23T00:15:00Z">
        <w:r w:rsidRPr="00536321" w:rsidDel="00C13530">
          <w:rPr>
            <w:lang w:val="en-US" w:eastAsia="ko-KR"/>
          </w:rPr>
          <w:delText xml:space="preserve"> dance()</w:delText>
        </w:r>
      </w:del>
    </w:p>
    <w:p w:rsidR="00000000" w:rsidRDefault="00536321">
      <w:pPr>
        <w:rPr>
          <w:del w:id="7991" w:author="박윤수" w:date="2014-08-23T00:15:00Z"/>
          <w:lang w:val="en-US" w:eastAsia="ko-KR"/>
        </w:rPr>
        <w:pPrChange w:id="7992" w:author="박윤수" w:date="2014-08-23T00:18:00Z">
          <w:pPr>
            <w:spacing w:after="0"/>
          </w:pPr>
        </w:pPrChange>
      </w:pPr>
      <w:del w:id="7993" w:author="박윤수" w:date="2014-08-23T00:15:00Z">
        <w:r w:rsidRPr="00536321" w:rsidDel="00C13530">
          <w:rPr>
            <w:lang w:val="en-US" w:eastAsia="ko-KR"/>
          </w:rPr>
          <w:delText xml:space="preserve">     </w:delText>
        </w:r>
      </w:del>
      <w:ins w:id="7994" w:author="이은정" w:date="2014-08-22T15:01:00Z">
        <w:del w:id="799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7996" w:author="박윤수" w:date="2014-08-23T00:15:00Z">
        <w:r w:rsidRPr="00536321" w:rsidDel="00C13530">
          <w:rPr>
            <w:lang w:val="en-US" w:eastAsia="ko-KR"/>
          </w:rPr>
          <w:delText xml:space="preserve">   move()</w:delText>
        </w:r>
      </w:del>
    </w:p>
    <w:p w:rsidR="00000000" w:rsidRDefault="00536321">
      <w:pPr>
        <w:rPr>
          <w:del w:id="7997" w:author="박윤수" w:date="2014-08-23T00:15:00Z"/>
          <w:lang w:val="en-US" w:eastAsia="ko-KR"/>
        </w:rPr>
        <w:pPrChange w:id="7998" w:author="박윤수" w:date="2014-08-23T00:18:00Z">
          <w:pPr>
            <w:spacing w:after="0"/>
          </w:pPr>
        </w:pPrChange>
      </w:pPr>
      <w:del w:id="7999" w:author="박윤수" w:date="2014-08-23T00:15:00Z">
        <w:r w:rsidRPr="00536321" w:rsidDel="00C13530">
          <w:rPr>
            <w:lang w:val="en-US" w:eastAsia="ko-KR"/>
          </w:rPr>
          <w:delText xml:space="preserve"> </w:delText>
        </w:r>
      </w:del>
      <w:ins w:id="8000" w:author="이은정" w:date="2014-08-22T15:01:00Z">
        <w:del w:id="8001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8002" w:author="박윤수" w:date="2014-08-23T00:15:00Z">
        <w:r w:rsidRPr="00536321" w:rsidDel="00C13530">
          <w:rPr>
            <w:lang w:val="en-US" w:eastAsia="ko-KR"/>
          </w:rPr>
          <w:delText xml:space="preserve">   else</w:delText>
        </w:r>
      </w:del>
      <w:ins w:id="8003" w:author="이은정" w:date="2014-08-22T15:17:00Z">
        <w:del w:id="8004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8005" w:author="박윤수" w:date="2014-08-23T00:15:00Z">
        <w:r w:rsidRPr="00536321" w:rsidDel="00C13530">
          <w:rPr>
            <w:lang w:val="en-US" w:eastAsia="ko-KR"/>
          </w:rPr>
          <w:delText>:</w:delText>
        </w:r>
      </w:del>
    </w:p>
    <w:p w:rsidR="00000000" w:rsidRDefault="00536321">
      <w:pPr>
        <w:rPr>
          <w:del w:id="8006" w:author="박윤수" w:date="2014-08-23T00:15:00Z"/>
          <w:lang w:val="en-US" w:eastAsia="ko-KR"/>
        </w:rPr>
        <w:pPrChange w:id="8007" w:author="박윤수" w:date="2014-08-23T00:18:00Z">
          <w:pPr>
            <w:spacing w:after="0"/>
          </w:pPr>
        </w:pPrChange>
      </w:pPr>
      <w:del w:id="8008" w:author="박윤수" w:date="2014-08-23T00:15:00Z">
        <w:r w:rsidRPr="00536321" w:rsidDel="00C13530">
          <w:rPr>
            <w:lang w:val="en-US" w:eastAsia="ko-KR"/>
          </w:rPr>
          <w:delText xml:space="preserve">    </w:delText>
        </w:r>
      </w:del>
      <w:ins w:id="8009" w:author="이은정" w:date="2014-08-22T15:01:00Z">
        <w:del w:id="8010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8011" w:author="박윤수" w:date="2014-08-23T00:15:00Z">
        <w:r w:rsidRPr="00536321" w:rsidDel="00C13530">
          <w:rPr>
            <w:lang w:val="en-US" w:eastAsia="ko-KR"/>
          </w:rPr>
          <w:delText xml:space="preserve">    turn_left()</w:delText>
        </w:r>
      </w:del>
    </w:p>
    <w:p w:rsidR="00CF6B85" w:rsidRDefault="00536321">
      <w:pPr>
        <w:rPr>
          <w:del w:id="8012" w:author="박윤수" w:date="2014-08-23T00:15:00Z"/>
          <w:lang w:val="en-US" w:eastAsia="ko-KR"/>
        </w:rPr>
      </w:pPr>
      <w:del w:id="8013" w:author="박윤수" w:date="2014-08-23T00:15:00Z">
        <w:r w:rsidRPr="00536321" w:rsidDel="00C13530">
          <w:rPr>
            <w:lang w:val="en-US" w:eastAsia="ko-KR"/>
          </w:rPr>
          <w:delText xml:space="preserve">   </w:delText>
        </w:r>
      </w:del>
      <w:ins w:id="8014" w:author="이은정" w:date="2014-08-22T15:01:00Z">
        <w:del w:id="801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8016" w:author="박윤수" w:date="2014-08-23T00:15:00Z">
        <w:r w:rsidRPr="00536321" w:rsidDel="00C13530">
          <w:rPr>
            <w:lang w:val="en-US" w:eastAsia="ko-KR"/>
          </w:rPr>
          <w:delText xml:space="preserve"> put_beeper()</w:delText>
        </w:r>
      </w:del>
    </w:p>
    <w:p w:rsidR="00000000" w:rsidRDefault="00536321">
      <w:pPr>
        <w:rPr>
          <w:del w:id="8017" w:author="박윤수" w:date="2014-08-23T00:15:00Z"/>
          <w:lang w:val="en-US" w:eastAsia="ko-KR"/>
        </w:rPr>
        <w:pPrChange w:id="8018" w:author="박윤수" w:date="2014-08-23T00:18:00Z">
          <w:pPr>
            <w:spacing w:after="0"/>
          </w:pPr>
        </w:pPrChange>
      </w:pPr>
      <w:del w:id="8019" w:author="박윤수" w:date="2014-08-23T00:15:00Z">
        <w:r w:rsidRPr="00536321" w:rsidDel="00C13530">
          <w:rPr>
            <w:lang w:val="en-US" w:eastAsia="ko-KR"/>
          </w:rPr>
          <w:delText>repeat(move_or_turn, 18)</w:delText>
        </w:r>
        <w:r w:rsidRPr="00536321" w:rsidDel="00C13530">
          <w:rPr>
            <w:lang w:val="en-US" w:eastAsia="ko-KR"/>
          </w:rPr>
          <w:tab/>
        </w:r>
        <w:r w:rsidRPr="00536321" w:rsidDel="00C13530">
          <w:rPr>
            <w:lang w:val="en-US" w:eastAsia="ko-KR"/>
          </w:rPr>
          <w:tab/>
        </w:r>
      </w:del>
    </w:p>
    <w:p w:rsidR="00CF6B85" w:rsidRDefault="00536321">
      <w:pPr>
        <w:rPr>
          <w:del w:id="8020" w:author="박윤수" w:date="2014-08-23T00:15:00Z"/>
          <w:lang w:val="en-US" w:eastAsia="ko-KR"/>
        </w:rPr>
      </w:pPr>
      <w:del w:id="8021" w:author="박윤수" w:date="2014-08-23T00:15:00Z">
        <w:r w:rsidRPr="00536321" w:rsidDel="00C13530">
          <w:rPr>
            <w:lang w:val="en-US" w:eastAsia="ko-KR"/>
          </w:rPr>
          <w:delText>turn_off()</w:delText>
        </w:r>
      </w:del>
    </w:p>
    <w:p w:rsidR="00CF6B85" w:rsidRDefault="00536321">
      <w:pPr>
        <w:rPr>
          <w:del w:id="8022" w:author="박윤수" w:date="2014-08-23T00:15:00Z"/>
          <w:lang w:val="en-US" w:eastAsia="ko-KR"/>
        </w:rPr>
      </w:pPr>
      <w:del w:id="8023" w:author="박윤수" w:date="2014-08-23T00:15:00Z">
        <w:r w:rsidDel="00C13530">
          <w:rPr>
            <w:rFonts w:hint="eastAsia"/>
            <w:lang w:val="en-US" w:eastAsia="ko-KR"/>
          </w:rPr>
          <w:delText>이제</w:delText>
        </w:r>
        <w:r w:rsidDel="00C13530">
          <w:rPr>
            <w:rFonts w:hint="eastAsia"/>
            <w:lang w:val="en-US" w:eastAsia="ko-KR"/>
          </w:rPr>
          <w:delText xml:space="preserve"> move_or_turn() </w:delText>
        </w:r>
        <w:r w:rsidDel="00C13530">
          <w:rPr>
            <w:rFonts w:hint="eastAsia"/>
            <w:lang w:val="en-US" w:eastAsia="ko-KR"/>
          </w:rPr>
          <w:delText>명령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함수는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매번</w:delText>
        </w:r>
        <w:r w:rsidDel="00C13530">
          <w:rPr>
            <w:rFonts w:hint="eastAsia"/>
            <w:lang w:val="en-US" w:eastAsia="ko-KR"/>
          </w:rPr>
          <w:delText xml:space="preserve"> put_beeper()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실행하고</w:delText>
        </w:r>
        <w:r w:rsidDel="00C13530">
          <w:rPr>
            <w:rFonts w:hint="eastAsia"/>
            <w:lang w:val="en-US" w:eastAsia="ko-KR"/>
          </w:rPr>
          <w:delText xml:space="preserve">,  </w:delText>
        </w:r>
        <w:r w:rsidDel="00C13530">
          <w:rPr>
            <w:rFonts w:hint="eastAsia"/>
            <w:lang w:val="en-US" w:eastAsia="ko-KR"/>
          </w:rPr>
          <w:delText>춤을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추고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앞으로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가든지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왼쪽으로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회전하는</w:delText>
        </w:r>
        <w:r w:rsidDel="00C13530">
          <w:rPr>
            <w:rFonts w:hint="eastAsia"/>
            <w:lang w:val="en-US" w:eastAsia="ko-KR"/>
          </w:rPr>
          <w:delText xml:space="preserve"> if/else </w:delText>
        </w:r>
        <w:r w:rsidDel="00C13530">
          <w:rPr>
            <w:rFonts w:hint="eastAsia"/>
            <w:lang w:val="en-US" w:eastAsia="ko-KR"/>
          </w:rPr>
          <w:delText>선택을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포함합니다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실행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결과는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나타나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rPr>
          <w:del w:id="8024" w:author="박윤수" w:date="2014-08-23T00:15:00Z"/>
          <w:lang w:val="en-US" w:eastAsia="ko-KR"/>
        </w:rPr>
      </w:pPr>
      <w:del w:id="8025" w:author="박윤수" w:date="2014-08-23T00:15:00Z">
        <w:r>
          <w:rPr>
            <w:noProof/>
            <w:lang w:val="en-US" w:eastAsia="ko-KR"/>
            <w:rPrChange w:id="802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0250" cy="2000250"/>
              <wp:effectExtent l="19050" t="0" r="0" b="0"/>
              <wp:docPr id="258" name="그림 257" descr="around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3.png"/>
                      <pic:cNvPicPr/>
                    </pic:nvPicPr>
                    <pic:blipFill>
                      <a:blip r:embed="rId9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0250" cy="2000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536321">
      <w:pPr>
        <w:rPr>
          <w:del w:id="8027" w:author="박윤수" w:date="2014-08-23T00:15:00Z"/>
          <w:lang w:val="en-US" w:eastAsia="ko-KR"/>
        </w:rPr>
      </w:pPr>
      <w:del w:id="8028" w:author="박윤수" w:date="2014-08-23T00:15:00Z">
        <w:r w:rsidDel="00C13530">
          <w:rPr>
            <w:rFonts w:hint="eastAsia"/>
            <w:lang w:val="en-US" w:eastAsia="ko-KR"/>
          </w:rPr>
          <w:delText>보시면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매번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앞으로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8029" w:author="이은정" w:date="2014-08-22T10:41:00Z">
        <w:del w:id="8030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8031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전진할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비퍼를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자리에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놓습니다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각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모퉁이에는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개의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비퍼가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하나는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모퉁이에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도달하는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앞선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이동에서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나온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비퍼고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다른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하나는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모퉁이에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도착한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후에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왼쪽으로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회전하면서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나온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비퍼입니다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857469">
      <w:pPr>
        <w:rPr>
          <w:del w:id="8032" w:author="박윤수" w:date="2014-08-23T00:15:00Z"/>
          <w:lang w:val="en-US" w:eastAsia="ko-KR"/>
        </w:rPr>
      </w:pPr>
      <w:del w:id="8033" w:author="박윤수" w:date="2014-08-23T00:15:00Z">
        <w:r w:rsidDel="00C13530">
          <w:rPr>
            <w:rFonts w:hint="eastAsia"/>
            <w:lang w:val="en-US" w:eastAsia="ko-KR"/>
          </w:rPr>
          <w:delText>이제</w:delText>
        </w:r>
        <w:r w:rsidDel="00C13530">
          <w:rPr>
            <w:rFonts w:hint="eastAsia"/>
            <w:lang w:val="en-US" w:eastAsia="ko-KR"/>
          </w:rPr>
          <w:delText xml:space="preserve"> put_beeper()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아래에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나타나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있듯이</w:delText>
        </w:r>
        <w:r w:rsidDel="00C13530">
          <w:rPr>
            <w:rFonts w:hint="eastAsia"/>
            <w:lang w:val="en-US" w:eastAsia="ko-KR"/>
          </w:rPr>
          <w:delText xml:space="preserve"> def </w:delText>
        </w:r>
        <w:r w:rsidDel="00C13530">
          <w:rPr>
            <w:rFonts w:hint="eastAsia"/>
            <w:lang w:val="en-US" w:eastAsia="ko-KR"/>
          </w:rPr>
          <w:delText>문과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정렬하면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어떻게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될까요</w:delText>
        </w:r>
        <w:r w:rsidDel="00C13530">
          <w:rPr>
            <w:rFonts w:hint="eastAsia"/>
            <w:lang w:val="en-US" w:eastAsia="ko-KR"/>
          </w:rPr>
          <w:delText>?</w:delText>
        </w:r>
      </w:del>
    </w:p>
    <w:p w:rsidR="00000000" w:rsidRDefault="00857469">
      <w:pPr>
        <w:rPr>
          <w:del w:id="8034" w:author="박윤수" w:date="2014-08-23T00:15:00Z"/>
          <w:lang w:val="en-US" w:eastAsia="ko-KR"/>
        </w:rPr>
        <w:pPrChange w:id="8035" w:author="박윤수" w:date="2014-08-23T00:18:00Z">
          <w:pPr>
            <w:spacing w:after="0"/>
          </w:pPr>
        </w:pPrChange>
      </w:pPr>
      <w:del w:id="8036" w:author="박윤수" w:date="2014-08-23T00:15:00Z">
        <w:r w:rsidRPr="00857469" w:rsidDel="00C13530">
          <w:rPr>
            <w:lang w:val="en-US" w:eastAsia="ko-KR"/>
          </w:rPr>
          <w:delText>def</w:delText>
        </w:r>
      </w:del>
      <w:ins w:id="8037" w:author="이은정" w:date="2014-08-22T14:42:00Z">
        <w:del w:id="8038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039" w:author="박윤수" w:date="2014-08-23T00:15:00Z">
        <w:r w:rsidRPr="00857469" w:rsidDel="00C13530">
          <w:rPr>
            <w:lang w:val="en-US" w:eastAsia="ko-KR"/>
          </w:rPr>
          <w:delText xml:space="preserve"> dance():</w:delText>
        </w:r>
      </w:del>
    </w:p>
    <w:p w:rsidR="00000000" w:rsidRDefault="00857469">
      <w:pPr>
        <w:rPr>
          <w:del w:id="8040" w:author="박윤수" w:date="2014-08-23T00:15:00Z"/>
          <w:lang w:val="en-US" w:eastAsia="ko-KR"/>
        </w:rPr>
        <w:pPrChange w:id="8041" w:author="박윤수" w:date="2014-08-23T00:18:00Z">
          <w:pPr>
            <w:spacing w:after="0"/>
          </w:pPr>
        </w:pPrChange>
      </w:pPr>
      <w:del w:id="8042" w:author="박윤수" w:date="2014-08-23T00:15:00Z">
        <w:r w:rsidRPr="00857469" w:rsidDel="00C13530">
          <w:rPr>
            <w:lang w:val="en-US" w:eastAsia="ko-KR"/>
          </w:rPr>
          <w:delText xml:space="preserve">    </w:delText>
        </w:r>
      </w:del>
      <w:ins w:id="8043" w:author="이은정" w:date="2014-08-22T15:01:00Z">
        <w:del w:id="804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8045" w:author="박윤수" w:date="2014-08-23T00:15:00Z">
        <w:r w:rsidRPr="00857469" w:rsidDel="00C13530">
          <w:rPr>
            <w:lang w:val="en-US" w:eastAsia="ko-KR"/>
          </w:rPr>
          <w:delText>repeat(turn_left, 4)</w:delText>
        </w:r>
      </w:del>
    </w:p>
    <w:p w:rsidR="00000000" w:rsidRDefault="00857469">
      <w:pPr>
        <w:rPr>
          <w:del w:id="8046" w:author="박윤수" w:date="2014-08-23T00:15:00Z"/>
          <w:lang w:val="en-US" w:eastAsia="ko-KR"/>
        </w:rPr>
        <w:pPrChange w:id="8047" w:author="박윤수" w:date="2014-08-23T00:18:00Z">
          <w:pPr>
            <w:spacing w:after="0"/>
          </w:pPr>
        </w:pPrChange>
      </w:pPr>
      <w:del w:id="8048" w:author="박윤수" w:date="2014-08-23T00:15:00Z">
        <w:r w:rsidRPr="00857469" w:rsidDel="00C13530">
          <w:rPr>
            <w:lang w:val="en-US" w:eastAsia="ko-KR"/>
          </w:rPr>
          <w:delText>def</w:delText>
        </w:r>
      </w:del>
      <w:ins w:id="8049" w:author="이은정" w:date="2014-08-22T14:42:00Z">
        <w:del w:id="8050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051" w:author="박윤수" w:date="2014-08-23T00:15:00Z">
        <w:r w:rsidRPr="00857469" w:rsidDel="00C13530">
          <w:rPr>
            <w:lang w:val="en-US" w:eastAsia="ko-KR"/>
          </w:rPr>
          <w:delText xml:space="preserve"> move_or_turn():</w:delText>
        </w:r>
      </w:del>
    </w:p>
    <w:p w:rsidR="00000000" w:rsidRDefault="00857469">
      <w:pPr>
        <w:rPr>
          <w:del w:id="8052" w:author="박윤수" w:date="2014-08-23T00:15:00Z"/>
          <w:lang w:val="en-US" w:eastAsia="ko-KR"/>
        </w:rPr>
        <w:pPrChange w:id="8053" w:author="박윤수" w:date="2014-08-23T00:18:00Z">
          <w:pPr>
            <w:spacing w:after="0"/>
          </w:pPr>
        </w:pPrChange>
      </w:pPr>
      <w:del w:id="8054" w:author="박윤수" w:date="2014-08-23T00:15:00Z">
        <w:r w:rsidRPr="00857469" w:rsidDel="00C13530">
          <w:rPr>
            <w:lang w:val="en-US" w:eastAsia="ko-KR"/>
          </w:rPr>
          <w:delText xml:space="preserve">  </w:delText>
        </w:r>
      </w:del>
      <w:ins w:id="8055" w:author="이은정" w:date="2014-08-22T15:01:00Z">
        <w:del w:id="8056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8057" w:author="박윤수" w:date="2014-08-23T00:15:00Z">
        <w:r w:rsidRPr="00857469" w:rsidDel="00C13530">
          <w:rPr>
            <w:lang w:val="en-US" w:eastAsia="ko-KR"/>
          </w:rPr>
          <w:delText xml:space="preserve">  if</w:delText>
        </w:r>
      </w:del>
      <w:ins w:id="8058" w:author="이은정" w:date="2014-08-22T15:16:00Z">
        <w:del w:id="8059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8060" w:author="박윤수" w:date="2014-08-23T00:15:00Z">
        <w:r w:rsidRPr="00857469" w:rsidDel="00C13530">
          <w:rPr>
            <w:lang w:val="en-US" w:eastAsia="ko-KR"/>
          </w:rPr>
          <w:delText xml:space="preserve"> front_is_clear():</w:delText>
        </w:r>
      </w:del>
    </w:p>
    <w:p w:rsidR="00000000" w:rsidRDefault="00857469">
      <w:pPr>
        <w:rPr>
          <w:del w:id="8061" w:author="박윤수" w:date="2014-08-23T00:15:00Z"/>
          <w:lang w:val="en-US" w:eastAsia="ko-KR"/>
        </w:rPr>
        <w:pPrChange w:id="8062" w:author="박윤수" w:date="2014-08-23T00:18:00Z">
          <w:pPr>
            <w:spacing w:after="0"/>
          </w:pPr>
        </w:pPrChange>
      </w:pPr>
      <w:del w:id="8063" w:author="박윤수" w:date="2014-08-23T00:15:00Z">
        <w:r w:rsidRPr="00857469" w:rsidDel="00C13530">
          <w:rPr>
            <w:lang w:val="en-US" w:eastAsia="ko-KR"/>
          </w:rPr>
          <w:delText xml:space="preserve">   </w:delText>
        </w:r>
      </w:del>
      <w:ins w:id="8064" w:author="이은정" w:date="2014-08-22T15:01:00Z">
        <w:del w:id="806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</w:del>
      </w:ins>
      <w:del w:id="8066" w:author="박윤수" w:date="2014-08-23T00:15:00Z">
        <w:r w:rsidRPr="00857469" w:rsidDel="00C13530">
          <w:rPr>
            <w:lang w:val="en-US" w:eastAsia="ko-KR"/>
          </w:rPr>
          <w:delText xml:space="preserve">     dance()</w:delText>
        </w:r>
      </w:del>
    </w:p>
    <w:p w:rsidR="00000000" w:rsidRDefault="00857469">
      <w:pPr>
        <w:rPr>
          <w:del w:id="8067" w:author="박윤수" w:date="2014-08-23T00:15:00Z"/>
          <w:lang w:val="en-US" w:eastAsia="ko-KR"/>
        </w:rPr>
        <w:pPrChange w:id="8068" w:author="박윤수" w:date="2014-08-23T00:18:00Z">
          <w:pPr>
            <w:spacing w:after="0"/>
          </w:pPr>
        </w:pPrChange>
      </w:pPr>
      <w:del w:id="8069" w:author="박윤수" w:date="2014-08-23T00:15:00Z">
        <w:r w:rsidRPr="00857469" w:rsidDel="00C13530">
          <w:rPr>
            <w:lang w:val="en-US" w:eastAsia="ko-KR"/>
          </w:rPr>
          <w:delText xml:space="preserve">   </w:delText>
        </w:r>
      </w:del>
      <w:ins w:id="8070" w:author="이은정" w:date="2014-08-22T15:01:00Z">
        <w:del w:id="8071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072" w:author="박윤수" w:date="2014-08-23T00:15:00Z">
        <w:r w:rsidRPr="00857469" w:rsidDel="00C13530">
          <w:rPr>
            <w:lang w:val="en-US" w:eastAsia="ko-KR"/>
          </w:rPr>
          <w:delText xml:space="preserve">    </w:delText>
        </w:r>
      </w:del>
      <w:ins w:id="8073" w:author="이은정" w:date="2014-08-22T15:01:00Z">
        <w:del w:id="807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075" w:author="박윤수" w:date="2014-08-23T00:15:00Z">
        <w:r w:rsidRPr="00857469" w:rsidDel="00C13530">
          <w:rPr>
            <w:lang w:val="en-US" w:eastAsia="ko-KR"/>
          </w:rPr>
          <w:delText xml:space="preserve"> </w:delText>
        </w:r>
      </w:del>
      <w:ins w:id="8076" w:author="이은정" w:date="2014-08-22T15:01:00Z">
        <w:del w:id="8077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078" w:author="박윤수" w:date="2014-08-23T00:15:00Z">
        <w:r w:rsidRPr="00857469" w:rsidDel="00C13530">
          <w:rPr>
            <w:lang w:val="en-US" w:eastAsia="ko-KR"/>
          </w:rPr>
          <w:delText>move()</w:delText>
        </w:r>
      </w:del>
    </w:p>
    <w:p w:rsidR="00000000" w:rsidRDefault="00857469">
      <w:pPr>
        <w:ind w:firstLineChars="50" w:firstLine="110"/>
        <w:rPr>
          <w:del w:id="8079" w:author="박윤수" w:date="2014-08-23T00:15:00Z"/>
          <w:lang w:val="en-US" w:eastAsia="ko-KR"/>
        </w:rPr>
        <w:pPrChange w:id="8080" w:author="박윤수" w:date="2014-08-23T00:18:00Z">
          <w:pPr>
            <w:spacing w:after="0"/>
          </w:pPr>
        </w:pPrChange>
      </w:pPr>
      <w:del w:id="8081" w:author="박윤수" w:date="2014-08-23T00:15:00Z">
        <w:r w:rsidRPr="00857469" w:rsidDel="00C13530">
          <w:rPr>
            <w:lang w:val="en-US" w:eastAsia="ko-KR"/>
          </w:rPr>
          <w:delText xml:space="preserve">    else</w:delText>
        </w:r>
      </w:del>
      <w:ins w:id="8082" w:author="이은정" w:date="2014-08-22T15:17:00Z">
        <w:del w:id="8083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8084" w:author="박윤수" w:date="2014-08-23T00:15:00Z">
        <w:r w:rsidRPr="00857469" w:rsidDel="00C13530">
          <w:rPr>
            <w:lang w:val="en-US" w:eastAsia="ko-KR"/>
          </w:rPr>
          <w:delText>:</w:delText>
        </w:r>
      </w:del>
    </w:p>
    <w:p w:rsidR="00000000" w:rsidRDefault="00857469">
      <w:pPr>
        <w:rPr>
          <w:del w:id="8085" w:author="박윤수" w:date="2014-08-23T00:15:00Z"/>
          <w:lang w:val="en-US" w:eastAsia="ko-KR"/>
        </w:rPr>
        <w:pPrChange w:id="8086" w:author="박윤수" w:date="2014-08-23T00:18:00Z">
          <w:pPr>
            <w:spacing w:after="0"/>
          </w:pPr>
        </w:pPrChange>
      </w:pPr>
      <w:del w:id="8087" w:author="박윤수" w:date="2014-08-23T00:15:00Z">
        <w:r w:rsidRPr="00857469" w:rsidDel="00C13530">
          <w:rPr>
            <w:lang w:val="en-US" w:eastAsia="ko-KR"/>
          </w:rPr>
          <w:delText xml:space="preserve">       </w:delText>
        </w:r>
      </w:del>
      <w:ins w:id="8088" w:author="이은정" w:date="2014-08-22T15:01:00Z">
        <w:del w:id="8089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090" w:author="박윤수" w:date="2014-08-23T00:15:00Z">
        <w:r w:rsidRPr="00857469" w:rsidDel="00C13530">
          <w:rPr>
            <w:lang w:val="en-US" w:eastAsia="ko-KR"/>
          </w:rPr>
          <w:delText xml:space="preserve"> turn_left()</w:delText>
        </w:r>
      </w:del>
    </w:p>
    <w:p w:rsidR="00CF6B85" w:rsidRDefault="00857469">
      <w:pPr>
        <w:rPr>
          <w:del w:id="8091" w:author="박윤수" w:date="2014-08-23T00:15:00Z"/>
          <w:lang w:val="en-US" w:eastAsia="ko-KR"/>
        </w:rPr>
      </w:pPr>
      <w:del w:id="8092" w:author="박윤수" w:date="2014-08-23T00:15:00Z">
        <w:r w:rsidRPr="00857469" w:rsidDel="00C13530">
          <w:rPr>
            <w:lang w:val="en-US" w:eastAsia="ko-KR"/>
          </w:rPr>
          <w:delText>put_beeper()</w:delText>
        </w:r>
      </w:del>
    </w:p>
    <w:p w:rsidR="00000000" w:rsidRDefault="00857469">
      <w:pPr>
        <w:rPr>
          <w:del w:id="8093" w:author="박윤수" w:date="2014-08-23T00:15:00Z"/>
          <w:lang w:val="en-US" w:eastAsia="ko-KR"/>
        </w:rPr>
        <w:pPrChange w:id="8094" w:author="박윤수" w:date="2014-08-23T00:18:00Z">
          <w:pPr>
            <w:spacing w:after="0"/>
          </w:pPr>
        </w:pPrChange>
      </w:pPr>
      <w:del w:id="8095" w:author="박윤수" w:date="2014-08-23T00:15:00Z">
        <w:r w:rsidRPr="00857469" w:rsidDel="00C13530">
          <w:rPr>
            <w:lang w:val="en-US" w:eastAsia="ko-KR"/>
          </w:rPr>
          <w:delText>repeat(move_or_turn, 18)</w:delText>
        </w:r>
        <w:r w:rsidRPr="00857469" w:rsidDel="00C13530">
          <w:rPr>
            <w:lang w:val="en-US" w:eastAsia="ko-KR"/>
          </w:rPr>
          <w:tab/>
        </w:r>
        <w:r w:rsidRPr="00857469" w:rsidDel="00C13530">
          <w:rPr>
            <w:lang w:val="en-US" w:eastAsia="ko-KR"/>
          </w:rPr>
          <w:tab/>
        </w:r>
      </w:del>
    </w:p>
    <w:p w:rsidR="00CF6B85" w:rsidRDefault="00857469">
      <w:pPr>
        <w:rPr>
          <w:del w:id="8096" w:author="박윤수" w:date="2014-08-23T00:15:00Z"/>
          <w:lang w:val="en-US" w:eastAsia="ko-KR"/>
        </w:rPr>
      </w:pPr>
      <w:del w:id="8097" w:author="박윤수" w:date="2014-08-23T00:15:00Z">
        <w:r w:rsidRPr="00857469" w:rsidDel="00C13530">
          <w:rPr>
            <w:lang w:val="en-US" w:eastAsia="ko-KR"/>
          </w:rPr>
          <w:delText>turn_off()</w:delText>
        </w:r>
      </w:del>
    </w:p>
    <w:p w:rsidR="00CF6B85" w:rsidRDefault="00857469">
      <w:pPr>
        <w:rPr>
          <w:del w:id="8098" w:author="박윤수" w:date="2014-08-23T00:15:00Z"/>
          <w:lang w:val="en-US" w:eastAsia="ko-KR"/>
        </w:rPr>
      </w:pPr>
      <w:del w:id="8099" w:author="박윤수" w:date="2014-08-23T00:15:00Z">
        <w:r w:rsidDel="00C13530">
          <w:rPr>
            <w:rFonts w:hint="eastAsia"/>
            <w:lang w:val="en-US" w:eastAsia="ko-KR"/>
          </w:rPr>
          <w:delText>이제</w:delText>
        </w:r>
        <w:r w:rsidDel="00C13530">
          <w:rPr>
            <w:rFonts w:hint="eastAsia"/>
            <w:lang w:val="en-US" w:eastAsia="ko-KR"/>
          </w:rPr>
          <w:delText xml:space="preserve"> put_beepr()</w:delText>
        </w:r>
        <w:r w:rsidDel="00C13530">
          <w:rPr>
            <w:rFonts w:hint="eastAsia"/>
            <w:lang w:val="en-US" w:eastAsia="ko-KR"/>
          </w:rPr>
          <w:delText>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명령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함수문에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포함되어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있지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않아서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다른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정의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명령문과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정렬되어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들여쓰기가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되어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있지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않습니다</w:delText>
        </w:r>
        <w:r w:rsidR="001D19E2" w:rsidDel="00C13530">
          <w:rPr>
            <w:rFonts w:hint="eastAsia"/>
            <w:lang w:val="en-US" w:eastAsia="ko-KR"/>
          </w:rPr>
          <w:delText>.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lang w:val="en-US" w:eastAsia="ko-KR"/>
          </w:rPr>
          <w:delText>P</w:delText>
        </w:r>
        <w:r w:rsidR="001D19E2" w:rsidDel="00C13530">
          <w:rPr>
            <w:rFonts w:hint="eastAsia"/>
            <w:lang w:val="en-US" w:eastAsia="ko-KR"/>
          </w:rPr>
          <w:delText>ut_beeper()</w:delText>
        </w:r>
        <w:r w:rsidR="001D19E2" w:rsidDel="00C13530">
          <w:rPr>
            <w:rFonts w:hint="eastAsia"/>
            <w:lang w:val="en-US" w:eastAsia="ko-KR"/>
          </w:rPr>
          <w:delText>는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단일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명령문입니다</w:delText>
        </w:r>
        <w:r w:rsidR="001D19E2" w:rsidDel="00C13530">
          <w:rPr>
            <w:rFonts w:hint="eastAsia"/>
            <w:lang w:val="en-US" w:eastAsia="ko-KR"/>
          </w:rPr>
          <w:delText xml:space="preserve">. move_or_turn() </w:delText>
        </w:r>
        <w:r w:rsidR="001D19E2" w:rsidDel="00C13530">
          <w:rPr>
            <w:rFonts w:hint="eastAsia"/>
            <w:lang w:val="en-US" w:eastAsia="ko-KR"/>
          </w:rPr>
          <w:delText>명령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함수문을</w:delText>
        </w:r>
        <w:r w:rsidR="001D19E2" w:rsidDel="00C13530">
          <w:rPr>
            <w:rFonts w:hint="eastAsia"/>
            <w:lang w:val="en-US" w:eastAsia="ko-KR"/>
          </w:rPr>
          <w:delText xml:space="preserve"> 18</w:delText>
        </w:r>
        <w:r w:rsidR="001D19E2" w:rsidDel="00C13530">
          <w:rPr>
            <w:rFonts w:hint="eastAsia"/>
            <w:lang w:val="en-US" w:eastAsia="ko-KR"/>
          </w:rPr>
          <w:delText>번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실행하기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전에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8100" w:author="이은정" w:date="2014-08-22T10:41:00Z">
        <w:del w:id="8101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8102" w:author="박윤수" w:date="2014-08-23T00:15:00Z"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수행해야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하는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첫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번째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명령문입니다</w:delText>
        </w:r>
        <w:r w:rsidR="001D19E2" w:rsidDel="00C13530">
          <w:rPr>
            <w:rFonts w:hint="eastAsia"/>
            <w:lang w:val="en-US" w:eastAsia="ko-KR"/>
          </w:rPr>
          <w:delText xml:space="preserve">. </w:delText>
        </w:r>
        <w:r w:rsidR="001D19E2" w:rsidDel="00C13530">
          <w:rPr>
            <w:rFonts w:hint="eastAsia"/>
            <w:lang w:val="en-US" w:eastAsia="ko-KR"/>
          </w:rPr>
          <w:delText>실행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결과는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다음과</w:delText>
        </w:r>
        <w:r w:rsidR="001D19E2" w:rsidDel="00C13530">
          <w:rPr>
            <w:rFonts w:hint="eastAsia"/>
            <w:lang w:val="en-US" w:eastAsia="ko-KR"/>
          </w:rPr>
          <w:delText xml:space="preserve"> </w:delText>
        </w:r>
        <w:r w:rsidR="001D19E2" w:rsidDel="00C13530">
          <w:rPr>
            <w:rFonts w:hint="eastAsia"/>
            <w:lang w:val="en-US" w:eastAsia="ko-KR"/>
          </w:rPr>
          <w:delText>같습니다</w:delText>
        </w:r>
        <w:r w:rsidR="001D19E2"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rPr>
          <w:del w:id="8103" w:author="박윤수" w:date="2014-08-23T00:15:00Z"/>
          <w:lang w:val="en-US" w:eastAsia="ko-KR"/>
        </w:rPr>
      </w:pPr>
      <w:del w:id="8104" w:author="박윤수" w:date="2014-08-23T00:15:00Z">
        <w:r>
          <w:rPr>
            <w:noProof/>
            <w:lang w:val="en-US" w:eastAsia="ko-KR"/>
            <w:rPrChange w:id="810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2009775"/>
              <wp:effectExtent l="19050" t="0" r="9525" b="0"/>
              <wp:docPr id="259" name="그림 258" descr="around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4.png"/>
                      <pic:cNvPicPr/>
                    </pic:nvPicPr>
                    <pic:blipFill>
                      <a:blip r:embed="rId9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1D19E2">
      <w:pPr>
        <w:rPr>
          <w:del w:id="8106" w:author="박윤수" w:date="2014-08-23T00:15:00Z"/>
          <w:lang w:val="en-US" w:eastAsia="ko-KR"/>
        </w:rPr>
      </w:pPr>
      <w:del w:id="8107" w:author="박윤수" w:date="2014-08-23T00:15:00Z">
        <w:r w:rsidDel="00C13530">
          <w:rPr>
            <w:rFonts w:hint="eastAsia"/>
            <w:lang w:val="en-US" w:eastAsia="ko-KR"/>
          </w:rPr>
          <w:delText>지금까지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보시다시피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빈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공백</w:delText>
        </w:r>
        <w:r w:rsidDel="00C13530">
          <w:rPr>
            <w:rFonts w:hint="eastAsia"/>
            <w:lang w:val="en-US" w:eastAsia="ko-KR"/>
          </w:rPr>
          <w:delText>(</w:delText>
        </w:r>
        <w:r w:rsidDel="00C13530">
          <w:rPr>
            <w:rFonts w:hint="eastAsia"/>
            <w:lang w:val="en-US" w:eastAsia="ko-KR"/>
          </w:rPr>
          <w:delText>즉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블록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안에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들여쓰기</w:delText>
        </w:r>
        <w:r w:rsidDel="00C13530">
          <w:rPr>
            <w:rFonts w:hint="eastAsia"/>
            <w:lang w:val="en-US" w:eastAsia="ko-KR"/>
          </w:rPr>
          <w:delText>)</w:delText>
        </w:r>
        <w:r w:rsidDel="00C13530">
          <w:rPr>
            <w:rFonts w:hint="eastAsia"/>
            <w:lang w:val="en-US" w:eastAsia="ko-KR"/>
          </w:rPr>
          <w:delText>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통해서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많은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정보가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</w:del>
      <w:ins w:id="8108" w:author="이은정" w:date="2014-08-22T10:41:00Z">
        <w:del w:id="8109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</w:del>
      </w:ins>
      <w:del w:id="8110" w:author="박윤수" w:date="2014-08-23T00:15:00Z">
        <w:r w:rsidDel="00C13530">
          <w:rPr>
            <w:rFonts w:hint="eastAsia"/>
            <w:lang w:val="en-US" w:eastAsia="ko-KR"/>
          </w:rPr>
          <w:delText>에게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전해집니다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연습을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통해서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빈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공백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들여쓰기를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활용하는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방법을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배울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것이고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명령문을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들여쓰기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함으로써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파이썬에서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매울</w:delText>
        </w:r>
        <w:r w:rsidDel="00C13530">
          <w:rPr>
            <w:rFonts w:hint="eastAsia"/>
            <w:lang w:val="en-US" w:eastAsia="ko-KR"/>
          </w:rPr>
          <w:delText xml:space="preserve"> </w:delText>
        </w:r>
      </w:del>
      <w:ins w:id="8111" w:author="이은정" w:date="2014-08-22T15:03:00Z">
        <w:del w:id="8112" w:author="박윤수" w:date="2014-08-23T00:15:00Z">
          <w:r w:rsidR="00216280" w:rsidDel="00C13530">
            <w:rPr>
              <w:rFonts w:hint="eastAsia"/>
              <w:lang w:val="en-US" w:eastAsia="ko-KR"/>
            </w:rPr>
            <w:delText>메우</w:delText>
          </w:r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113" w:author="박윤수" w:date="2014-08-23T00:15:00Z">
        <w:r w:rsidDel="00C13530">
          <w:rPr>
            <w:rFonts w:hint="eastAsia"/>
            <w:lang w:val="en-US" w:eastAsia="ko-KR"/>
          </w:rPr>
          <w:delText>읽기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좋은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코드를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있다는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학습할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것입니다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361812">
      <w:pPr>
        <w:rPr>
          <w:del w:id="8114" w:author="박윤수" w:date="2014-08-23T00:15:00Z"/>
          <w:b/>
          <w:color w:val="C00000"/>
          <w:lang w:eastAsia="ko-KR"/>
        </w:rPr>
      </w:pPr>
      <w:del w:id="8115" w:author="박윤수" w:date="2014-08-23T00:15:00Z">
        <w:r w:rsidDel="00C13530">
          <w:rPr>
            <w:rFonts w:hint="eastAsia"/>
            <w:b/>
            <w:color w:val="C00000"/>
            <w:lang w:eastAsia="ko-KR"/>
          </w:rPr>
          <w:delText>장애물</w:delText>
        </w:r>
        <w:r w:rsidDel="00C13530">
          <w:rPr>
            <w:rFonts w:hint="eastAsia"/>
            <w:b/>
            <w:color w:val="C00000"/>
            <w:lang w:eastAsia="ko-KR"/>
          </w:rPr>
          <w:delText xml:space="preserve"> </w:delText>
        </w:r>
        <w:r w:rsidDel="00C13530">
          <w:rPr>
            <w:rFonts w:hint="eastAsia"/>
            <w:b/>
            <w:color w:val="C00000"/>
            <w:lang w:eastAsia="ko-KR"/>
          </w:rPr>
          <w:delText>넘기</w:delText>
        </w:r>
      </w:del>
    </w:p>
    <w:p w:rsidR="00CF6B85" w:rsidRDefault="00D84D69">
      <w:pPr>
        <w:rPr>
          <w:del w:id="8116" w:author="박윤수" w:date="2014-08-23T00:15:00Z"/>
          <w:lang w:eastAsia="ko-KR"/>
        </w:rPr>
      </w:pPr>
      <w:del w:id="8117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8118" w:author="이은정" w:date="2014-08-22T10:41:00Z">
        <w:del w:id="811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8120" w:author="박윤수" w:date="2014-08-23T00:15:00Z"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장애물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넘기를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잘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합니다</w:delText>
        </w:r>
        <w:r w:rsidR="00361812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8121" w:author="이은정" w:date="2014-08-22T10:41:00Z">
        <w:del w:id="812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123" w:author="박윤수" w:date="2014-08-23T00:15:00Z"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다른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길이의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경주</w:delText>
        </w:r>
        <w:r w:rsidR="00361812" w:rsidDel="00C13530">
          <w:rPr>
            <w:rFonts w:hint="eastAsia"/>
            <w:lang w:eastAsia="ko-KR"/>
          </w:rPr>
          <w:delText>(</w:delText>
        </w:r>
        <w:r w:rsidR="00361812" w:rsidDel="00C13530">
          <w:rPr>
            <w:rFonts w:hint="eastAsia"/>
            <w:lang w:eastAsia="ko-KR"/>
          </w:rPr>
          <w:delText>짧은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스프린트</w:delText>
        </w:r>
        <w:r w:rsidR="00361812" w:rsidDel="00C13530">
          <w:rPr>
            <w:rFonts w:hint="eastAsia"/>
            <w:lang w:eastAsia="ko-KR"/>
          </w:rPr>
          <w:delText xml:space="preserve">, </w:delText>
        </w:r>
        <w:r w:rsidR="00361812" w:rsidDel="00C13530">
          <w:rPr>
            <w:rFonts w:hint="eastAsia"/>
            <w:lang w:eastAsia="ko-KR"/>
          </w:rPr>
          <w:delText>장거리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레이스</w:delText>
        </w:r>
        <w:r w:rsidR="00361812" w:rsidDel="00C13530">
          <w:rPr>
            <w:rFonts w:hint="eastAsia"/>
            <w:lang w:eastAsia="ko-KR"/>
          </w:rPr>
          <w:delText>)</w:delText>
        </w:r>
        <w:r w:rsidR="00361812" w:rsidDel="00C13530">
          <w:rPr>
            <w:rFonts w:hint="eastAsia"/>
            <w:lang w:eastAsia="ko-KR"/>
          </w:rPr>
          <w:delText>에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참가합니다</w:delText>
        </w:r>
        <w:r w:rsidR="00361812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8124" w:author="이은정" w:date="2014-08-22T10:41:00Z">
        <w:del w:id="812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8126" w:author="박윤수" w:date="2014-08-23T00:15:00Z"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비퍼가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옆에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있을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때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결승선에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도착했다는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것을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인지합니다</w:delText>
        </w:r>
        <w:r w:rsidR="00361812" w:rsidDel="00C13530">
          <w:rPr>
            <w:rFonts w:hint="eastAsia"/>
            <w:lang w:eastAsia="ko-KR"/>
          </w:rPr>
          <w:delText xml:space="preserve">. </w:delText>
        </w:r>
        <w:r w:rsidR="00361812" w:rsidDel="00C13530">
          <w:rPr>
            <w:rFonts w:hint="eastAsia"/>
            <w:lang w:eastAsia="ko-KR"/>
          </w:rPr>
          <w:delText>아래</w:delText>
        </w:r>
        <w:r w:rsidR="00361812" w:rsidDel="00C13530">
          <w:rPr>
            <w:rFonts w:hint="eastAsia"/>
            <w:lang w:eastAsia="ko-KR"/>
          </w:rPr>
          <w:delText xml:space="preserve">, </w:delText>
        </w:r>
        <w:r w:rsidR="00361812" w:rsidDel="00C13530">
          <w:rPr>
            <w:rFonts w:hint="eastAsia"/>
            <w:lang w:eastAsia="ko-KR"/>
          </w:rPr>
          <w:delText>두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개의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경기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코스가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있습니다</w:delText>
        </w:r>
        <w:r w:rsidR="00361812" w:rsidDel="00C13530">
          <w:rPr>
            <w:rFonts w:hint="eastAsia"/>
            <w:lang w:eastAsia="ko-KR"/>
          </w:rPr>
          <w:delText xml:space="preserve">. </w:delText>
        </w:r>
        <w:r w:rsidR="00A43226" w:rsidDel="00C13530">
          <w:rPr>
            <w:rFonts w:hint="eastAsia"/>
            <w:lang w:eastAsia="ko-KR"/>
          </w:rPr>
          <w:delText>월드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Del="00C13530">
          <w:rPr>
            <w:rFonts w:hint="eastAsia"/>
            <w:lang w:eastAsia="ko-KR"/>
          </w:rPr>
          <w:delText>파일은</w:delText>
        </w:r>
        <w:r w:rsidR="00361812" w:rsidDel="00C13530">
          <w:rPr>
            <w:rFonts w:hint="eastAsia"/>
            <w:lang w:eastAsia="ko-KR"/>
          </w:rPr>
          <w:delText xml:space="preserve"> </w:delText>
        </w:r>
        <w:r w:rsidR="00361812" w:rsidRPr="003549D4" w:rsidDel="00C13530">
          <w:rPr>
            <w:lang w:eastAsia="ko-KR"/>
          </w:rPr>
          <w:delText>hurdles1.wld</w:delText>
        </w:r>
        <w:r w:rsidR="00361812" w:rsidDel="00C13530">
          <w:rPr>
            <w:rFonts w:hint="eastAsia"/>
            <w:lang w:eastAsia="ko-KR"/>
          </w:rPr>
          <w:delText xml:space="preserve">, </w:delText>
        </w:r>
        <w:r w:rsidR="00361812" w:rsidRPr="003549D4" w:rsidDel="00C13530">
          <w:rPr>
            <w:lang w:eastAsia="ko-KR"/>
          </w:rPr>
          <w:delText>hurdles</w:delText>
        </w:r>
        <w:r w:rsidR="00361812" w:rsidDel="00C13530">
          <w:rPr>
            <w:rFonts w:hint="eastAsia"/>
            <w:lang w:eastAsia="ko-KR"/>
          </w:rPr>
          <w:delText>2</w:delText>
        </w:r>
        <w:r w:rsidR="00361812" w:rsidRPr="003549D4" w:rsidDel="00C13530">
          <w:rPr>
            <w:lang w:eastAsia="ko-KR"/>
          </w:rPr>
          <w:delText>.wld</w:delText>
        </w:r>
        <w:r w:rsidR="00361812" w:rsidDel="00C13530">
          <w:rPr>
            <w:rFonts w:hint="eastAsia"/>
            <w:lang w:eastAsia="ko-KR"/>
          </w:rPr>
          <w:delText>입니다</w:delText>
        </w:r>
        <w:r w:rsidR="00361812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8127" w:author="박윤수" w:date="2014-08-23T00:15:00Z"/>
          <w:lang w:eastAsia="ko-KR"/>
        </w:rPr>
      </w:pPr>
      <w:del w:id="8128" w:author="박윤수" w:date="2014-08-23T00:15:00Z">
        <w:r>
          <w:rPr>
            <w:noProof/>
            <w:lang w:val="en-US" w:eastAsia="ko-KR"/>
            <w:rPrChange w:id="812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62400" cy="771525"/>
              <wp:effectExtent l="19050" t="0" r="0" b="0"/>
              <wp:docPr id="260" name="그림 259" descr="hurdles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1_start.png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771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F7365">
      <w:pPr>
        <w:rPr>
          <w:del w:id="8130" w:author="박윤수" w:date="2014-08-23T00:15:00Z"/>
          <w:lang w:eastAsia="ko-KR"/>
        </w:rPr>
      </w:pPr>
      <w:del w:id="8131" w:author="박윤수" w:date="2014-08-23T00:15:00Z">
        <w:r>
          <w:rPr>
            <w:noProof/>
            <w:lang w:val="en-US" w:eastAsia="ko-KR"/>
            <w:rPrChange w:id="813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33825" cy="781050"/>
              <wp:effectExtent l="19050" t="0" r="9525" b="0"/>
              <wp:docPr id="261" name="그림 260" descr="hurdles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2_start.png"/>
                      <pic:cNvPicPr/>
                    </pic:nvPicPr>
                    <pic:blipFill>
                      <a:blip r:embed="rId9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361812">
      <w:pPr>
        <w:rPr>
          <w:del w:id="8133" w:author="박윤수" w:date="2014-08-23T00:15:00Z"/>
          <w:lang w:eastAsia="ko-KR"/>
        </w:rPr>
      </w:pPr>
      <w:del w:id="8134" w:author="박윤수" w:date="2014-08-23T00:15:00Z">
        <w:r w:rsidDel="00C13530">
          <w:rPr>
            <w:rFonts w:hint="eastAsia"/>
            <w:lang w:eastAsia="ko-KR"/>
          </w:rPr>
          <w:delText xml:space="preserve">20 </w:delText>
        </w:r>
        <w:r w:rsidDel="00C13530">
          <w:rPr>
            <w:rFonts w:hint="eastAsia"/>
            <w:lang w:eastAsia="ko-KR"/>
          </w:rPr>
          <w:delText>단</w:delText>
        </w:r>
        <w:r w:rsidR="00567D6A" w:rsidDel="00C13530">
          <w:rPr>
            <w:rFonts w:hint="eastAsia"/>
            <w:lang w:eastAsia="ko-KR"/>
          </w:rPr>
          <w:delText>위보다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더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긴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경주는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없다고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가정합시다</w:delText>
        </w:r>
        <w:r w:rsidR="00567D6A" w:rsidDel="00C13530">
          <w:rPr>
            <w:rFonts w:hint="eastAsia"/>
            <w:lang w:eastAsia="ko-KR"/>
          </w:rPr>
          <w:delText xml:space="preserve">. </w:delText>
        </w:r>
        <w:r w:rsidR="00567D6A" w:rsidDel="00C13530">
          <w:rPr>
            <w:rFonts w:hint="eastAsia"/>
            <w:lang w:eastAsia="ko-KR"/>
          </w:rPr>
          <w:delText>아래와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같은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명령문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함수를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정의합시다</w:delText>
        </w:r>
        <w:r w:rsidR="00567D6A" w:rsidDel="00C13530">
          <w:rPr>
            <w:rFonts w:hint="eastAsia"/>
            <w:lang w:eastAsia="ko-KR"/>
          </w:rPr>
          <w:delText>.</w:delText>
        </w:r>
      </w:del>
    </w:p>
    <w:p w:rsidR="00000000" w:rsidRDefault="00567D6A">
      <w:pPr>
        <w:rPr>
          <w:del w:id="8135" w:author="박윤수" w:date="2014-08-23T00:15:00Z"/>
          <w:lang w:val="en-US" w:eastAsia="ko-KR"/>
        </w:rPr>
        <w:pPrChange w:id="8136" w:author="박윤수" w:date="2014-08-23T00:18:00Z">
          <w:pPr>
            <w:spacing w:after="0"/>
          </w:pPr>
        </w:pPrChange>
      </w:pPr>
      <w:del w:id="8137" w:author="박윤수" w:date="2014-08-23T00:15:00Z">
        <w:r w:rsidRPr="00567D6A" w:rsidDel="00C13530">
          <w:rPr>
            <w:lang w:val="en-US" w:eastAsia="ko-KR"/>
          </w:rPr>
          <w:delText>def</w:delText>
        </w:r>
      </w:del>
      <w:ins w:id="8138" w:author="이은정" w:date="2014-08-22T14:42:00Z">
        <w:del w:id="8139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140" w:author="박윤수" w:date="2014-08-23T00:15:00Z">
        <w:r w:rsidRPr="00567D6A" w:rsidDel="00C13530">
          <w:rPr>
            <w:lang w:val="en-US" w:eastAsia="ko-KR"/>
          </w:rPr>
          <w:delText xml:space="preserve"> move_jump_or_finish():</w:delText>
        </w:r>
      </w:del>
    </w:p>
    <w:p w:rsidR="00000000" w:rsidRDefault="00567D6A">
      <w:pPr>
        <w:rPr>
          <w:del w:id="8141" w:author="박윤수" w:date="2014-08-23T00:15:00Z"/>
          <w:lang w:val="en-US" w:eastAsia="ko-KR"/>
        </w:rPr>
        <w:pPrChange w:id="8142" w:author="박윤수" w:date="2014-08-23T00:18:00Z">
          <w:pPr>
            <w:spacing w:after="0"/>
          </w:pPr>
        </w:pPrChange>
      </w:pPr>
      <w:del w:id="8143" w:author="박윤수" w:date="2014-08-23T00:15:00Z">
        <w:r w:rsidRPr="00567D6A" w:rsidDel="00C13530">
          <w:rPr>
            <w:lang w:val="en-US" w:eastAsia="ko-KR"/>
          </w:rPr>
          <w:delText xml:space="preserve">    </w:delText>
        </w:r>
      </w:del>
      <w:ins w:id="8144" w:author="이은정" w:date="2014-08-22T15:04:00Z">
        <w:del w:id="814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146" w:author="박윤수" w:date="2014-08-23T00:15:00Z">
        <w:r w:rsidRPr="00567D6A" w:rsidDel="00C13530">
          <w:rPr>
            <w:lang w:val="en-US" w:eastAsia="ko-KR"/>
          </w:rPr>
          <w:delText>if</w:delText>
        </w:r>
      </w:del>
      <w:ins w:id="8147" w:author="이은정" w:date="2014-08-22T15:16:00Z">
        <w:del w:id="8148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8149" w:author="박윤수" w:date="2014-08-23T00:15:00Z">
        <w:r w:rsidRPr="00567D6A" w:rsidDel="00C13530">
          <w:rPr>
            <w:lang w:val="en-US" w:eastAsia="ko-KR"/>
          </w:rPr>
          <w:delText xml:space="preserve"> next_to_beeper(): </w:delText>
        </w:r>
        <w:r w:rsidR="00E80AEF" w:rsidRPr="00E80AEF">
          <w:rPr>
            <w:color w:val="00B050"/>
            <w:lang w:val="en-US" w:eastAsia="ko-KR"/>
            <w:rPrChange w:id="8150" w:author="이은정" w:date="2014-08-22T15:0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8151" w:author="이은정" w:date="2014-08-22T15:0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경주</w:delText>
        </w:r>
        <w:r w:rsidR="00E80AEF" w:rsidRPr="00E80AEF">
          <w:rPr>
            <w:color w:val="00B050"/>
            <w:lang w:val="en-US" w:eastAsia="ko-KR"/>
            <w:rPrChange w:id="8152" w:author="이은정" w:date="2014-08-22T15:0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153" w:author="이은정" w:date="2014-08-22T15:0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끝</w:delText>
        </w:r>
      </w:del>
    </w:p>
    <w:p w:rsidR="00000000" w:rsidRDefault="00567D6A">
      <w:pPr>
        <w:rPr>
          <w:del w:id="8154" w:author="박윤수" w:date="2014-08-23T00:15:00Z"/>
          <w:lang w:val="en-US" w:eastAsia="ko-KR"/>
        </w:rPr>
        <w:pPrChange w:id="8155" w:author="박윤수" w:date="2014-08-23T00:18:00Z">
          <w:pPr>
            <w:spacing w:after="0"/>
          </w:pPr>
        </w:pPrChange>
      </w:pPr>
      <w:del w:id="8156" w:author="박윤수" w:date="2014-08-23T00:15:00Z">
        <w:r w:rsidRPr="00567D6A" w:rsidDel="00C13530">
          <w:rPr>
            <w:lang w:val="en-US" w:eastAsia="ko-KR"/>
          </w:rPr>
          <w:delText xml:space="preserve">     </w:delText>
        </w:r>
      </w:del>
      <w:ins w:id="8157" w:author="이은정" w:date="2014-08-22T15:04:00Z">
        <w:del w:id="8158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159" w:author="박윤수" w:date="2014-08-23T00:15:00Z">
        <w:r w:rsidRPr="00567D6A" w:rsidDel="00C13530">
          <w:rPr>
            <w:lang w:val="en-US" w:eastAsia="ko-KR"/>
          </w:rPr>
          <w:delText xml:space="preserve">   turn_off()</w:delText>
        </w:r>
      </w:del>
    </w:p>
    <w:p w:rsidR="00000000" w:rsidRDefault="00567D6A">
      <w:pPr>
        <w:rPr>
          <w:del w:id="8160" w:author="박윤수" w:date="2014-08-23T00:15:00Z"/>
          <w:lang w:val="en-US" w:eastAsia="ko-KR"/>
        </w:rPr>
        <w:pPrChange w:id="8161" w:author="박윤수" w:date="2014-08-23T00:18:00Z">
          <w:pPr>
            <w:spacing w:after="0"/>
          </w:pPr>
        </w:pPrChange>
      </w:pPr>
      <w:del w:id="8162" w:author="박윤수" w:date="2014-08-23T00:15:00Z">
        <w:r w:rsidRPr="00567D6A" w:rsidDel="00C13530">
          <w:rPr>
            <w:lang w:val="en-US" w:eastAsia="ko-KR"/>
          </w:rPr>
          <w:delText xml:space="preserve">    </w:delText>
        </w:r>
      </w:del>
      <w:ins w:id="8163" w:author="이은정" w:date="2014-08-22T15:04:00Z">
        <w:del w:id="816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165" w:author="박윤수" w:date="2014-08-23T00:15:00Z">
        <w:r w:rsidRPr="00567D6A" w:rsidDel="00C13530">
          <w:rPr>
            <w:lang w:val="en-US" w:eastAsia="ko-KR"/>
          </w:rPr>
          <w:delText>else</w:delText>
        </w:r>
      </w:del>
      <w:ins w:id="8166" w:author="이은정" w:date="2014-08-22T15:18:00Z">
        <w:del w:id="8167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8168" w:author="박윤수" w:date="2014-08-23T00:15:00Z">
        <w:r w:rsidRPr="00567D6A" w:rsidDel="00C13530">
          <w:rPr>
            <w:lang w:val="en-US" w:eastAsia="ko-KR"/>
          </w:rPr>
          <w:delText>:</w:delText>
        </w:r>
      </w:del>
    </w:p>
    <w:p w:rsidR="00000000" w:rsidRDefault="00567D6A">
      <w:pPr>
        <w:rPr>
          <w:del w:id="8169" w:author="박윤수" w:date="2014-08-23T00:15:00Z"/>
          <w:lang w:val="en-US" w:eastAsia="ko-KR"/>
        </w:rPr>
        <w:pPrChange w:id="8170" w:author="박윤수" w:date="2014-08-23T00:18:00Z">
          <w:pPr>
            <w:spacing w:after="0"/>
          </w:pPr>
        </w:pPrChange>
      </w:pPr>
      <w:del w:id="8171" w:author="박윤수" w:date="2014-08-23T00:15:00Z">
        <w:r w:rsidRPr="00567D6A" w:rsidDel="00C13530">
          <w:rPr>
            <w:lang w:val="en-US" w:eastAsia="ko-KR"/>
          </w:rPr>
          <w:delText xml:space="preserve">      </w:delText>
        </w:r>
      </w:del>
      <w:ins w:id="8172" w:author="이은정" w:date="2014-08-22T15:04:00Z">
        <w:del w:id="8173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174" w:author="박윤수" w:date="2014-08-23T00:15:00Z">
        <w:r w:rsidRPr="00567D6A" w:rsidDel="00C13530">
          <w:rPr>
            <w:lang w:val="en-US" w:eastAsia="ko-KR"/>
          </w:rPr>
          <w:delText xml:space="preserve">  if</w:delText>
        </w:r>
      </w:del>
      <w:ins w:id="8175" w:author="이은정" w:date="2014-08-22T15:16:00Z">
        <w:del w:id="8176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8177" w:author="박윤수" w:date="2014-08-23T00:15:00Z">
        <w:r w:rsidRPr="00567D6A" w:rsidDel="00C13530">
          <w:rPr>
            <w:lang w:val="en-US" w:eastAsia="ko-KR"/>
          </w:rPr>
          <w:delText xml:space="preserve"> front_is_clear(): </w:delText>
        </w:r>
        <w:r w:rsidR="00E80AEF" w:rsidRPr="00E80AEF">
          <w:rPr>
            <w:color w:val="00B050"/>
            <w:lang w:val="en-US" w:eastAsia="ko-KR"/>
            <w:rPrChange w:id="8178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8179" w:author="이은정" w:date="2014-08-22T15:0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경주가</w:delText>
        </w:r>
        <w:r w:rsidR="00E80AEF" w:rsidRPr="00E80AEF">
          <w:rPr>
            <w:color w:val="00B050"/>
            <w:lang w:val="en-US" w:eastAsia="ko-KR"/>
            <w:rPrChange w:id="8180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181" w:author="이은정" w:date="2014-08-22T15:0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끝나지</w:delText>
        </w:r>
        <w:r w:rsidR="00E80AEF" w:rsidRPr="00E80AEF">
          <w:rPr>
            <w:color w:val="00B050"/>
            <w:lang w:val="en-US" w:eastAsia="ko-KR"/>
            <w:rPrChange w:id="8182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183" w:author="이은정" w:date="2014-08-22T15:0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않았고</w:delText>
        </w:r>
        <w:r w:rsidR="00E80AEF" w:rsidRPr="00E80AEF">
          <w:rPr>
            <w:color w:val="00B050"/>
            <w:lang w:val="en-US" w:eastAsia="ko-KR"/>
            <w:rPrChange w:id="8184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, </w:delText>
        </w:r>
        <w:r w:rsidR="00E80AEF" w:rsidRPr="00E80AEF">
          <w:rPr>
            <w:rFonts w:hint="eastAsia"/>
            <w:color w:val="00B050"/>
            <w:lang w:val="en-US" w:eastAsia="ko-KR"/>
            <w:rPrChange w:id="8185" w:author="이은정" w:date="2014-08-22T15:0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넘을</w:delText>
        </w:r>
        <w:r w:rsidR="00E80AEF" w:rsidRPr="00E80AEF">
          <w:rPr>
            <w:color w:val="00B050"/>
            <w:lang w:val="en-US" w:eastAsia="ko-KR"/>
            <w:rPrChange w:id="8186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187" w:author="이은정" w:date="2014-08-22T15:0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장애물이</w:delText>
        </w:r>
        <w:r w:rsidR="00E80AEF" w:rsidRPr="00E80AEF">
          <w:rPr>
            <w:color w:val="00B050"/>
            <w:lang w:val="en-US" w:eastAsia="ko-KR"/>
            <w:rPrChange w:id="8188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189" w:author="이은정" w:date="2014-08-22T15:0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없다</w:delText>
        </w:r>
        <w:r w:rsidR="00E80AEF" w:rsidRPr="00E80AEF">
          <w:rPr>
            <w:color w:val="00B050"/>
            <w:lang w:val="en-US" w:eastAsia="ko-KR"/>
            <w:rPrChange w:id="8190" w:author="이은정" w:date="2014-08-22T15:05:00Z">
              <w:rPr>
                <w:color w:val="0000FF"/>
                <w:u w:val="single"/>
                <w:lang w:val="en-US" w:eastAsia="ko-KR"/>
              </w:rPr>
            </w:rPrChange>
          </w:rPr>
          <w:delText>.</w:delText>
        </w:r>
      </w:del>
    </w:p>
    <w:p w:rsidR="00000000" w:rsidRDefault="00567D6A">
      <w:pPr>
        <w:rPr>
          <w:del w:id="8191" w:author="박윤수" w:date="2014-08-23T00:15:00Z"/>
          <w:lang w:val="en-US" w:eastAsia="ko-KR"/>
        </w:rPr>
        <w:pPrChange w:id="8192" w:author="박윤수" w:date="2014-08-23T00:18:00Z">
          <w:pPr>
            <w:spacing w:after="0"/>
          </w:pPr>
        </w:pPrChange>
      </w:pPr>
      <w:del w:id="8193" w:author="박윤수" w:date="2014-08-23T00:15:00Z">
        <w:r w:rsidRPr="00567D6A" w:rsidDel="00C13530">
          <w:rPr>
            <w:lang w:val="en-US" w:eastAsia="ko-KR"/>
          </w:rPr>
          <w:delText xml:space="preserve">        </w:delText>
        </w:r>
      </w:del>
      <w:ins w:id="8194" w:author="이은정" w:date="2014-08-22T15:04:00Z">
        <w:del w:id="819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196" w:author="박윤수" w:date="2014-08-23T00:15:00Z">
        <w:r w:rsidRPr="00567D6A" w:rsidDel="00C13530">
          <w:rPr>
            <w:lang w:val="en-US" w:eastAsia="ko-KR"/>
          </w:rPr>
          <w:delText xml:space="preserve">    move()</w:delText>
        </w:r>
      </w:del>
    </w:p>
    <w:p w:rsidR="00000000" w:rsidRDefault="00567D6A">
      <w:pPr>
        <w:rPr>
          <w:del w:id="8197" w:author="박윤수" w:date="2014-08-23T00:15:00Z"/>
          <w:lang w:val="en-US" w:eastAsia="ko-KR"/>
        </w:rPr>
        <w:pPrChange w:id="8198" w:author="박윤수" w:date="2014-08-23T00:18:00Z">
          <w:pPr>
            <w:spacing w:after="0"/>
          </w:pPr>
        </w:pPrChange>
      </w:pPr>
      <w:del w:id="8199" w:author="박윤수" w:date="2014-08-23T00:15:00Z">
        <w:r w:rsidRPr="00567D6A" w:rsidDel="00C13530">
          <w:rPr>
            <w:lang w:val="en-US" w:eastAsia="ko-KR"/>
          </w:rPr>
          <w:delText xml:space="preserve">        else</w:delText>
        </w:r>
      </w:del>
      <w:ins w:id="8200" w:author="이은정" w:date="2014-08-22T15:18:00Z">
        <w:del w:id="8201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8202" w:author="박윤수" w:date="2014-08-23T00:15:00Z">
        <w:r w:rsidRPr="00567D6A" w:rsidDel="00C13530">
          <w:rPr>
            <w:lang w:val="en-US" w:eastAsia="ko-KR"/>
          </w:rPr>
          <w:delText>:</w:delText>
        </w:r>
      </w:del>
    </w:p>
    <w:p w:rsidR="00CF6B85" w:rsidRDefault="00567D6A">
      <w:pPr>
        <w:rPr>
          <w:del w:id="8203" w:author="박윤수" w:date="2014-08-23T00:15:00Z"/>
          <w:lang w:val="en-US" w:eastAsia="ko-KR"/>
        </w:rPr>
      </w:pPr>
      <w:del w:id="8204" w:author="박윤수" w:date="2014-08-23T00:15:00Z">
        <w:r w:rsidRPr="00567D6A" w:rsidDel="00C13530">
          <w:rPr>
            <w:lang w:val="en-US" w:eastAsia="ko-KR"/>
          </w:rPr>
          <w:delText xml:space="preserve">            jump_one_hurdle()</w:delText>
        </w:r>
      </w:del>
    </w:p>
    <w:p w:rsidR="00CF6B85" w:rsidRDefault="00567D6A">
      <w:pPr>
        <w:rPr>
          <w:del w:id="8205" w:author="박윤수" w:date="2014-08-23T00:15:00Z"/>
          <w:lang w:eastAsia="ko-KR"/>
        </w:rPr>
      </w:pPr>
      <w:del w:id="8206" w:author="박윤수" w:date="2014-08-23T00:15:00Z">
        <w:r w:rsidRPr="00567D6A" w:rsidDel="00C13530">
          <w:rPr>
            <w:lang w:eastAsia="ko-KR"/>
          </w:rPr>
          <w:delText>jump_one_hurdle()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함수문으로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함수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정의문없이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207" w:author="이은정" w:date="2014-08-22T10:41:00Z">
        <w:del w:id="820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20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하나의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R="008804E9" w:rsidDel="00C13530">
          <w:rPr>
            <w:rFonts w:hint="eastAsia"/>
            <w:lang w:eastAsia="ko-KR"/>
          </w:rPr>
          <w:delText>같습니다</w:delText>
        </w:r>
        <w:r w:rsidR="008804E9" w:rsidDel="00C13530">
          <w:rPr>
            <w:rFonts w:hint="eastAsia"/>
            <w:lang w:eastAsia="ko-KR"/>
          </w:rPr>
          <w:delText>.</w:delText>
        </w:r>
      </w:del>
    </w:p>
    <w:p w:rsidR="00CF6B85" w:rsidRDefault="00567D6A">
      <w:pPr>
        <w:rPr>
          <w:del w:id="8210" w:author="박윤수" w:date="2014-08-23T00:15:00Z"/>
          <w:lang w:eastAsia="ko-KR"/>
        </w:rPr>
      </w:pPr>
      <w:del w:id="8211" w:author="박윤수" w:date="2014-08-23T00:15:00Z">
        <w:r w:rsidDel="00C13530">
          <w:rPr>
            <w:lang w:eastAsia="ko-KR"/>
          </w:rPr>
          <w:delText>repeat(move_jump_or_finish, 20)</w:delText>
        </w:r>
      </w:del>
    </w:p>
    <w:p w:rsidR="00CF6B85" w:rsidRDefault="00567D6A">
      <w:pPr>
        <w:rPr>
          <w:del w:id="8212" w:author="박윤수" w:date="2014-08-23T00:15:00Z"/>
          <w:lang w:eastAsia="ko-KR"/>
        </w:rPr>
      </w:pPr>
      <w:del w:id="8213" w:author="박윤수" w:date="2014-08-23T00:15:00Z">
        <w:r w:rsidDel="00C13530">
          <w:rPr>
            <w:rFonts w:hint="eastAsia"/>
            <w:lang w:eastAsia="ko-KR"/>
          </w:rPr>
          <w:delText>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코드는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테스트를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추가함에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쓰게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8214" w:author="박윤수" w:date="2014-08-23T00:15:00Z"/>
          <w:lang w:eastAsia="ko-KR"/>
        </w:rPr>
      </w:pPr>
      <w:del w:id="8215" w:author="박윤수" w:date="2014-08-23T00:15:00Z">
        <w:r>
          <w:rPr>
            <w:noProof/>
            <w:lang w:val="en-US" w:eastAsia="ko-KR"/>
            <w:rPrChange w:id="821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62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8217" w:author="이은정" w:date="2014-08-22T10:41:00Z">
        <w:del w:id="821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8219" w:author="박윤수" w:date="2014-08-23T00:15:00Z"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스스로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결정할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수</w:delText>
        </w:r>
        <w:r w:rsidR="00567D6A" w:rsidDel="00C13530">
          <w:rPr>
            <w:rFonts w:hint="eastAsia"/>
            <w:lang w:eastAsia="ko-KR"/>
          </w:rPr>
          <w:delText xml:space="preserve"> </w:delText>
        </w:r>
        <w:r w:rsidR="00567D6A" w:rsidDel="00C13530">
          <w:rPr>
            <w:rFonts w:hint="eastAsia"/>
            <w:lang w:eastAsia="ko-KR"/>
          </w:rPr>
          <w:delText>있다면</w:delText>
        </w:r>
        <w:r w:rsidR="00567D6A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82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63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567D6A" w:rsidDel="00C13530">
          <w:rPr>
            <w:rFonts w:hint="eastAsia"/>
            <w:lang w:eastAsia="ko-KR"/>
          </w:rPr>
          <w:delText xml:space="preserve">- if, else, if, else, </w:delText>
        </w:r>
        <w:r w:rsidR="00567D6A" w:rsidDel="00C13530">
          <w:rPr>
            <w:lang w:eastAsia="ko-KR"/>
          </w:rPr>
          <w:delText>…</w:delText>
        </w:r>
        <w:r>
          <w:rPr>
            <w:noProof/>
            <w:lang w:val="en-US" w:eastAsia="ko-KR"/>
            <w:rPrChange w:id="82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64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8222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8223" w:author="박윤수" w:date="2014-08-23T00:15:00Z"/>
          <w:color w:val="0070C0"/>
          <w:lang w:eastAsia="ko-KR"/>
          <w:rPrChange w:id="8224" w:author="이은정" w:date="2014-08-22T16:39:00Z">
            <w:rPr>
              <w:del w:id="8225" w:author="박윤수" w:date="2014-08-23T00:15:00Z"/>
              <w:lang w:eastAsia="ko-KR"/>
            </w:rPr>
          </w:rPrChange>
        </w:rPr>
      </w:pPr>
      <w:del w:id="8226" w:author="박윤수" w:date="2014-08-23T00:15:00Z">
        <w:r w:rsidRPr="00E80AEF">
          <w:rPr>
            <w:color w:val="0070C0"/>
            <w:lang w:eastAsia="ko-KR"/>
            <w:rPrChange w:id="8227" w:author="이은정" w:date="2014-08-22T16:39:00Z">
              <w:rPr>
                <w:color w:val="0000FF"/>
                <w:u w:val="single"/>
                <w:lang w:eastAsia="ko-KR"/>
              </w:rPr>
            </w:rPrChange>
          </w:rPr>
          <w:delText>if, else, if, else, …</w:delText>
        </w:r>
      </w:del>
    </w:p>
    <w:p w:rsidR="00CF6B85" w:rsidRDefault="007C1AD6">
      <w:pPr>
        <w:rPr>
          <w:del w:id="8228" w:author="박윤수" w:date="2014-08-23T00:15:00Z"/>
          <w:lang w:eastAsia="ko-KR"/>
        </w:rPr>
      </w:pPr>
      <w:del w:id="8229" w:author="박윤수" w:date="2014-08-23T00:15:00Z">
        <w:r w:rsidDel="00C13530">
          <w:rPr>
            <w:rFonts w:hint="eastAsia"/>
            <w:lang w:eastAsia="ko-KR"/>
          </w:rPr>
          <w:delText>앞선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if/else </w:delText>
        </w:r>
        <w:r w:rsidDel="00C13530">
          <w:rPr>
            <w:rFonts w:hint="eastAsia"/>
            <w:lang w:eastAsia="ko-KR"/>
          </w:rPr>
          <w:delText>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if/else </w:delText>
        </w:r>
        <w:r w:rsidDel="00C13530">
          <w:rPr>
            <w:rFonts w:hint="eastAsia"/>
            <w:lang w:eastAsia="ko-KR"/>
          </w:rPr>
          <w:delText>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내부에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왜냐하면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230" w:author="이은정" w:date="2014-08-22T10:41:00Z">
        <w:del w:id="823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232" w:author="박윤수" w:date="2014-08-23T00:15:00Z"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선택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끝내거나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움직이거나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장애물을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넘든가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때문입니다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써야만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알아차리셨을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233" w:author="이은정" w:date="2014-08-22T10:41:00Z">
        <w:del w:id="823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235" w:author="박윤수" w:date="2014-08-23T00:15:00Z">
        <w:r w:rsidDel="00C13530">
          <w:rPr>
            <w:rFonts w:hint="eastAsia"/>
            <w:lang w:eastAsia="ko-KR"/>
          </w:rPr>
          <w:delText xml:space="preserve"> 10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배타적인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선택을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생길지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상상해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가독성은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떨어질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타계하고자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만든</w:delText>
        </w:r>
        <w:r w:rsidDel="00C13530">
          <w:rPr>
            <w:rFonts w:hint="eastAsia"/>
            <w:lang w:eastAsia="ko-KR"/>
          </w:rPr>
          <w:delText xml:space="preserve"> Guido Van Rossum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if</w:delText>
        </w:r>
        <w:r w:rsidDel="00C13530">
          <w:rPr>
            <w:rFonts w:hint="eastAsia"/>
            <w:lang w:eastAsia="ko-KR"/>
          </w:rPr>
          <w:delText>절에</w:delText>
        </w:r>
        <w:r w:rsidDel="00C13530">
          <w:rPr>
            <w:rFonts w:hint="eastAsia"/>
            <w:lang w:eastAsia="ko-KR"/>
          </w:rPr>
          <w:delText xml:space="preserve"> else </w:delText>
        </w:r>
        <w:r w:rsidDel="00C13530">
          <w:rPr>
            <w:rFonts w:hint="eastAsia"/>
            <w:lang w:eastAsia="ko-KR"/>
          </w:rPr>
          <w:delText>문과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조합을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표현하는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</w:delText>
        </w:r>
        <w:r w:rsidDel="00C13530">
          <w:rPr>
            <w:rFonts w:hint="eastAsia"/>
            <w:lang w:eastAsia="ko-KR"/>
          </w:rPr>
          <w:delText>, elif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만들었습니다</w:delText>
        </w:r>
        <w:r w:rsidDel="00C13530">
          <w:rPr>
            <w:rFonts w:hint="eastAsia"/>
            <w:lang w:eastAsia="ko-KR"/>
          </w:rPr>
          <w:delText>. elif</w:delText>
        </w:r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생각하듯이</w:delText>
        </w:r>
        <w:r w:rsidDel="00C13530">
          <w:rPr>
            <w:rFonts w:hint="eastAsia"/>
            <w:lang w:eastAsia="ko-KR"/>
          </w:rPr>
          <w:delText xml:space="preserve"> else if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축약어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7C1AD6">
      <w:pPr>
        <w:rPr>
          <w:del w:id="8236" w:author="박윤수" w:date="2014-08-23T00:15:00Z"/>
          <w:lang w:eastAsia="ko-KR"/>
        </w:rPr>
        <w:pPrChange w:id="8237" w:author="박윤수" w:date="2014-08-23T00:18:00Z">
          <w:pPr>
            <w:spacing w:after="0"/>
          </w:pPr>
        </w:pPrChange>
      </w:pPr>
      <w:del w:id="8238" w:author="박윤수" w:date="2014-08-23T00:15:00Z">
        <w:r w:rsidDel="00C13530">
          <w:rPr>
            <w:lang w:eastAsia="ko-KR"/>
          </w:rPr>
          <w:delText>def</w:delText>
        </w:r>
      </w:del>
      <w:ins w:id="8239" w:author="이은정" w:date="2014-08-22T14:42:00Z">
        <w:del w:id="8240" w:author="박윤수" w:date="2014-08-23T00:15:00Z">
          <w:r w:rsidR="00BC6A53" w:rsidRPr="00BC6A53" w:rsidDel="00C13530">
            <w:rPr>
              <w:color w:val="0070C0"/>
              <w:lang w:eastAsia="ko-KR"/>
            </w:rPr>
            <w:delText>def</w:delText>
          </w:r>
        </w:del>
      </w:ins>
      <w:del w:id="8241" w:author="박윤수" w:date="2014-08-23T00:15:00Z">
        <w:r w:rsidDel="00C13530">
          <w:rPr>
            <w:lang w:eastAsia="ko-KR"/>
          </w:rPr>
          <w:delText xml:space="preserve"> move_jump_or_finish():</w:delText>
        </w:r>
      </w:del>
    </w:p>
    <w:p w:rsidR="00000000" w:rsidRDefault="007C1AD6">
      <w:pPr>
        <w:rPr>
          <w:del w:id="8242" w:author="박윤수" w:date="2014-08-23T00:15:00Z"/>
          <w:lang w:eastAsia="ko-KR"/>
        </w:rPr>
        <w:pPrChange w:id="8243" w:author="박윤수" w:date="2014-08-23T00:18:00Z">
          <w:pPr>
            <w:spacing w:after="0"/>
          </w:pPr>
        </w:pPrChange>
      </w:pPr>
      <w:del w:id="8244" w:author="박윤수" w:date="2014-08-23T00:15:00Z">
        <w:r w:rsidDel="00C13530">
          <w:rPr>
            <w:lang w:eastAsia="ko-KR"/>
          </w:rPr>
          <w:delText xml:space="preserve">   </w:delText>
        </w:r>
      </w:del>
      <w:ins w:id="8245" w:author="이은정" w:date="2014-08-22T15:05:00Z">
        <w:del w:id="8246" w:author="박윤수" w:date="2014-08-23T00:15:00Z">
          <w:r w:rsidR="00216280" w:rsidDel="00C13530">
            <w:rPr>
              <w:rFonts w:hint="eastAsia"/>
              <w:lang w:eastAsia="ko-KR"/>
            </w:rPr>
            <w:delText xml:space="preserve">  </w:delText>
          </w:r>
        </w:del>
      </w:ins>
      <w:del w:id="8247" w:author="박윤수" w:date="2014-08-23T00:15:00Z">
        <w:r w:rsidDel="00C13530">
          <w:rPr>
            <w:lang w:eastAsia="ko-KR"/>
          </w:rPr>
          <w:delText xml:space="preserve"> </w:delText>
        </w:r>
        <w:r w:rsidR="00E80AEF" w:rsidRPr="00E80AEF">
          <w:rPr>
            <w:color w:val="0070C0"/>
            <w:lang w:eastAsia="ko-KR"/>
            <w:rPrChange w:id="8248" w:author="이은정" w:date="2014-08-22T15:16:00Z">
              <w:rPr>
                <w:color w:val="0000FF"/>
                <w:u w:val="single"/>
                <w:lang w:eastAsia="ko-KR"/>
              </w:rPr>
            </w:rPrChange>
          </w:rPr>
          <w:delText>if</w:delText>
        </w:r>
        <w:r w:rsidDel="00C13530">
          <w:rPr>
            <w:lang w:eastAsia="ko-KR"/>
          </w:rPr>
          <w:delText xml:space="preserve"> next_to_beeper():</w:delText>
        </w:r>
      </w:del>
    </w:p>
    <w:p w:rsidR="00000000" w:rsidRDefault="007C1AD6">
      <w:pPr>
        <w:rPr>
          <w:del w:id="8249" w:author="박윤수" w:date="2014-08-23T00:15:00Z"/>
          <w:lang w:eastAsia="ko-KR"/>
        </w:rPr>
        <w:pPrChange w:id="8250" w:author="박윤수" w:date="2014-08-23T00:18:00Z">
          <w:pPr>
            <w:spacing w:after="0"/>
          </w:pPr>
        </w:pPrChange>
      </w:pPr>
      <w:del w:id="8251" w:author="박윤수" w:date="2014-08-23T00:15:00Z">
        <w:r w:rsidDel="00C13530">
          <w:rPr>
            <w:lang w:eastAsia="ko-KR"/>
          </w:rPr>
          <w:delText xml:space="preserve">    </w:delText>
        </w:r>
      </w:del>
      <w:ins w:id="8252" w:author="이은정" w:date="2014-08-22T15:05:00Z">
        <w:del w:id="8253" w:author="박윤수" w:date="2014-08-23T00:15:00Z">
          <w:r w:rsidR="00216280" w:rsidDel="00C13530">
            <w:rPr>
              <w:rFonts w:hint="eastAsia"/>
              <w:lang w:eastAsia="ko-KR"/>
            </w:rPr>
            <w:delText xml:space="preserve"> </w:delText>
          </w:r>
        </w:del>
      </w:ins>
      <w:del w:id="8254" w:author="박윤수" w:date="2014-08-23T00:15:00Z">
        <w:r w:rsidDel="00C13530">
          <w:rPr>
            <w:lang w:eastAsia="ko-KR"/>
          </w:rPr>
          <w:delText xml:space="preserve">    turn_off()</w:delText>
        </w:r>
      </w:del>
    </w:p>
    <w:p w:rsidR="00000000" w:rsidRDefault="007C1AD6">
      <w:pPr>
        <w:rPr>
          <w:del w:id="8255" w:author="박윤수" w:date="2014-08-23T00:15:00Z"/>
          <w:lang w:eastAsia="ko-KR"/>
        </w:rPr>
        <w:pPrChange w:id="8256" w:author="박윤수" w:date="2014-08-23T00:18:00Z">
          <w:pPr>
            <w:spacing w:after="0"/>
          </w:pPr>
        </w:pPrChange>
      </w:pPr>
      <w:del w:id="8257" w:author="박윤수" w:date="2014-08-23T00:15:00Z">
        <w:r w:rsidDel="00C13530">
          <w:rPr>
            <w:lang w:eastAsia="ko-KR"/>
          </w:rPr>
          <w:delText xml:space="preserve"> </w:delText>
        </w:r>
      </w:del>
      <w:ins w:id="8258" w:author="이은정" w:date="2014-08-22T15:06:00Z">
        <w:del w:id="8259" w:author="박윤수" w:date="2014-08-23T00:15:00Z">
          <w:r w:rsidR="00216280" w:rsidDel="00C13530">
            <w:rPr>
              <w:rFonts w:hint="eastAsia"/>
              <w:lang w:eastAsia="ko-KR"/>
            </w:rPr>
            <w:delText xml:space="preserve">  </w:delText>
          </w:r>
        </w:del>
      </w:ins>
      <w:del w:id="8260" w:author="박윤수" w:date="2014-08-23T00:15:00Z">
        <w:r w:rsidDel="00C13530">
          <w:rPr>
            <w:lang w:eastAsia="ko-KR"/>
          </w:rPr>
          <w:delText xml:space="preserve">   </w:delText>
        </w:r>
        <w:r w:rsidR="00E80AEF" w:rsidRPr="00E80AEF">
          <w:rPr>
            <w:color w:val="0070C0"/>
            <w:lang w:eastAsia="ko-KR"/>
            <w:rPrChange w:id="8261" w:author="이은정" w:date="2014-08-22T16:39:00Z">
              <w:rPr>
                <w:color w:val="0000FF"/>
                <w:u w:val="single"/>
                <w:lang w:eastAsia="ko-KR"/>
              </w:rPr>
            </w:rPrChange>
          </w:rPr>
          <w:delText>elif</w:delText>
        </w:r>
      </w:del>
      <w:ins w:id="8262" w:author="이은정" w:date="2014-08-22T15:16:00Z">
        <w:del w:id="8263" w:author="박윤수" w:date="2014-08-23T00:15:00Z">
          <w:r w:rsidR="002D5762" w:rsidDel="00C13530">
            <w:rPr>
              <w:color w:val="0070C0"/>
              <w:lang w:eastAsia="ko-KR"/>
            </w:rPr>
            <w:delText>if</w:delText>
          </w:r>
        </w:del>
      </w:ins>
      <w:del w:id="8264" w:author="박윤수" w:date="2014-08-23T00:15:00Z">
        <w:r w:rsidDel="00C13530">
          <w:rPr>
            <w:lang w:eastAsia="ko-KR"/>
          </w:rPr>
          <w:delText xml:space="preserve"> front_is_clear():</w:delText>
        </w:r>
      </w:del>
    </w:p>
    <w:p w:rsidR="00000000" w:rsidRDefault="007C1AD6">
      <w:pPr>
        <w:rPr>
          <w:del w:id="8265" w:author="박윤수" w:date="2014-08-23T00:15:00Z"/>
          <w:lang w:eastAsia="ko-KR"/>
        </w:rPr>
        <w:pPrChange w:id="8266" w:author="박윤수" w:date="2014-08-23T00:18:00Z">
          <w:pPr>
            <w:spacing w:after="0"/>
          </w:pPr>
        </w:pPrChange>
      </w:pPr>
      <w:del w:id="8267" w:author="박윤수" w:date="2014-08-23T00:15:00Z">
        <w:r w:rsidDel="00C13530">
          <w:rPr>
            <w:lang w:eastAsia="ko-KR"/>
          </w:rPr>
          <w:delText xml:space="preserve">     </w:delText>
        </w:r>
      </w:del>
      <w:ins w:id="8268" w:author="이은정" w:date="2014-08-22T15:06:00Z">
        <w:del w:id="8269" w:author="박윤수" w:date="2014-08-23T00:15:00Z">
          <w:r w:rsidR="00216280" w:rsidDel="00C13530">
            <w:rPr>
              <w:rFonts w:hint="eastAsia"/>
              <w:lang w:eastAsia="ko-KR"/>
            </w:rPr>
            <w:delText xml:space="preserve">  </w:delText>
          </w:r>
        </w:del>
      </w:ins>
      <w:del w:id="8270" w:author="박윤수" w:date="2014-08-23T00:15:00Z">
        <w:r w:rsidDel="00C13530">
          <w:rPr>
            <w:lang w:eastAsia="ko-KR"/>
          </w:rPr>
          <w:delText xml:space="preserve">   move()</w:delText>
        </w:r>
      </w:del>
    </w:p>
    <w:p w:rsidR="00000000" w:rsidRDefault="007C1AD6">
      <w:pPr>
        <w:rPr>
          <w:del w:id="8271" w:author="박윤수" w:date="2014-08-23T00:15:00Z"/>
          <w:lang w:eastAsia="ko-KR"/>
        </w:rPr>
        <w:pPrChange w:id="8272" w:author="박윤수" w:date="2014-08-23T00:18:00Z">
          <w:pPr>
            <w:spacing w:after="0"/>
          </w:pPr>
        </w:pPrChange>
      </w:pPr>
      <w:del w:id="8273" w:author="박윤수" w:date="2014-08-23T00:15:00Z">
        <w:r w:rsidDel="00C13530">
          <w:rPr>
            <w:lang w:eastAsia="ko-KR"/>
          </w:rPr>
          <w:delText xml:space="preserve">    </w:delText>
        </w:r>
      </w:del>
      <w:ins w:id="8274" w:author="이은정" w:date="2014-08-22T15:06:00Z">
        <w:del w:id="8275" w:author="박윤수" w:date="2014-08-23T00:15:00Z">
          <w:r w:rsidR="00216280" w:rsidDel="00C13530">
            <w:rPr>
              <w:rFonts w:hint="eastAsia"/>
              <w:lang w:eastAsia="ko-KR"/>
            </w:rPr>
            <w:delText xml:space="preserve">  </w:delText>
          </w:r>
        </w:del>
      </w:ins>
      <w:del w:id="8276" w:author="박윤수" w:date="2014-08-23T00:15:00Z">
        <w:r w:rsidDel="00C13530">
          <w:rPr>
            <w:lang w:eastAsia="ko-KR"/>
          </w:rPr>
          <w:delText>else</w:delText>
        </w:r>
      </w:del>
      <w:ins w:id="8277" w:author="이은정" w:date="2014-08-22T15:18:00Z">
        <w:del w:id="8278" w:author="박윤수" w:date="2014-08-23T00:15:00Z">
          <w:r w:rsidR="00766DAB" w:rsidRPr="00766DAB" w:rsidDel="00C13530">
            <w:rPr>
              <w:color w:val="0070C0"/>
              <w:lang w:eastAsia="ko-KR"/>
            </w:rPr>
            <w:delText>else</w:delText>
          </w:r>
        </w:del>
      </w:ins>
      <w:del w:id="8279" w:author="박윤수" w:date="2014-08-23T00:15:00Z">
        <w:r w:rsidDel="00C13530">
          <w:rPr>
            <w:lang w:eastAsia="ko-KR"/>
          </w:rPr>
          <w:delText>:</w:delText>
        </w:r>
      </w:del>
    </w:p>
    <w:p w:rsidR="00CF6B85" w:rsidRDefault="007C1AD6">
      <w:pPr>
        <w:rPr>
          <w:del w:id="8280" w:author="박윤수" w:date="2014-08-23T00:15:00Z"/>
          <w:lang w:eastAsia="ko-KR"/>
        </w:rPr>
      </w:pPr>
      <w:del w:id="8281" w:author="박윤수" w:date="2014-08-23T00:15:00Z">
        <w:r w:rsidDel="00C13530">
          <w:rPr>
            <w:lang w:eastAsia="ko-KR"/>
          </w:rPr>
          <w:delText xml:space="preserve">    </w:delText>
        </w:r>
      </w:del>
      <w:ins w:id="8282" w:author="이은정" w:date="2014-08-22T15:06:00Z">
        <w:del w:id="8283" w:author="박윤수" w:date="2014-08-23T00:15:00Z">
          <w:r w:rsidR="00216280" w:rsidDel="00C13530">
            <w:rPr>
              <w:rFonts w:hint="eastAsia"/>
              <w:lang w:eastAsia="ko-KR"/>
            </w:rPr>
            <w:delText xml:space="preserve">  </w:delText>
          </w:r>
        </w:del>
      </w:ins>
      <w:del w:id="8284" w:author="박윤수" w:date="2014-08-23T00:15:00Z">
        <w:r w:rsidDel="00C13530">
          <w:rPr>
            <w:lang w:eastAsia="ko-KR"/>
          </w:rPr>
          <w:delText xml:space="preserve">    jump_one_hurdle()</w:delText>
        </w:r>
      </w:del>
    </w:p>
    <w:p w:rsidR="00CF6B85" w:rsidRDefault="007C1AD6">
      <w:pPr>
        <w:rPr>
          <w:del w:id="8285" w:author="박윤수" w:date="2014-08-23T00:15:00Z"/>
          <w:lang w:eastAsia="ko-KR"/>
        </w:rPr>
      </w:pPr>
      <w:del w:id="8286" w:author="박윤수" w:date="2014-08-23T00:15:00Z"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들여쓰기가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되어</w:delText>
        </w:r>
        <w:r w:rsidDel="00C13530">
          <w:rPr>
            <w:rFonts w:hint="eastAsia"/>
            <w:lang w:eastAsia="ko-KR"/>
          </w:rPr>
          <w:delText>, 3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가능한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else </w:delText>
        </w:r>
        <w:r w:rsidDel="00C13530">
          <w:rPr>
            <w:rFonts w:hint="eastAsia"/>
            <w:lang w:eastAsia="ko-KR"/>
          </w:rPr>
          <w:delText>조건은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거짓인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경우에만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수행되어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410AE0" w:rsidDel="00C13530">
          <w:rPr>
            <w:rFonts w:hint="eastAsia"/>
            <w:lang w:eastAsia="ko-KR"/>
          </w:rPr>
          <w:delText>else</w:delText>
        </w:r>
        <w:r w:rsidR="00410AE0" w:rsidDel="00C13530">
          <w:rPr>
            <w:rFonts w:hint="eastAsia"/>
            <w:lang w:eastAsia="ko-KR"/>
          </w:rPr>
          <w:delText>와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관계된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다른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조건은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없습니다</w:delText>
        </w:r>
        <w:r w:rsidR="00410AE0" w:rsidDel="00C13530">
          <w:rPr>
            <w:rFonts w:hint="eastAsia"/>
            <w:lang w:eastAsia="ko-KR"/>
          </w:rPr>
          <w:delText>. 3</w:delText>
        </w:r>
        <w:r w:rsidR="00410AE0" w:rsidDel="00C13530">
          <w:rPr>
            <w:rFonts w:hint="eastAsia"/>
            <w:lang w:eastAsia="ko-KR"/>
          </w:rPr>
          <w:delText>개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이상의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선택지를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필요하다면</w:delText>
        </w:r>
        <w:r w:rsidR="00410AE0" w:rsidDel="00C13530">
          <w:rPr>
            <w:rFonts w:hint="eastAsia"/>
            <w:lang w:eastAsia="ko-KR"/>
          </w:rPr>
          <w:delText xml:space="preserve">, </w:delText>
        </w:r>
        <w:r w:rsidR="00410AE0" w:rsidDel="00C13530">
          <w:rPr>
            <w:rFonts w:hint="eastAsia"/>
            <w:lang w:eastAsia="ko-KR"/>
          </w:rPr>
          <w:delText>다른</w:delText>
        </w:r>
        <w:r w:rsidR="00410AE0" w:rsidDel="00C13530">
          <w:rPr>
            <w:rFonts w:hint="eastAsia"/>
            <w:lang w:eastAsia="ko-KR"/>
          </w:rPr>
          <w:delText xml:space="preserve"> elif</w:delText>
        </w:r>
        <w:r w:rsidR="00410AE0" w:rsidDel="00C13530">
          <w:rPr>
            <w:rFonts w:hint="eastAsia"/>
            <w:lang w:eastAsia="ko-KR"/>
          </w:rPr>
          <w:delText>문을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추가하기만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하면</w:delText>
        </w:r>
        <w:r w:rsidR="00410AE0" w:rsidDel="00C13530">
          <w:rPr>
            <w:rFonts w:hint="eastAsia"/>
            <w:lang w:eastAsia="ko-KR"/>
          </w:rPr>
          <w:delText xml:space="preserve"> </w:delText>
        </w:r>
        <w:r w:rsidR="00410AE0" w:rsidDel="00C13530">
          <w:rPr>
            <w:rFonts w:hint="eastAsia"/>
            <w:lang w:eastAsia="ko-KR"/>
          </w:rPr>
          <w:delText>됩니다</w:delText>
        </w:r>
        <w:r w:rsidR="00410AE0" w:rsidDel="00C13530">
          <w:rPr>
            <w:rFonts w:hint="eastAsia"/>
            <w:lang w:eastAsia="ko-KR"/>
          </w:rPr>
          <w:delText>.</w:delText>
        </w:r>
      </w:del>
    </w:p>
    <w:p w:rsidR="00000000" w:rsidRDefault="00410AE0">
      <w:pPr>
        <w:rPr>
          <w:del w:id="8287" w:author="박윤수" w:date="2014-08-23T00:15:00Z"/>
          <w:lang w:val="en-US" w:eastAsia="ko-KR"/>
        </w:rPr>
        <w:pPrChange w:id="8288" w:author="박윤수" w:date="2014-08-23T00:18:00Z">
          <w:pPr>
            <w:spacing w:after="0"/>
          </w:pPr>
        </w:pPrChange>
      </w:pPr>
      <w:del w:id="8289" w:author="박윤수" w:date="2014-08-23T00:15:00Z">
        <w:r w:rsidRPr="00410AE0" w:rsidDel="00C13530">
          <w:rPr>
            <w:lang w:val="en-US" w:eastAsia="ko-KR"/>
          </w:rPr>
          <w:delText>def</w:delText>
        </w:r>
      </w:del>
      <w:ins w:id="8290" w:author="이은정" w:date="2014-08-22T14:42:00Z">
        <w:del w:id="8291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292" w:author="박윤수" w:date="2014-08-23T00:15:00Z">
        <w:r w:rsidRPr="00410AE0" w:rsidDel="00C13530">
          <w:rPr>
            <w:lang w:val="en-US" w:eastAsia="ko-KR"/>
          </w:rPr>
          <w:delText xml:space="preserve"> move_jump_or_finish():</w:delText>
        </w:r>
      </w:del>
    </w:p>
    <w:p w:rsidR="00000000" w:rsidRDefault="00410AE0">
      <w:pPr>
        <w:rPr>
          <w:del w:id="8293" w:author="박윤수" w:date="2014-08-23T00:15:00Z"/>
          <w:lang w:val="en-US" w:eastAsia="ko-KR"/>
        </w:rPr>
        <w:pPrChange w:id="8294" w:author="박윤수" w:date="2014-08-23T00:18:00Z">
          <w:pPr>
            <w:spacing w:after="0"/>
          </w:pPr>
        </w:pPrChange>
      </w:pPr>
      <w:del w:id="8295" w:author="박윤수" w:date="2014-08-23T00:15:00Z">
        <w:r w:rsidRPr="00410AE0" w:rsidDel="00C13530">
          <w:rPr>
            <w:lang w:val="en-US" w:eastAsia="ko-KR"/>
          </w:rPr>
          <w:delText xml:space="preserve">    </w:delText>
        </w:r>
      </w:del>
      <w:ins w:id="8296" w:author="이은정" w:date="2014-08-22T15:06:00Z">
        <w:del w:id="8297" w:author="박윤수" w:date="2014-08-23T00:15:00Z">
          <w:r w:rsidR="00216280" w:rsidRPr="00410AE0" w:rsidDel="00C13530">
            <w:rPr>
              <w:lang w:val="en-US" w:eastAsia="ko-KR"/>
            </w:rPr>
            <w:delText xml:space="preserve">  </w:delText>
          </w:r>
          <w:r w:rsidR="00216280" w:rsidDel="00C13530">
            <w:rPr>
              <w:rFonts w:hint="eastAsia"/>
              <w:lang w:val="en-US" w:eastAsia="ko-KR"/>
            </w:rPr>
            <w:delText xml:space="preserve">   </w:delText>
          </w:r>
          <w:r w:rsidR="00216280" w:rsidRPr="00410AE0" w:rsidDel="00C13530">
            <w:rPr>
              <w:lang w:val="en-US" w:eastAsia="ko-KR"/>
            </w:rPr>
            <w:delText xml:space="preserve"> </w:delText>
          </w:r>
        </w:del>
      </w:ins>
      <w:del w:id="8298" w:author="박윤수" w:date="2014-08-23T00:15:00Z">
        <w:r w:rsidRPr="00410AE0" w:rsidDel="00C13530">
          <w:rPr>
            <w:lang w:val="en-US" w:eastAsia="ko-KR"/>
          </w:rPr>
          <w:delText>if</w:delText>
        </w:r>
      </w:del>
      <w:ins w:id="8299" w:author="이은정" w:date="2014-08-22T15:16:00Z">
        <w:del w:id="8300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8301" w:author="박윤수" w:date="2014-08-23T00:15:00Z">
        <w:r w:rsidRPr="00410AE0" w:rsidDel="00C13530">
          <w:rPr>
            <w:lang w:val="en-US" w:eastAsia="ko-KR"/>
          </w:rPr>
          <w:delText xml:space="preserve"> next_to_beeper():</w:delText>
        </w:r>
      </w:del>
    </w:p>
    <w:p w:rsidR="00000000" w:rsidRDefault="00410AE0">
      <w:pPr>
        <w:rPr>
          <w:del w:id="8302" w:author="박윤수" w:date="2014-08-23T00:15:00Z"/>
          <w:lang w:val="en-US" w:eastAsia="ko-KR"/>
        </w:rPr>
        <w:pPrChange w:id="8303" w:author="박윤수" w:date="2014-08-23T00:18:00Z">
          <w:pPr>
            <w:spacing w:after="0"/>
          </w:pPr>
        </w:pPrChange>
      </w:pPr>
      <w:del w:id="8304" w:author="박윤수" w:date="2014-08-23T00:15:00Z">
        <w:r w:rsidRPr="00410AE0" w:rsidDel="00C13530">
          <w:rPr>
            <w:lang w:val="en-US" w:eastAsia="ko-KR"/>
          </w:rPr>
          <w:delText xml:space="preserve">    </w:delText>
        </w:r>
      </w:del>
      <w:ins w:id="8305" w:author="이은정" w:date="2014-08-22T15:06:00Z">
        <w:del w:id="8306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307" w:author="박윤수" w:date="2014-08-23T00:15:00Z">
        <w:r w:rsidRPr="00410AE0" w:rsidDel="00C13530">
          <w:rPr>
            <w:lang w:val="en-US" w:eastAsia="ko-KR"/>
          </w:rPr>
          <w:delText xml:space="preserve">    turn_off()</w:delText>
        </w:r>
      </w:del>
    </w:p>
    <w:p w:rsidR="00000000" w:rsidRDefault="00E80AEF">
      <w:pPr>
        <w:rPr>
          <w:del w:id="8308" w:author="박윤수" w:date="2014-08-23T00:15:00Z"/>
          <w:lang w:val="en-US" w:eastAsia="ko-KR"/>
        </w:rPr>
        <w:pPrChange w:id="8309" w:author="박윤수" w:date="2014-08-23T00:18:00Z">
          <w:pPr>
            <w:spacing w:after="0"/>
          </w:pPr>
        </w:pPrChange>
      </w:pPr>
      <w:del w:id="8310" w:author="박윤수" w:date="2014-08-23T00:15:00Z">
        <w:r w:rsidRPr="00E80AEF">
          <w:rPr>
            <w:color w:val="0070C0"/>
            <w:lang w:val="en-US" w:eastAsia="ko-KR"/>
            <w:rPrChange w:id="8311" w:author="이은정" w:date="2014-08-22T16:3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</w:del>
      <w:ins w:id="8312" w:author="이은정" w:date="2014-08-22T15:06:00Z">
        <w:del w:id="8313" w:author="박윤수" w:date="2014-08-23T00:15:00Z">
          <w:r w:rsidRPr="00E80AEF">
            <w:rPr>
              <w:color w:val="0070C0"/>
              <w:lang w:val="en-US" w:eastAsia="ko-KR"/>
              <w:rPrChange w:id="8314" w:author="이은정" w:date="2014-08-22T16:39:00Z">
                <w:rPr>
                  <w:color w:val="0000FF"/>
                  <w:u w:val="single"/>
                  <w:lang w:val="en-US" w:eastAsia="ko-KR"/>
                </w:rPr>
              </w:rPrChange>
            </w:rPr>
            <w:delText xml:space="preserve">  </w:delText>
          </w:r>
        </w:del>
      </w:ins>
      <w:del w:id="8315" w:author="박윤수" w:date="2014-08-23T00:15:00Z">
        <w:r w:rsidRPr="00E80AEF">
          <w:rPr>
            <w:color w:val="0070C0"/>
            <w:lang w:val="en-US" w:eastAsia="ko-KR"/>
            <w:rPrChange w:id="8316" w:author="이은정" w:date="2014-08-22T16:3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  elif</w:delText>
        </w:r>
      </w:del>
      <w:ins w:id="8317" w:author="이은정" w:date="2014-08-22T15:16:00Z">
        <w:del w:id="8318" w:author="박윤수" w:date="2014-08-23T00:15:00Z">
          <w:r w:rsidR="002D5762" w:rsidDel="00C13530">
            <w:rPr>
              <w:color w:val="0070C0"/>
              <w:lang w:val="en-US" w:eastAsia="ko-KR"/>
            </w:rPr>
            <w:delText>if</w:delText>
          </w:r>
        </w:del>
      </w:ins>
      <w:del w:id="8319" w:author="박윤수" w:date="2014-08-23T00:15:00Z">
        <w:r w:rsidR="00410AE0" w:rsidRPr="00410AE0" w:rsidDel="00C13530">
          <w:rPr>
            <w:lang w:val="en-US" w:eastAsia="ko-KR"/>
          </w:rPr>
          <w:delText xml:space="preserve"> front_is_clear():</w:delText>
        </w:r>
      </w:del>
    </w:p>
    <w:p w:rsidR="00000000" w:rsidRDefault="00410AE0">
      <w:pPr>
        <w:tabs>
          <w:tab w:val="left" w:pos="2246"/>
        </w:tabs>
        <w:rPr>
          <w:del w:id="8320" w:author="박윤수" w:date="2014-08-23T00:15:00Z"/>
          <w:lang w:val="en-US" w:eastAsia="ko-KR"/>
        </w:rPr>
        <w:pPrChange w:id="8321" w:author="박윤수" w:date="2014-08-23T00:18:00Z">
          <w:pPr>
            <w:spacing w:after="0"/>
          </w:pPr>
        </w:pPrChange>
      </w:pPr>
      <w:del w:id="8322" w:author="박윤수" w:date="2014-08-23T00:15:00Z">
        <w:r w:rsidRPr="00410AE0" w:rsidDel="00C13530">
          <w:rPr>
            <w:lang w:val="en-US" w:eastAsia="ko-KR"/>
          </w:rPr>
          <w:delText xml:space="preserve">   </w:delText>
        </w:r>
      </w:del>
      <w:ins w:id="8323" w:author="이은정" w:date="2014-08-22T15:06:00Z">
        <w:del w:id="8324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325" w:author="박윤수" w:date="2014-08-23T00:15:00Z">
        <w:r w:rsidRPr="00410AE0" w:rsidDel="00C13530">
          <w:rPr>
            <w:lang w:val="en-US" w:eastAsia="ko-KR"/>
          </w:rPr>
          <w:delText xml:space="preserve">     move()</w:delText>
        </w:r>
      </w:del>
      <w:ins w:id="8326" w:author="이은정" w:date="2014-08-22T16:39:00Z">
        <w:del w:id="8327" w:author="박윤수" w:date="2014-08-23T00:15:00Z">
          <w:r w:rsidR="00A9410F" w:rsidDel="00C13530">
            <w:rPr>
              <w:lang w:val="en-US" w:eastAsia="ko-KR"/>
            </w:rPr>
            <w:tab/>
          </w:r>
        </w:del>
      </w:ins>
    </w:p>
    <w:p w:rsidR="00000000" w:rsidRDefault="00E80AEF">
      <w:pPr>
        <w:rPr>
          <w:del w:id="8328" w:author="박윤수" w:date="2014-08-23T00:15:00Z"/>
          <w:color w:val="00B050"/>
          <w:lang w:val="en-US" w:eastAsia="ko-KR"/>
          <w:rPrChange w:id="8329" w:author="이은정" w:date="2014-08-22T15:07:00Z">
            <w:rPr>
              <w:del w:id="8330" w:author="박윤수" w:date="2014-08-23T00:15:00Z"/>
              <w:lang w:val="en-US" w:eastAsia="ko-KR"/>
            </w:rPr>
          </w:rPrChange>
        </w:rPr>
        <w:pPrChange w:id="8331" w:author="박윤수" w:date="2014-08-23T00:18:00Z">
          <w:pPr>
            <w:spacing w:after="0"/>
          </w:pPr>
        </w:pPrChange>
      </w:pPr>
      <w:del w:id="8332" w:author="박윤수" w:date="2014-08-23T00:15:00Z">
        <w:r w:rsidRPr="00E80AEF">
          <w:rPr>
            <w:color w:val="0070C0"/>
            <w:lang w:val="en-US" w:eastAsia="ko-KR"/>
            <w:rPrChange w:id="8333" w:author="이은정" w:date="2014-08-22T16:3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  </w:delText>
        </w:r>
      </w:del>
      <w:ins w:id="8334" w:author="이은정" w:date="2014-08-22T15:06:00Z">
        <w:del w:id="8335" w:author="박윤수" w:date="2014-08-23T00:15:00Z">
          <w:r w:rsidRPr="00E80AEF">
            <w:rPr>
              <w:color w:val="0070C0"/>
              <w:lang w:val="en-US" w:eastAsia="ko-KR"/>
              <w:rPrChange w:id="8336" w:author="이은정" w:date="2014-08-22T16:39:00Z">
                <w:rPr>
                  <w:color w:val="0000FF"/>
                  <w:u w:val="single"/>
                  <w:lang w:val="en-US" w:eastAsia="ko-KR"/>
                </w:rPr>
              </w:rPrChange>
            </w:rPr>
            <w:delText xml:space="preserve">  </w:delText>
          </w:r>
        </w:del>
      </w:ins>
      <w:del w:id="8337" w:author="박윤수" w:date="2014-08-23T00:15:00Z">
        <w:r w:rsidRPr="00E80AEF">
          <w:rPr>
            <w:color w:val="0070C0"/>
            <w:lang w:val="en-US" w:eastAsia="ko-KR"/>
            <w:rPrChange w:id="8338" w:author="이은정" w:date="2014-08-22T16:3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elif</w:delText>
        </w:r>
      </w:del>
      <w:ins w:id="8339" w:author="이은정" w:date="2014-08-22T15:16:00Z">
        <w:del w:id="8340" w:author="박윤수" w:date="2014-08-23T00:15:00Z">
          <w:r w:rsidR="002D5762" w:rsidDel="00C13530">
            <w:rPr>
              <w:color w:val="0070C0"/>
              <w:lang w:val="en-US" w:eastAsia="ko-KR"/>
            </w:rPr>
            <w:delText>if</w:delText>
          </w:r>
        </w:del>
      </w:ins>
      <w:del w:id="8341" w:author="박윤수" w:date="2014-08-23T00:15:00Z">
        <w:r w:rsidR="00410AE0" w:rsidRPr="00410AE0" w:rsidDel="00C13530">
          <w:rPr>
            <w:lang w:val="en-US" w:eastAsia="ko-KR"/>
          </w:rPr>
          <w:delText xml:space="preserve"> right_is_clear(): </w:delText>
        </w:r>
        <w:r w:rsidRPr="00E80AEF">
          <w:rPr>
            <w:color w:val="00B050"/>
            <w:lang w:val="en-US" w:eastAsia="ko-KR"/>
            <w:rPrChange w:id="8342" w:author="이은정" w:date="2014-08-22T15:07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8343" w:author="이은정" w:date="2014-08-22T15:0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항상</w:delText>
        </w:r>
        <w:r w:rsidRPr="00E80AEF">
          <w:rPr>
            <w:color w:val="00B050"/>
            <w:lang w:val="en-US" w:eastAsia="ko-KR"/>
            <w:rPrChange w:id="8344" w:author="이은정" w:date="2014-08-22T15:07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345" w:author="이은정" w:date="2014-08-22T15:0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거짓</w:delText>
        </w:r>
        <w:r w:rsidRPr="00E80AEF">
          <w:rPr>
            <w:color w:val="00B050"/>
            <w:lang w:val="en-US" w:eastAsia="ko-KR"/>
            <w:rPrChange w:id="8346" w:author="이은정" w:date="2014-08-22T15:07:00Z">
              <w:rPr>
                <w:color w:val="0000FF"/>
                <w:u w:val="single"/>
                <w:lang w:val="en-US" w:eastAsia="ko-KR"/>
              </w:rPr>
            </w:rPrChange>
          </w:rPr>
          <w:delText>(False)</w:delText>
        </w:r>
      </w:del>
    </w:p>
    <w:p w:rsidR="00000000" w:rsidRDefault="00410AE0">
      <w:pPr>
        <w:rPr>
          <w:del w:id="8347" w:author="박윤수" w:date="2014-08-23T00:15:00Z"/>
          <w:lang w:val="en-US" w:eastAsia="ko-KR"/>
        </w:rPr>
        <w:pPrChange w:id="8348" w:author="박윤수" w:date="2014-08-23T00:18:00Z">
          <w:pPr>
            <w:spacing w:after="0"/>
          </w:pPr>
        </w:pPrChange>
      </w:pPr>
      <w:del w:id="8349" w:author="박윤수" w:date="2014-08-23T00:15:00Z">
        <w:r w:rsidRPr="00410AE0" w:rsidDel="00C13530">
          <w:rPr>
            <w:lang w:val="en-US" w:eastAsia="ko-KR"/>
          </w:rPr>
          <w:delText xml:space="preserve">    </w:delText>
        </w:r>
      </w:del>
      <w:ins w:id="8350" w:author="이은정" w:date="2014-08-22T15:06:00Z">
        <w:del w:id="8351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352" w:author="박윤수" w:date="2014-08-23T00:15:00Z">
        <w:r w:rsidRPr="00410AE0" w:rsidDel="00C13530">
          <w:rPr>
            <w:lang w:val="en-US" w:eastAsia="ko-KR"/>
          </w:rPr>
          <w:delText xml:space="preserve">    pass </w:delText>
        </w:r>
      </w:del>
    </w:p>
    <w:p w:rsidR="00000000" w:rsidRDefault="00410AE0">
      <w:pPr>
        <w:rPr>
          <w:del w:id="8353" w:author="박윤수" w:date="2014-08-23T00:15:00Z"/>
          <w:lang w:val="en-US" w:eastAsia="ko-KR"/>
        </w:rPr>
        <w:pPrChange w:id="8354" w:author="박윤수" w:date="2014-08-23T00:18:00Z">
          <w:pPr>
            <w:spacing w:after="0"/>
          </w:pPr>
        </w:pPrChange>
      </w:pPr>
      <w:del w:id="8355" w:author="박윤수" w:date="2014-08-23T00:15:00Z">
        <w:r w:rsidRPr="00410AE0" w:rsidDel="00C13530">
          <w:rPr>
            <w:lang w:val="en-US" w:eastAsia="ko-KR"/>
          </w:rPr>
          <w:delText xml:space="preserve">   </w:delText>
        </w:r>
      </w:del>
      <w:ins w:id="8356" w:author="이은정" w:date="2014-08-22T15:06:00Z">
        <w:del w:id="8357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 </w:delText>
          </w:r>
        </w:del>
      </w:ins>
      <w:del w:id="8358" w:author="박윤수" w:date="2014-08-23T00:15:00Z">
        <w:r w:rsidRPr="00410AE0" w:rsidDel="00C13530">
          <w:rPr>
            <w:lang w:val="en-US" w:eastAsia="ko-KR"/>
          </w:rPr>
          <w:delText xml:space="preserve"> else</w:delText>
        </w:r>
      </w:del>
      <w:ins w:id="8359" w:author="이은정" w:date="2014-08-22T15:18:00Z">
        <w:del w:id="8360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8361" w:author="박윤수" w:date="2014-08-23T00:15:00Z">
        <w:r w:rsidRPr="00410AE0" w:rsidDel="00C13530">
          <w:rPr>
            <w:lang w:val="en-US" w:eastAsia="ko-KR"/>
          </w:rPr>
          <w:delText>:</w:delText>
        </w:r>
      </w:del>
    </w:p>
    <w:p w:rsidR="00CF6B85" w:rsidRDefault="00410AE0">
      <w:pPr>
        <w:rPr>
          <w:del w:id="8362" w:author="박윤수" w:date="2014-08-23T00:15:00Z"/>
          <w:lang w:val="en-US" w:eastAsia="ko-KR"/>
        </w:rPr>
      </w:pPr>
      <w:del w:id="8363" w:author="박윤수" w:date="2014-08-23T00:15:00Z">
        <w:r w:rsidRPr="00410AE0" w:rsidDel="00C13530">
          <w:rPr>
            <w:lang w:val="en-US" w:eastAsia="ko-KR"/>
          </w:rPr>
          <w:delText xml:space="preserve">   </w:delText>
        </w:r>
      </w:del>
      <w:ins w:id="8364" w:author="이은정" w:date="2014-08-22T15:06:00Z">
        <w:del w:id="8365" w:author="박윤수" w:date="2014-08-23T00:15:00Z">
          <w:r w:rsidR="00216280" w:rsidDel="00C13530">
            <w:rPr>
              <w:rFonts w:hint="eastAsia"/>
              <w:lang w:val="en-US" w:eastAsia="ko-KR"/>
            </w:rPr>
            <w:delText xml:space="preserve"> </w:delText>
          </w:r>
        </w:del>
      </w:ins>
      <w:del w:id="8366" w:author="박윤수" w:date="2014-08-23T00:15:00Z">
        <w:r w:rsidRPr="00410AE0" w:rsidDel="00C13530">
          <w:rPr>
            <w:lang w:val="en-US" w:eastAsia="ko-KR"/>
          </w:rPr>
          <w:delText xml:space="preserve">     jump_one_hurdle()</w:delText>
        </w:r>
      </w:del>
    </w:p>
    <w:p w:rsidR="00CF6B85" w:rsidRDefault="00D84D69">
      <w:pPr>
        <w:rPr>
          <w:del w:id="8367" w:author="박윤수" w:date="2014-08-23T00:15:00Z"/>
          <w:b/>
          <w:lang w:val="en-US" w:eastAsia="ko-KR"/>
        </w:rPr>
      </w:pPr>
      <w:del w:id="8368" w:author="박윤수" w:date="2014-08-23T00:15:00Z"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이</w:delText>
        </w:r>
      </w:del>
      <w:ins w:id="8369" w:author="이은정" w:date="2014-08-22T10:41:00Z">
        <w:del w:id="8370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8371" w:author="박윤수" w:date="2014-08-23T00:15:00Z"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바닥의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벽면</w:delText>
        </w:r>
      </w:del>
      <w:ins w:id="8372" w:author="이은정" w:date="2014-08-22T13:22:00Z">
        <w:del w:id="8373" w:author="박윤수" w:date="2014-08-23T00:15:00Z">
          <w:r w:rsidR="00D0143E" w:rsidDel="00C13530">
            <w:rPr>
              <w:rFonts w:hint="eastAsia"/>
              <w:lang w:val="en-US" w:eastAsia="ko-KR"/>
            </w:rPr>
            <w:delText>벽</w:delText>
          </w:r>
        </w:del>
      </w:ins>
      <w:del w:id="8374" w:author="박윤수" w:date="2014-08-23T00:15:00Z">
        <w:r w:rsidR="00410AE0" w:rsidDel="00C13530">
          <w:rPr>
            <w:rFonts w:hint="eastAsia"/>
            <w:lang w:val="en-US" w:eastAsia="ko-KR"/>
          </w:rPr>
          <w:delText>을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따라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움직여서</w:delText>
        </w:r>
        <w:r w:rsidR="00410AE0" w:rsidDel="00C13530">
          <w:rPr>
            <w:rFonts w:hint="eastAsia"/>
            <w:lang w:val="en-US" w:eastAsia="ko-KR"/>
          </w:rPr>
          <w:delText xml:space="preserve">, right_is_clear() </w:delText>
        </w:r>
        <w:r w:rsidR="00410AE0" w:rsidDel="00C13530">
          <w:rPr>
            <w:rFonts w:hint="eastAsia"/>
            <w:lang w:val="en-US" w:eastAsia="ko-KR"/>
          </w:rPr>
          <w:delText>명령문은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항상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거짓이여서</w:delText>
        </w:r>
        <w:r w:rsidR="00410AE0" w:rsidDel="00C13530">
          <w:rPr>
            <w:rFonts w:hint="eastAsia"/>
            <w:lang w:val="en-US" w:eastAsia="ko-KR"/>
          </w:rPr>
          <w:delText xml:space="preserve">, pass </w:delText>
        </w:r>
        <w:r w:rsidR="00410AE0" w:rsidDel="00C13530">
          <w:rPr>
            <w:rFonts w:hint="eastAsia"/>
            <w:lang w:val="en-US" w:eastAsia="ko-KR"/>
          </w:rPr>
          <w:delText>명령문</w:delText>
        </w:r>
        <w:r w:rsidR="00410AE0" w:rsidDel="00C13530">
          <w:rPr>
            <w:rFonts w:hint="eastAsia"/>
            <w:lang w:val="en-US" w:eastAsia="ko-KR"/>
          </w:rPr>
          <w:delText>(</w:delText>
        </w:r>
        <w:r w:rsidR="00410AE0" w:rsidDel="00C13530">
          <w:rPr>
            <w:rFonts w:hint="eastAsia"/>
            <w:lang w:val="en-US" w:eastAsia="ko-KR"/>
          </w:rPr>
          <w:delText>파이썬에서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아무것도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하지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않는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것과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동일</w:delText>
        </w:r>
        <w:r w:rsidR="00410AE0" w:rsidDel="00C13530">
          <w:rPr>
            <w:rFonts w:hint="eastAsia"/>
            <w:lang w:val="en-US" w:eastAsia="ko-KR"/>
          </w:rPr>
          <w:delText>)</w:delText>
        </w:r>
        <w:r w:rsidR="00410AE0" w:rsidDel="00C13530">
          <w:rPr>
            <w:rFonts w:hint="eastAsia"/>
            <w:lang w:val="en-US" w:eastAsia="ko-KR"/>
          </w:rPr>
          <w:delText>은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항상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무시됩니다</w:delText>
        </w:r>
        <w:r w:rsidR="00410AE0" w:rsidDel="00C13530">
          <w:rPr>
            <w:rFonts w:hint="eastAsia"/>
            <w:lang w:val="en-US" w:eastAsia="ko-KR"/>
          </w:rPr>
          <w:delText xml:space="preserve">. </w:delText>
        </w:r>
        <w:r w:rsidR="00410AE0" w:rsidDel="00C13530">
          <w:rPr>
            <w:lang w:val="en-US" w:eastAsia="ko-KR"/>
          </w:rPr>
          <w:delText>L</w:delText>
        </w:r>
        <w:r w:rsidR="00410AE0" w:rsidDel="00C13530">
          <w:rPr>
            <w:rFonts w:hint="eastAsia"/>
            <w:lang w:val="en-US" w:eastAsia="ko-KR"/>
          </w:rPr>
          <w:delText xml:space="preserve">eft_is_clear() </w:delText>
        </w:r>
        <w:r w:rsidR="00410AE0" w:rsidDel="00C13530">
          <w:rPr>
            <w:rFonts w:hint="eastAsia"/>
            <w:lang w:val="en-US" w:eastAsia="ko-KR"/>
          </w:rPr>
          <w:delText>명령문이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대신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사용한다면</w:delText>
        </w:r>
        <w:r w:rsidR="00410AE0"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리봇</w:delText>
        </w:r>
        <w:r w:rsidDel="00C13530">
          <w:rPr>
            <w:lang w:val="en-US" w:eastAsia="ko-KR"/>
          </w:rPr>
          <w:delText>은</w:delText>
        </w:r>
      </w:del>
      <w:ins w:id="8375" w:author="이은정" w:date="2014-08-22T10:41:00Z">
        <w:del w:id="8376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는</w:delText>
          </w:r>
        </w:del>
      </w:ins>
      <w:del w:id="8377" w:author="박윤수" w:date="2014-08-23T00:15:00Z"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첫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번째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장애물에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도달하자마자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영원히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움직이지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못하게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될</w:delText>
        </w:r>
        <w:r w:rsidR="00410AE0" w:rsidDel="00C13530">
          <w:rPr>
            <w:rFonts w:hint="eastAsia"/>
            <w:lang w:val="en-US" w:eastAsia="ko-KR"/>
          </w:rPr>
          <w:delText xml:space="preserve"> </w:delText>
        </w:r>
        <w:r w:rsidR="00410AE0" w:rsidDel="00C13530">
          <w:rPr>
            <w:rFonts w:hint="eastAsia"/>
            <w:lang w:val="en-US" w:eastAsia="ko-KR"/>
          </w:rPr>
          <w:delText>것입니다</w:delText>
        </w:r>
        <w:r w:rsidR="00410AE0" w:rsidDel="00C13530">
          <w:rPr>
            <w:rFonts w:hint="eastAsia"/>
            <w:lang w:val="en-US" w:eastAsia="ko-KR"/>
          </w:rPr>
          <w:delText xml:space="preserve">. </w:delText>
        </w:r>
        <w:r w:rsidR="00410AE0" w:rsidRPr="00410AE0" w:rsidDel="00C13530">
          <w:rPr>
            <w:rFonts w:hint="eastAsia"/>
            <w:b/>
            <w:lang w:val="en-US" w:eastAsia="ko-KR"/>
          </w:rPr>
          <w:delText>여러분이</w:delText>
        </w:r>
        <w:r w:rsidR="00410AE0" w:rsidRPr="00410AE0" w:rsidDel="00C13530">
          <w:rPr>
            <w:rFonts w:hint="eastAsia"/>
            <w:b/>
            <w:lang w:val="en-US" w:eastAsia="ko-KR"/>
          </w:rPr>
          <w:delText xml:space="preserve"> </w:delText>
        </w:r>
        <w:r w:rsidR="00410AE0" w:rsidRPr="00410AE0" w:rsidDel="00C13530">
          <w:rPr>
            <w:rFonts w:hint="eastAsia"/>
            <w:b/>
            <w:lang w:val="en-US" w:eastAsia="ko-KR"/>
          </w:rPr>
          <w:delText>직접</w:delText>
        </w:r>
        <w:r w:rsidR="00410AE0" w:rsidRPr="00410AE0" w:rsidDel="00C13530">
          <w:rPr>
            <w:rFonts w:hint="eastAsia"/>
            <w:b/>
            <w:lang w:val="en-US" w:eastAsia="ko-KR"/>
          </w:rPr>
          <w:delText xml:space="preserve"> </w:delText>
        </w:r>
        <w:r w:rsidR="00410AE0" w:rsidRPr="00410AE0" w:rsidDel="00C13530">
          <w:rPr>
            <w:rFonts w:hint="eastAsia"/>
            <w:b/>
            <w:lang w:val="en-US" w:eastAsia="ko-KR"/>
          </w:rPr>
          <w:delText>해보세요</w:delText>
        </w:r>
        <w:r w:rsidR="00410AE0" w:rsidRPr="00410AE0" w:rsidDel="00C13530">
          <w:rPr>
            <w:rFonts w:hint="eastAsia"/>
            <w:b/>
            <w:lang w:val="en-US" w:eastAsia="ko-KR"/>
          </w:rPr>
          <w:delText>!</w:delText>
        </w:r>
      </w:del>
    </w:p>
    <w:p w:rsidR="00000000" w:rsidRDefault="00216280">
      <w:pPr>
        <w:ind w:left="0"/>
        <w:rPr>
          <w:ins w:id="8378" w:author="이은정" w:date="2014-08-22T15:06:00Z"/>
          <w:del w:id="8379" w:author="박윤수" w:date="2014-08-23T00:15:00Z"/>
          <w:b/>
          <w:color w:val="4F6228" w:themeColor="accent3" w:themeShade="80"/>
          <w:lang w:eastAsia="ko-KR"/>
        </w:rPr>
        <w:pPrChange w:id="8380" w:author="박윤수" w:date="2014-08-23T00:18:00Z">
          <w:pPr>
            <w:spacing w:after="0"/>
            <w:ind w:left="0"/>
          </w:pPr>
        </w:pPrChange>
      </w:pPr>
      <w:ins w:id="8381" w:author="이은정" w:date="2014-08-22T15:06:00Z">
        <w:del w:id="8382" w:author="박윤수" w:date="2014-08-23T00:15:00Z">
          <w:r w:rsidDel="00C13530">
            <w:rPr>
              <w:b/>
              <w:color w:val="4F6228" w:themeColor="accent3" w:themeShade="80"/>
              <w:lang w:eastAsia="ko-KR"/>
            </w:rPr>
            <w:br w:type="page"/>
          </w:r>
        </w:del>
      </w:ins>
    </w:p>
    <w:p w:rsidR="00CF6B85" w:rsidRDefault="00410AE0">
      <w:pPr>
        <w:spacing w:before="240"/>
        <w:rPr>
          <w:del w:id="8383" w:author="박윤수" w:date="2014-08-23T00:15:00Z"/>
          <w:b/>
          <w:color w:val="4F6228" w:themeColor="accent3" w:themeShade="80"/>
          <w:lang w:eastAsia="ko-KR"/>
        </w:rPr>
      </w:pPr>
      <w:del w:id="8384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8385" w:author="이은정" w:date="2014-08-22T16:26:00Z">
        <w:del w:id="8386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410AE0">
      <w:pPr>
        <w:rPr>
          <w:del w:id="8387" w:author="박윤수" w:date="2014-08-23T00:15:00Z"/>
          <w:lang w:eastAsia="ko-KR"/>
        </w:rPr>
      </w:pPr>
      <w:del w:id="8388" w:author="박윤수" w:date="2014-08-23T00:15:00Z">
        <w:r w:rsidDel="00C13530">
          <w:rPr>
            <w:lang w:eastAsia="ko-KR"/>
          </w:rPr>
          <w:delText>I</w:delText>
        </w:r>
        <w:r w:rsidDel="00C13530">
          <w:rPr>
            <w:rFonts w:hint="eastAsia"/>
            <w:lang w:eastAsia="ko-KR"/>
          </w:rPr>
          <w:delText xml:space="preserve">f, elif, else </w:delText>
        </w:r>
        <w:r w:rsidDel="00C13530">
          <w:rPr>
            <w:rFonts w:hint="eastAsia"/>
            <w:lang w:eastAsia="ko-KR"/>
          </w:rPr>
          <w:delText>키워드를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hurdles3.wld </w:delText>
        </w:r>
        <w:r w:rsidDel="00C13530">
          <w:rPr>
            <w:rFonts w:hint="eastAsia"/>
            <w:lang w:eastAsia="ko-KR"/>
          </w:rPr>
          <w:delText>파일의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예제도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ins w:id="8389" w:author="이은정" w:date="2014-08-22T15:06:00Z"/>
          <w:del w:id="8390" w:author="박윤수" w:date="2014-08-23T00:15:00Z"/>
          <w:lang w:eastAsia="ko-KR"/>
        </w:rPr>
      </w:pPr>
      <w:del w:id="8391" w:author="박윤수" w:date="2014-08-23T00:15:00Z">
        <w:r>
          <w:rPr>
            <w:noProof/>
            <w:lang w:val="en-US" w:eastAsia="ko-KR"/>
            <w:rPrChange w:id="839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05250" cy="790575"/>
              <wp:effectExtent l="19050" t="0" r="0" b="0"/>
              <wp:docPr id="265" name="그림 264" descr="hurdles3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3_start.png"/>
                      <pic:cNvPicPr/>
                    </pic:nvPicPr>
                    <pic:blipFill>
                      <a:blip r:embed="rId9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525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8393" w:author="박윤수" w:date="2014-08-23T00:15:00Z"/>
          <w:lang w:eastAsia="ko-KR"/>
        </w:rPr>
      </w:pPr>
    </w:p>
    <w:p w:rsidR="00CF6B85" w:rsidRDefault="00AF7365">
      <w:pPr>
        <w:jc w:val="center"/>
        <w:rPr>
          <w:del w:id="8394" w:author="박윤수" w:date="2014-08-23T00:15:00Z"/>
          <w:lang w:eastAsia="ko-KR"/>
        </w:rPr>
      </w:pPr>
      <w:del w:id="8395" w:author="박윤수" w:date="2014-08-23T00:15:00Z">
        <w:r>
          <w:rPr>
            <w:noProof/>
            <w:lang w:val="en-US" w:eastAsia="ko-KR"/>
            <w:rPrChange w:id="839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66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ED5661" w:rsidRPr="00ED5661" w:rsidDel="00C13530">
          <w:rPr>
            <w:rFonts w:hint="eastAsia"/>
            <w:lang w:eastAsia="ko-KR"/>
          </w:rPr>
          <w:delText xml:space="preserve"> </w:delText>
        </w:r>
        <w:r w:rsidR="00ED5661" w:rsidRPr="00ED5661" w:rsidDel="00C13530">
          <w:rPr>
            <w:rFonts w:hint="eastAsia"/>
            <w:lang w:eastAsia="ko-KR"/>
          </w:rPr>
          <w:delText>제</w:delText>
        </w:r>
        <w:r w:rsidR="00ED5661" w:rsidRPr="00ED5661" w:rsidDel="00C13530">
          <w:rPr>
            <w:rFonts w:hint="eastAsia"/>
            <w:lang w:eastAsia="ko-KR"/>
          </w:rPr>
          <w:delText xml:space="preserve"> </w:delText>
        </w:r>
        <w:r w:rsidR="00ED5661" w:rsidRPr="00ED5661" w:rsidDel="00C13530">
          <w:rPr>
            <w:rFonts w:hint="eastAsia"/>
            <w:lang w:eastAsia="ko-KR"/>
          </w:rPr>
          <w:delText>말을</w:delText>
        </w:r>
        <w:r w:rsidR="00ED5661" w:rsidRPr="00ED5661" w:rsidDel="00C13530">
          <w:rPr>
            <w:rFonts w:hint="eastAsia"/>
            <w:lang w:eastAsia="ko-KR"/>
          </w:rPr>
          <w:delText xml:space="preserve"> </w:delText>
        </w:r>
        <w:r w:rsidR="00ED5661" w:rsidRPr="00ED5661" w:rsidDel="00C13530">
          <w:rPr>
            <w:rFonts w:hint="eastAsia"/>
            <w:lang w:eastAsia="ko-KR"/>
          </w:rPr>
          <w:delText>들으세요…</w:delText>
        </w:r>
        <w:r w:rsidR="00ED5661" w:rsidRPr="00ED5661" w:rsidDel="00C13530">
          <w:rPr>
            <w:rFonts w:hint="eastAsia"/>
            <w:lang w:eastAsia="ko-KR"/>
          </w:rPr>
          <w:delText xml:space="preserve"> </w:delText>
        </w:r>
        <w:r w:rsidR="00ED5661" w:rsidRPr="00ED5661" w:rsidDel="00C13530">
          <w:rPr>
            <w:rFonts w:hint="eastAsia"/>
            <w:lang w:eastAsia="ko-KR"/>
          </w:rPr>
          <w:delText>그렇지</w:delText>
        </w:r>
        <w:r w:rsidR="00ED5661" w:rsidRPr="00ED5661" w:rsidDel="00C13530">
          <w:rPr>
            <w:rFonts w:hint="eastAsia"/>
            <w:lang w:eastAsia="ko-KR"/>
          </w:rPr>
          <w:delText xml:space="preserve"> </w:delText>
        </w:r>
        <w:r w:rsidR="00ED5661" w:rsidRPr="00ED5661" w:rsidDel="00C13530">
          <w:rPr>
            <w:rFonts w:hint="eastAsia"/>
            <w:lang w:eastAsia="ko-KR"/>
          </w:rPr>
          <w:delText>않다면</w:delText>
        </w:r>
        <w:r w:rsidR="00ED5661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839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6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ED5661" w:rsidDel="00C13530">
          <w:rPr>
            <w:rFonts w:hint="eastAsia"/>
            <w:lang w:eastAsia="ko-KR"/>
          </w:rPr>
          <w:delText xml:space="preserve">- </w:delText>
        </w:r>
        <w:r w:rsidR="00ED5661" w:rsidDel="00C13530">
          <w:rPr>
            <w:rFonts w:hint="eastAsia"/>
            <w:lang w:eastAsia="ko-KR"/>
          </w:rPr>
          <w:delText>참이</w:delText>
        </w:r>
        <w:r w:rsidR="00ED5661" w:rsidDel="00C13530">
          <w:rPr>
            <w:rFonts w:hint="eastAsia"/>
            <w:lang w:eastAsia="ko-KR"/>
          </w:rPr>
          <w:delText xml:space="preserve"> </w:delText>
        </w:r>
        <w:r w:rsidR="00ED5661" w:rsidDel="00C13530">
          <w:rPr>
            <w:rFonts w:hint="eastAsia"/>
            <w:lang w:eastAsia="ko-KR"/>
          </w:rPr>
          <w:delText>아닙니까</w:delText>
        </w:r>
        <w:r w:rsidR="00ED5661" w:rsidDel="00C13530">
          <w:rPr>
            <w:rFonts w:hint="eastAsia"/>
            <w:lang w:eastAsia="ko-KR"/>
          </w:rPr>
          <w:delText>?</w:delText>
        </w:r>
        <w:r w:rsidR="00ED5661" w:rsidRPr="00ED5661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839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70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8399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8400" w:author="박윤수" w:date="2014-08-23T00:15:00Z"/>
          <w:lang w:eastAsia="ko-KR"/>
        </w:rPr>
      </w:pPr>
      <w:del w:id="8401" w:author="박윤수" w:date="2014-08-23T00:15:00Z">
        <w:r w:rsidRPr="00E80AEF">
          <w:rPr>
            <w:rFonts w:hint="eastAsia"/>
            <w:color w:val="0070C0"/>
            <w:lang w:eastAsia="ko-KR"/>
            <w:rPrChange w:id="8402" w:author="이은정" w:date="2014-08-22T16:40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참</w:delText>
        </w:r>
        <w:r w:rsidR="00ED5661" w:rsidDel="00C13530">
          <w:rPr>
            <w:rFonts w:hint="eastAsia"/>
            <w:lang w:eastAsia="ko-KR"/>
          </w:rPr>
          <w:delText>이</w:delText>
        </w:r>
        <w:r w:rsidR="00ED5661" w:rsidDel="00C13530">
          <w:rPr>
            <w:rFonts w:hint="eastAsia"/>
            <w:lang w:eastAsia="ko-KR"/>
          </w:rPr>
          <w:delText xml:space="preserve"> </w:delText>
        </w:r>
        <w:r w:rsidR="00ED5661" w:rsidDel="00C13530">
          <w:rPr>
            <w:rFonts w:hint="eastAsia"/>
            <w:lang w:eastAsia="ko-KR"/>
          </w:rPr>
          <w:delText>아닙니까</w:delText>
        </w:r>
        <w:r w:rsidR="00ED5661" w:rsidDel="00C13530">
          <w:rPr>
            <w:rFonts w:hint="eastAsia"/>
            <w:lang w:eastAsia="ko-KR"/>
          </w:rPr>
          <w:delText>?</w:delText>
        </w:r>
      </w:del>
    </w:p>
    <w:p w:rsidR="00CF6B85" w:rsidRDefault="00ED5661">
      <w:pPr>
        <w:rPr>
          <w:del w:id="8403" w:author="박윤수" w:date="2014-08-23T00:15:00Z"/>
          <w:lang w:eastAsia="ko-KR"/>
        </w:rPr>
      </w:pPr>
      <w:del w:id="8404" w:author="박윤수" w:date="2014-08-23T00:15:00Z"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발견하고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꺼질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때까지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405" w:author="이은정" w:date="2014-08-22T10:41:00Z">
        <w:del w:id="840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40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계속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이동하길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원한다고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가정합시다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출발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R="008804E9" w:rsidDel="00C13530">
          <w:rPr>
            <w:rFonts w:hint="eastAsia"/>
            <w:lang w:eastAsia="ko-KR"/>
          </w:rPr>
          <w:delText>같습니다</w:delText>
        </w:r>
        <w:r w:rsidR="008804E9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8408" w:author="박윤수" w:date="2014-08-23T00:15:00Z"/>
          <w:lang w:eastAsia="ko-KR"/>
        </w:rPr>
      </w:pPr>
      <w:del w:id="8409" w:author="박윤수" w:date="2014-08-23T00:15:00Z">
        <w:r>
          <w:rPr>
            <w:noProof/>
            <w:lang w:val="en-US" w:eastAsia="ko-KR"/>
            <w:rPrChange w:id="841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609725" cy="485775"/>
              <wp:effectExtent l="19050" t="0" r="9525" b="0"/>
              <wp:docPr id="271" name="그림 270" descr="stop_at_beep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top_at_beeper.png"/>
                      <pic:cNvPicPr/>
                    </pic:nvPicPr>
                    <pic:blipFill>
                      <a:blip r:embed="rId10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9725" cy="485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ED5661">
      <w:pPr>
        <w:rPr>
          <w:del w:id="8411" w:author="박윤수" w:date="2014-08-23T00:15:00Z"/>
          <w:lang w:eastAsia="ko-KR"/>
        </w:rPr>
      </w:pPr>
      <w:del w:id="8412" w:author="박윤수" w:date="2014-08-23T00:15:00Z">
        <w:r w:rsidDel="00C13530">
          <w:rPr>
            <w:rFonts w:hint="eastAsia"/>
            <w:lang w:eastAsia="ko-KR"/>
          </w:rPr>
          <w:delText>의사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lang w:eastAsia="ko-KR"/>
          </w:rPr>
          <w:delText>pseudo code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방법은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D5661">
      <w:pPr>
        <w:rPr>
          <w:del w:id="8413" w:author="박윤수" w:date="2014-08-23T00:15:00Z"/>
          <w:lang w:eastAsia="ko-KR"/>
        </w:rPr>
        <w:pPrChange w:id="8414" w:author="박윤수" w:date="2014-08-23T00:18:00Z">
          <w:pPr>
            <w:spacing w:after="0"/>
          </w:pPr>
        </w:pPrChange>
      </w:pPr>
      <w:del w:id="8415" w:author="박윤수" w:date="2014-08-23T00:15:00Z">
        <w:r w:rsidDel="00C13530">
          <w:rPr>
            <w:lang w:eastAsia="ko-KR"/>
          </w:rPr>
          <w:delText>If next to beeper,</w:delText>
        </w:r>
      </w:del>
    </w:p>
    <w:p w:rsidR="00000000" w:rsidRDefault="00ED5661">
      <w:pPr>
        <w:rPr>
          <w:del w:id="8416" w:author="박윤수" w:date="2014-08-23T00:15:00Z"/>
          <w:lang w:eastAsia="ko-KR"/>
        </w:rPr>
        <w:pPrChange w:id="8417" w:author="박윤수" w:date="2014-08-23T00:18:00Z">
          <w:pPr>
            <w:spacing w:after="0"/>
          </w:pPr>
        </w:pPrChange>
      </w:pPr>
      <w:del w:id="8418" w:author="박윤수" w:date="2014-08-23T00:15:00Z">
        <w:r w:rsidDel="00C13530">
          <w:rPr>
            <w:lang w:eastAsia="ko-KR"/>
          </w:rPr>
          <w:delText>... stop;</w:delText>
        </w:r>
      </w:del>
    </w:p>
    <w:p w:rsidR="00000000" w:rsidRDefault="00ED5661">
      <w:pPr>
        <w:rPr>
          <w:del w:id="8419" w:author="박윤수" w:date="2014-08-23T00:15:00Z"/>
          <w:lang w:eastAsia="ko-KR"/>
        </w:rPr>
        <w:pPrChange w:id="8420" w:author="박윤수" w:date="2014-08-23T00:18:00Z">
          <w:pPr>
            <w:spacing w:after="0"/>
          </w:pPr>
        </w:pPrChange>
      </w:pPr>
      <w:del w:id="8421" w:author="박윤수" w:date="2014-08-23T00:15:00Z">
        <w:r w:rsidDel="00C13530">
          <w:rPr>
            <w:lang w:eastAsia="ko-KR"/>
          </w:rPr>
          <w:delText>otherwise,</w:delText>
        </w:r>
      </w:del>
    </w:p>
    <w:p w:rsidR="00CF6B85" w:rsidRDefault="00ED5661">
      <w:pPr>
        <w:rPr>
          <w:del w:id="8422" w:author="박윤수" w:date="2014-08-23T00:15:00Z"/>
          <w:lang w:eastAsia="ko-KR"/>
        </w:rPr>
      </w:pPr>
      <w:del w:id="8423" w:author="박윤수" w:date="2014-08-23T00:15:00Z">
        <w:r w:rsidDel="00C13530">
          <w:rPr>
            <w:lang w:eastAsia="ko-KR"/>
          </w:rPr>
          <w:delText>... keep moving.</w:delText>
        </w:r>
      </w:del>
    </w:p>
    <w:p w:rsidR="00CF6B85" w:rsidRDefault="00ED5661">
      <w:pPr>
        <w:rPr>
          <w:del w:id="8424" w:author="박윤수" w:date="2014-08-23T00:15:00Z"/>
          <w:lang w:eastAsia="ko-KR"/>
        </w:rPr>
      </w:pPr>
      <w:del w:id="8425" w:author="박윤수" w:date="2014-08-23T00:15:00Z">
        <w:r w:rsidDel="00C13530">
          <w:rPr>
            <w:rFonts w:hint="eastAsia"/>
            <w:lang w:eastAsia="ko-KR"/>
          </w:rPr>
          <w:delText>지금까지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공부한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의사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번역할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8426" w:author="박윤수" w:date="2014-08-23T00:15:00Z"/>
          <w:lang w:eastAsia="ko-KR"/>
        </w:rPr>
        <w:pPrChange w:id="8427" w:author="박윤수" w:date="2014-08-23T00:18:00Z">
          <w:pPr>
            <w:spacing w:after="0"/>
          </w:pPr>
        </w:pPrChange>
      </w:pPr>
      <w:del w:id="8428" w:author="박윤수" w:date="2014-08-23T00:15:00Z">
        <w:r w:rsidRPr="00E80AEF">
          <w:rPr>
            <w:color w:val="0070C0"/>
            <w:lang w:eastAsia="ko-KR"/>
            <w:rPrChange w:id="8429" w:author="이은정" w:date="2014-08-22T15:08:00Z">
              <w:rPr>
                <w:color w:val="0000FF"/>
                <w:u w:val="single"/>
                <w:lang w:eastAsia="ko-KR"/>
              </w:rPr>
            </w:rPrChange>
          </w:rPr>
          <w:delText>if</w:delText>
        </w:r>
        <w:r w:rsidR="00ED5661" w:rsidDel="00C13530">
          <w:rPr>
            <w:lang w:eastAsia="ko-KR"/>
          </w:rPr>
          <w:delText xml:space="preserve"> next_to_beeper():</w:delText>
        </w:r>
      </w:del>
    </w:p>
    <w:p w:rsidR="00000000" w:rsidRDefault="00ED5661">
      <w:pPr>
        <w:rPr>
          <w:del w:id="8430" w:author="박윤수" w:date="2014-08-23T00:15:00Z"/>
          <w:lang w:eastAsia="ko-KR"/>
        </w:rPr>
        <w:pPrChange w:id="8431" w:author="박윤수" w:date="2014-08-23T00:18:00Z">
          <w:pPr>
            <w:spacing w:after="0"/>
          </w:pPr>
        </w:pPrChange>
      </w:pPr>
      <w:del w:id="8432" w:author="박윤수" w:date="2014-08-23T00:15:00Z">
        <w:r w:rsidDel="00C13530">
          <w:rPr>
            <w:lang w:eastAsia="ko-KR"/>
          </w:rPr>
          <w:delText xml:space="preserve">    turn_off()</w:delText>
        </w:r>
      </w:del>
    </w:p>
    <w:p w:rsidR="00000000" w:rsidRDefault="00E80AEF">
      <w:pPr>
        <w:rPr>
          <w:del w:id="8433" w:author="박윤수" w:date="2014-08-23T00:15:00Z"/>
          <w:lang w:eastAsia="ko-KR"/>
        </w:rPr>
        <w:pPrChange w:id="8434" w:author="박윤수" w:date="2014-08-23T00:18:00Z">
          <w:pPr>
            <w:spacing w:after="0"/>
          </w:pPr>
        </w:pPrChange>
      </w:pPr>
      <w:del w:id="8435" w:author="박윤수" w:date="2014-08-23T00:15:00Z">
        <w:r w:rsidRPr="00E80AEF">
          <w:rPr>
            <w:color w:val="0070C0"/>
            <w:lang w:eastAsia="ko-KR"/>
            <w:rPrChange w:id="8436" w:author="이은정" w:date="2014-08-22T15:08:00Z">
              <w:rPr>
                <w:color w:val="0000FF"/>
                <w:u w:val="single"/>
                <w:lang w:eastAsia="ko-KR"/>
              </w:rPr>
            </w:rPrChange>
          </w:rPr>
          <w:delText>else</w:delText>
        </w:r>
      </w:del>
      <w:ins w:id="8437" w:author="이은정" w:date="2014-08-22T15:18:00Z">
        <w:del w:id="8438" w:author="박윤수" w:date="2014-08-23T00:15:00Z">
          <w:r w:rsidR="00766DAB" w:rsidRPr="00766DAB" w:rsidDel="00C13530">
            <w:rPr>
              <w:color w:val="0070C0"/>
              <w:lang w:eastAsia="ko-KR"/>
            </w:rPr>
            <w:delText>else</w:delText>
          </w:r>
        </w:del>
      </w:ins>
      <w:del w:id="8439" w:author="박윤수" w:date="2014-08-23T00:15:00Z">
        <w:r w:rsidR="00ED5661" w:rsidDel="00C13530">
          <w:rPr>
            <w:lang w:eastAsia="ko-KR"/>
          </w:rPr>
          <w:delText>:</w:delText>
        </w:r>
      </w:del>
    </w:p>
    <w:p w:rsidR="00CF6B85" w:rsidRDefault="00ED5661">
      <w:pPr>
        <w:rPr>
          <w:del w:id="8440" w:author="박윤수" w:date="2014-08-23T00:15:00Z"/>
          <w:lang w:eastAsia="ko-KR"/>
        </w:rPr>
      </w:pPr>
      <w:del w:id="8441" w:author="박윤수" w:date="2014-08-23T00:15:00Z">
        <w:r w:rsidDel="00C13530">
          <w:rPr>
            <w:lang w:eastAsia="ko-KR"/>
          </w:rPr>
          <w:delText xml:space="preserve">    move()</w:delText>
        </w:r>
      </w:del>
    </w:p>
    <w:p w:rsidR="00CF6B85" w:rsidRDefault="00ED5661">
      <w:pPr>
        <w:rPr>
          <w:del w:id="8442" w:author="박윤수" w:date="2014-08-23T00:15:00Z"/>
          <w:lang w:eastAsia="ko-KR"/>
        </w:rPr>
      </w:pPr>
      <w:del w:id="8443" w:author="박윤수" w:date="2014-08-23T00:15:00Z">
        <w:r w:rsidDel="00C13530">
          <w:rPr>
            <w:rFonts w:hint="eastAsia"/>
            <w:lang w:eastAsia="ko-KR"/>
          </w:rPr>
          <w:delText>아직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8444" w:author="이은정" w:date="2014-08-22T10:41:00Z">
        <w:del w:id="844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8446" w:author="박윤수" w:date="2014-08-23T00:15:00Z">
        <w:r w:rsidDel="00C13530">
          <w:rPr>
            <w:rFonts w:hint="eastAsia"/>
            <w:lang w:eastAsia="ko-KR"/>
          </w:rPr>
          <w:delText>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진행하라고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않아서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일부입니다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잠시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무시합시다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대신에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이것에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상응하는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D5661">
      <w:pPr>
        <w:rPr>
          <w:del w:id="8447" w:author="박윤수" w:date="2014-08-23T00:15:00Z"/>
          <w:lang w:eastAsia="ko-KR"/>
        </w:rPr>
        <w:pPrChange w:id="8448" w:author="박윤수" w:date="2014-08-23T00:18:00Z">
          <w:pPr>
            <w:spacing w:after="0"/>
          </w:pPr>
        </w:pPrChange>
      </w:pPr>
      <w:del w:id="8449" w:author="박윤수" w:date="2014-08-23T00:15:00Z">
        <w:r w:rsidDel="00C13530">
          <w:rPr>
            <w:lang w:eastAsia="ko-KR"/>
          </w:rPr>
          <w:delText>If not next to beeper,</w:delText>
        </w:r>
      </w:del>
    </w:p>
    <w:p w:rsidR="00000000" w:rsidRDefault="00ED5661">
      <w:pPr>
        <w:rPr>
          <w:del w:id="8450" w:author="박윤수" w:date="2014-08-23T00:15:00Z"/>
          <w:lang w:eastAsia="ko-KR"/>
        </w:rPr>
        <w:pPrChange w:id="8451" w:author="박윤수" w:date="2014-08-23T00:18:00Z">
          <w:pPr>
            <w:spacing w:after="0"/>
          </w:pPr>
        </w:pPrChange>
      </w:pPr>
      <w:del w:id="8452" w:author="박윤수" w:date="2014-08-23T00:15:00Z">
        <w:r w:rsidDel="00C13530">
          <w:rPr>
            <w:lang w:eastAsia="ko-KR"/>
          </w:rPr>
          <w:delText>...keep moving;</w:delText>
        </w:r>
      </w:del>
    </w:p>
    <w:p w:rsidR="00000000" w:rsidRDefault="00ED5661">
      <w:pPr>
        <w:rPr>
          <w:del w:id="8453" w:author="박윤수" w:date="2014-08-23T00:15:00Z"/>
          <w:lang w:eastAsia="ko-KR"/>
        </w:rPr>
        <w:pPrChange w:id="8454" w:author="박윤수" w:date="2014-08-23T00:18:00Z">
          <w:pPr>
            <w:spacing w:after="0"/>
          </w:pPr>
        </w:pPrChange>
      </w:pPr>
      <w:del w:id="8455" w:author="박윤수" w:date="2014-08-23T00:15:00Z">
        <w:r w:rsidDel="00C13530">
          <w:rPr>
            <w:lang w:eastAsia="ko-KR"/>
          </w:rPr>
          <w:delText>otherwise,</w:delText>
        </w:r>
      </w:del>
    </w:p>
    <w:p w:rsidR="00CF6B85" w:rsidRDefault="00ED5661">
      <w:pPr>
        <w:rPr>
          <w:del w:id="8456" w:author="박윤수" w:date="2014-08-23T00:15:00Z"/>
          <w:lang w:eastAsia="ko-KR"/>
        </w:rPr>
      </w:pPr>
      <w:del w:id="8457" w:author="박윤수" w:date="2014-08-23T00:15:00Z">
        <w:r w:rsidDel="00C13530">
          <w:rPr>
            <w:lang w:eastAsia="ko-KR"/>
          </w:rPr>
          <w:delText>...stop.</w:delText>
        </w:r>
      </w:del>
    </w:p>
    <w:p w:rsidR="00CF6B85" w:rsidRDefault="00ED5661">
      <w:pPr>
        <w:rPr>
          <w:del w:id="8458" w:author="박윤수" w:date="2014-08-23T00:15:00Z"/>
          <w:lang w:eastAsia="ko-KR"/>
        </w:rPr>
      </w:pPr>
      <w:del w:id="8459" w:author="박윤수" w:date="2014-08-23T00:15:00Z">
        <w:r w:rsidDel="00C13530">
          <w:rPr>
            <w:rFonts w:hint="eastAsia"/>
            <w:lang w:eastAsia="ko-KR"/>
          </w:rPr>
          <w:delText>keep moving</w:delText>
        </w:r>
        <w:r w:rsidDel="00C13530">
          <w:rPr>
            <w:rFonts w:hint="eastAsia"/>
            <w:lang w:eastAsia="ko-KR"/>
          </w:rPr>
          <w:delText>과</w:delText>
        </w:r>
        <w:r w:rsidDel="00C13530">
          <w:rPr>
            <w:rFonts w:hint="eastAsia"/>
            <w:lang w:eastAsia="ko-KR"/>
          </w:rPr>
          <w:delText xml:space="preserve"> stop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순설르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바꾸었지만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여러분은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동일하다는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동의하실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핵심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내용은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경우에</w:delText>
        </w:r>
        <w:r w:rsidDel="00C13530">
          <w:rPr>
            <w:rFonts w:hint="eastAsia"/>
            <w:lang w:eastAsia="ko-KR"/>
          </w:rPr>
          <w:delText xml:space="preserve"> if </w:delText>
        </w:r>
        <w:r w:rsidDel="00C13530">
          <w:rPr>
            <w:rFonts w:hint="eastAsia"/>
            <w:lang w:eastAsia="ko-KR"/>
          </w:rPr>
          <w:delText>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뒤에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부정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not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키워드의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아래와</w:delText>
        </w:r>
        <w:r w:rsidR="004A74AA"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같이</w:delText>
        </w:r>
        <w:r w:rsidR="004A74AA"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테스트에서</w:delText>
        </w:r>
        <w:r w:rsidR="004A74AA"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부정을</w:delText>
        </w:r>
        <w:r w:rsidR="004A74AA"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사용할</w:delText>
        </w:r>
        <w:r w:rsidR="004A74AA"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수</w:delText>
        </w:r>
        <w:r w:rsidR="004A74AA" w:rsidDel="00C13530">
          <w:rPr>
            <w:rFonts w:hint="eastAsia"/>
            <w:lang w:eastAsia="ko-KR"/>
          </w:rPr>
          <w:delText xml:space="preserve"> </w:delText>
        </w:r>
        <w:r w:rsidR="004A74AA" w:rsidDel="00C13530">
          <w:rPr>
            <w:rFonts w:hint="eastAsia"/>
            <w:lang w:eastAsia="ko-KR"/>
          </w:rPr>
          <w:delText>있습니다</w:delText>
        </w:r>
        <w:r w:rsidR="004A74AA"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8460" w:author="박윤수" w:date="2014-08-23T00:15:00Z"/>
          <w:lang w:eastAsia="ko-KR"/>
        </w:rPr>
        <w:pPrChange w:id="8461" w:author="박윤수" w:date="2014-08-23T00:18:00Z">
          <w:pPr>
            <w:spacing w:after="0"/>
          </w:pPr>
        </w:pPrChange>
      </w:pPr>
      <w:del w:id="8462" w:author="박윤수" w:date="2014-08-23T00:15:00Z">
        <w:r w:rsidRPr="00E80AEF">
          <w:rPr>
            <w:color w:val="0070C0"/>
            <w:lang w:eastAsia="ko-KR"/>
            <w:rPrChange w:id="8463" w:author="이은정" w:date="2014-08-22T15:08:00Z">
              <w:rPr>
                <w:color w:val="0000FF"/>
                <w:u w:val="single"/>
                <w:lang w:eastAsia="ko-KR"/>
              </w:rPr>
            </w:rPrChange>
          </w:rPr>
          <w:delText>if not</w:delText>
        </w:r>
        <w:r w:rsidR="004A74AA" w:rsidDel="00C13530">
          <w:rPr>
            <w:lang w:eastAsia="ko-KR"/>
          </w:rPr>
          <w:delText xml:space="preserve"> next_to_beeper():</w:delText>
        </w:r>
      </w:del>
    </w:p>
    <w:p w:rsidR="00000000" w:rsidRDefault="004A74AA">
      <w:pPr>
        <w:rPr>
          <w:del w:id="8464" w:author="박윤수" w:date="2014-08-23T00:15:00Z"/>
          <w:lang w:eastAsia="ko-KR"/>
        </w:rPr>
        <w:pPrChange w:id="8465" w:author="박윤수" w:date="2014-08-23T00:18:00Z">
          <w:pPr>
            <w:spacing w:after="0"/>
          </w:pPr>
        </w:pPrChange>
      </w:pPr>
      <w:del w:id="8466" w:author="박윤수" w:date="2014-08-23T00:15:00Z">
        <w:r w:rsidDel="00C13530">
          <w:rPr>
            <w:lang w:eastAsia="ko-KR"/>
          </w:rPr>
          <w:delText xml:space="preserve">    move()</w:delText>
        </w:r>
      </w:del>
    </w:p>
    <w:p w:rsidR="00000000" w:rsidRDefault="00E80AEF">
      <w:pPr>
        <w:rPr>
          <w:del w:id="8467" w:author="박윤수" w:date="2014-08-23T00:15:00Z"/>
          <w:lang w:eastAsia="ko-KR"/>
        </w:rPr>
        <w:pPrChange w:id="8468" w:author="박윤수" w:date="2014-08-23T00:18:00Z">
          <w:pPr>
            <w:spacing w:after="0"/>
          </w:pPr>
        </w:pPrChange>
      </w:pPr>
      <w:del w:id="8469" w:author="박윤수" w:date="2014-08-23T00:15:00Z">
        <w:r w:rsidRPr="00E80AEF">
          <w:rPr>
            <w:color w:val="0070C0"/>
            <w:lang w:eastAsia="ko-KR"/>
            <w:rPrChange w:id="8470" w:author="이은정" w:date="2014-08-22T15:08:00Z">
              <w:rPr>
                <w:color w:val="0000FF"/>
                <w:u w:val="single"/>
                <w:lang w:eastAsia="ko-KR"/>
              </w:rPr>
            </w:rPrChange>
          </w:rPr>
          <w:delText>else</w:delText>
        </w:r>
        <w:r w:rsidR="004A74AA" w:rsidDel="00C13530">
          <w:rPr>
            <w:lang w:eastAsia="ko-KR"/>
          </w:rPr>
          <w:delText>:</w:delText>
        </w:r>
      </w:del>
    </w:p>
    <w:p w:rsidR="00CF6B85" w:rsidRDefault="004A74AA">
      <w:pPr>
        <w:rPr>
          <w:del w:id="8471" w:author="박윤수" w:date="2014-08-23T00:15:00Z"/>
          <w:lang w:eastAsia="ko-KR"/>
        </w:rPr>
      </w:pPr>
      <w:del w:id="8472" w:author="박윤수" w:date="2014-08-23T00:15:00Z">
        <w:r w:rsidDel="00C13530">
          <w:rPr>
            <w:lang w:eastAsia="ko-KR"/>
          </w:rPr>
          <w:delText xml:space="preserve">    turn_off()</w:delText>
        </w:r>
        <w:r w:rsidDel="00C13530">
          <w:rPr>
            <w:lang w:eastAsia="ko-KR"/>
          </w:rPr>
          <w:tab/>
        </w:r>
      </w:del>
    </w:p>
    <w:p w:rsidR="00CF6B85" w:rsidRDefault="004A74AA">
      <w:pPr>
        <w:rPr>
          <w:del w:id="8473" w:author="박윤수" w:date="2014-08-23T00:15:00Z"/>
          <w:lang w:eastAsia="ko-KR"/>
        </w:rPr>
      </w:pPr>
      <w:del w:id="8474" w:author="박윤수" w:date="2014-08-23T00:15:00Z">
        <w:r w:rsidDel="00C13530">
          <w:rPr>
            <w:rFonts w:hint="eastAsia"/>
            <w:lang w:eastAsia="ko-KR"/>
          </w:rPr>
          <w:delText>지금까지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완전한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바꿔봅시다</w:delText>
        </w:r>
        <w:r w:rsidDel="00C13530">
          <w:rPr>
            <w:rFonts w:hint="eastAsia"/>
            <w:lang w:eastAsia="ko-KR"/>
          </w:rPr>
          <w:delText xml:space="preserve">. def </w:delText>
        </w:r>
        <w:r w:rsidDel="00C13530">
          <w:rPr>
            <w:rFonts w:hint="eastAsia"/>
            <w:lang w:eastAsia="ko-KR"/>
          </w:rPr>
          <w:delText>함수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정의하고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475" w:author="이은정" w:date="2014-08-22T10:41:00Z">
        <w:del w:id="847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47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완수할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충분히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217B90">
      <w:pPr>
        <w:spacing w:before="240"/>
        <w:rPr>
          <w:del w:id="8478" w:author="박윤수" w:date="2014-08-23T00:15:00Z"/>
          <w:b/>
          <w:color w:val="4F6228" w:themeColor="accent3" w:themeShade="80"/>
          <w:lang w:eastAsia="ko-KR"/>
        </w:rPr>
      </w:pPr>
      <w:del w:id="8479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8480" w:author="이은정" w:date="2014-08-22T16:26:00Z">
        <w:del w:id="848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217B90">
      <w:pPr>
        <w:rPr>
          <w:del w:id="8482" w:author="박윤수" w:date="2014-08-23T00:15:00Z"/>
          <w:lang w:eastAsia="ko-KR"/>
        </w:rPr>
      </w:pPr>
      <w:del w:id="8483" w:author="박윤수" w:date="2014-08-23T00:15:00Z">
        <w:r w:rsidDel="00C13530">
          <w:rPr>
            <w:rFonts w:hint="eastAsia"/>
            <w:lang w:eastAsia="ko-KR"/>
          </w:rPr>
          <w:delText>신규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</w:delText>
        </w:r>
        <w:r w:rsidDel="00C13530">
          <w:rPr>
            <w:rFonts w:hint="eastAsia"/>
            <w:lang w:eastAsia="ko-KR"/>
          </w:rPr>
          <w:delText xml:space="preserve"> not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217B90">
      <w:pPr>
        <w:spacing w:before="240"/>
        <w:rPr>
          <w:del w:id="8484" w:author="박윤수" w:date="2014-08-23T00:15:00Z"/>
          <w:b/>
          <w:color w:val="4F6228" w:themeColor="accent3" w:themeShade="80"/>
          <w:lang w:eastAsia="ko-KR"/>
        </w:rPr>
      </w:pPr>
      <w:del w:id="8485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>김을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매고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씨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뿌리는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시기</w:delText>
        </w:r>
      </w:del>
    </w:p>
    <w:p w:rsidR="00CF6B85" w:rsidRDefault="00217B90">
      <w:pPr>
        <w:rPr>
          <w:del w:id="8486" w:author="박윤수" w:date="2014-08-23T00:15:00Z"/>
          <w:lang w:eastAsia="ko-KR"/>
        </w:rPr>
      </w:pPr>
      <w:del w:id="8487" w:author="박윤수" w:date="2014-08-23T00:15:00Z">
        <w:r w:rsidDel="00C13530">
          <w:rPr>
            <w:rFonts w:hint="eastAsia"/>
            <w:lang w:eastAsia="ko-KR"/>
          </w:rPr>
          <w:delText>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왔습니다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8488" w:author="이은정" w:date="2014-08-22T10:41:00Z">
        <w:del w:id="848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8490" w:author="박윤수" w:date="2014-08-23T00:15:00Z"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아버지는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정원에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씨앗을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심었습니다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몇몇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씨앗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발아를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했고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곳에서는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발아를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않았습니다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전형적인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 (</w:delText>
        </w:r>
        <w:r w:rsidDel="00C13530">
          <w:rPr>
            <w:rFonts w:hint="eastAsia"/>
            <w:lang w:eastAsia="ko-KR"/>
          </w:rPr>
          <w:delText>파일</w:delText>
        </w:r>
        <w:r w:rsidDel="00C13530">
          <w:rPr>
            <w:rFonts w:hint="eastAsia"/>
            <w:lang w:eastAsia="ko-KR"/>
          </w:rPr>
          <w:delText xml:space="preserve">: </w:delText>
        </w:r>
        <w:r w:rsidRPr="00217B90" w:rsidDel="00C13530">
          <w:rPr>
            <w:lang w:eastAsia="ko-KR"/>
          </w:rPr>
          <w:delText>harvest4.</w:delText>
        </w:r>
        <w:r w:rsidR="006A77DB" w:rsidDel="00C13530">
          <w:rPr>
            <w:rFonts w:hint="eastAsia"/>
            <w:lang w:eastAsia="ko-KR"/>
          </w:rPr>
          <w:delText>wld</w:delText>
        </w:r>
        <w:r w:rsidDel="00C13530">
          <w:rPr>
            <w:rFonts w:hint="eastAsia"/>
            <w:lang w:eastAsia="ko-KR"/>
          </w:rPr>
          <w:delText>)</w:delText>
        </w:r>
      </w:del>
    </w:p>
    <w:p w:rsidR="00CF6B85" w:rsidRDefault="00AF7365">
      <w:pPr>
        <w:rPr>
          <w:del w:id="8491" w:author="박윤수" w:date="2014-08-23T00:15:00Z"/>
          <w:lang w:eastAsia="ko-KR"/>
        </w:rPr>
      </w:pPr>
      <w:del w:id="8492" w:author="박윤수" w:date="2014-08-23T00:15:00Z">
        <w:r>
          <w:rPr>
            <w:noProof/>
            <w:lang w:val="en-US" w:eastAsia="ko-KR"/>
            <w:rPrChange w:id="849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71775" cy="2762250"/>
              <wp:effectExtent l="19050" t="0" r="9525" b="0"/>
              <wp:docPr id="272" name="그림 271" descr="harvest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4.png"/>
                      <pic:cNvPicPr/>
                    </pic:nvPicPr>
                    <pic:blipFill>
                      <a:blip r:embed="rId10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276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8494" w:author="박윤수" w:date="2014-08-23T00:15:00Z"/>
          <w:lang w:eastAsia="ko-KR"/>
        </w:rPr>
      </w:pPr>
      <w:del w:id="8495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8496" w:author="이은정" w:date="2014-08-22T10:41:00Z">
        <w:del w:id="849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498" w:author="박윤수" w:date="2014-08-23T00:15:00Z"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정원에서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김을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매는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것을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도와주세요</w:delText>
        </w:r>
        <w:r w:rsidR="00217B90" w:rsidDel="00C13530">
          <w:rPr>
            <w:rFonts w:hint="eastAsia"/>
            <w:lang w:eastAsia="ko-KR"/>
          </w:rPr>
          <w:delText xml:space="preserve">. </w:delText>
        </w:r>
        <w:r w:rsidR="00217B90" w:rsidDel="00C13530">
          <w:rPr>
            <w:rFonts w:hint="eastAsia"/>
            <w:lang w:eastAsia="ko-KR"/>
          </w:rPr>
          <w:delText>두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개의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당근</w:delText>
        </w:r>
        <w:r w:rsidR="00217B90" w:rsidDel="00C13530">
          <w:rPr>
            <w:rFonts w:hint="eastAsia"/>
            <w:lang w:eastAsia="ko-KR"/>
          </w:rPr>
          <w:delText>(</w:delText>
        </w:r>
        <w:r w:rsidR="00217B90" w:rsidDel="00C13530">
          <w:rPr>
            <w:rFonts w:hint="eastAsia"/>
            <w:lang w:eastAsia="ko-KR"/>
          </w:rPr>
          <w:delText>비퍼</w:delText>
        </w:r>
        <w:r w:rsidR="00217B90" w:rsidDel="00C13530">
          <w:rPr>
            <w:rFonts w:hint="eastAsia"/>
            <w:lang w:eastAsia="ko-KR"/>
          </w:rPr>
          <w:delText>)</w:delText>
        </w:r>
        <w:r w:rsidR="00217B90" w:rsidDel="00C13530">
          <w:rPr>
            <w:rFonts w:hint="eastAsia"/>
            <w:lang w:eastAsia="ko-KR"/>
          </w:rPr>
          <w:delText>이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있는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곳이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있거나</w:delText>
        </w:r>
        <w:r w:rsidR="00217B90" w:rsidDel="00C13530">
          <w:rPr>
            <w:rFonts w:hint="eastAsia"/>
            <w:lang w:eastAsia="ko-KR"/>
          </w:rPr>
          <w:delText xml:space="preserve">, </w:delText>
        </w:r>
        <w:r w:rsidR="00217B90" w:rsidDel="00C13530">
          <w:rPr>
            <w:rFonts w:hint="eastAsia"/>
            <w:lang w:eastAsia="ko-KR"/>
          </w:rPr>
          <w:delText>당근이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하나도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없는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곳이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있으면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안</w:delText>
        </w:r>
        <w:r w:rsidR="00217B90" w:rsidDel="00C13530">
          <w:rPr>
            <w:rFonts w:hint="eastAsia"/>
            <w:lang w:eastAsia="ko-KR"/>
          </w:rPr>
          <w:delText xml:space="preserve"> </w:delText>
        </w:r>
        <w:r w:rsidR="00217B90" w:rsidDel="00C13530">
          <w:rPr>
            <w:rFonts w:hint="eastAsia"/>
            <w:lang w:eastAsia="ko-KR"/>
          </w:rPr>
          <w:delText>됩니다</w:delText>
        </w:r>
        <w:r w:rsidR="00217B90" w:rsidDel="00C13530">
          <w:rPr>
            <w:rFonts w:hint="eastAsia"/>
            <w:lang w:eastAsia="ko-KR"/>
          </w:rPr>
          <w:delText xml:space="preserve">. </w:delText>
        </w:r>
        <w:r w:rsidR="0002106E" w:rsidDel="00C13530">
          <w:rPr>
            <w:rFonts w:hint="eastAsia"/>
            <w:lang w:eastAsia="ko-KR"/>
          </w:rPr>
          <w:delText>최종</w:delText>
        </w:r>
        <w:r w:rsidR="0002106E" w:rsidDel="00C13530">
          <w:rPr>
            <w:rFonts w:hint="eastAsia"/>
            <w:lang w:eastAsia="ko-KR"/>
          </w:rPr>
          <w:delText xml:space="preserve"> </w:delText>
        </w:r>
        <w:r w:rsidR="0002106E" w:rsidDel="00C13530">
          <w:rPr>
            <w:rFonts w:hint="eastAsia"/>
            <w:lang w:eastAsia="ko-KR"/>
          </w:rPr>
          <w:delText>상황은</w:delText>
        </w:r>
        <w:r w:rsidR="0002106E" w:rsidDel="00C13530">
          <w:rPr>
            <w:rFonts w:hint="eastAsia"/>
            <w:lang w:eastAsia="ko-KR"/>
          </w:rPr>
          <w:delText xml:space="preserve"> </w:delText>
        </w:r>
        <w:r w:rsidR="0002106E" w:rsidDel="00C13530">
          <w:rPr>
            <w:rFonts w:hint="eastAsia"/>
            <w:lang w:eastAsia="ko-KR"/>
          </w:rPr>
          <w:delText>아래와</w:delText>
        </w:r>
        <w:r w:rsidR="0002106E" w:rsidDel="00C13530">
          <w:rPr>
            <w:rFonts w:hint="eastAsia"/>
            <w:lang w:eastAsia="ko-KR"/>
          </w:rPr>
          <w:delText xml:space="preserve"> </w:delText>
        </w:r>
        <w:r w:rsidR="0002106E" w:rsidDel="00C13530">
          <w:rPr>
            <w:rFonts w:hint="eastAsia"/>
            <w:lang w:eastAsia="ko-KR"/>
          </w:rPr>
          <w:delText>같아야</w:delText>
        </w:r>
        <w:r w:rsidR="0002106E" w:rsidDel="00C13530">
          <w:rPr>
            <w:rFonts w:hint="eastAsia"/>
            <w:lang w:eastAsia="ko-KR"/>
          </w:rPr>
          <w:delText xml:space="preserve"> </w:delText>
        </w:r>
        <w:r w:rsidR="0002106E" w:rsidDel="00C13530">
          <w:rPr>
            <w:rFonts w:hint="eastAsia"/>
            <w:lang w:eastAsia="ko-KR"/>
          </w:rPr>
          <w:delText>합니다</w:delText>
        </w:r>
        <w:r w:rsidR="0002106E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8499" w:author="박윤수" w:date="2014-08-23T00:15:00Z"/>
          <w:lang w:eastAsia="ko-KR"/>
        </w:rPr>
      </w:pPr>
      <w:del w:id="8500" w:author="박윤수" w:date="2014-08-23T00:15:00Z">
        <w:r>
          <w:rPr>
            <w:noProof/>
            <w:lang w:val="en-US" w:eastAsia="ko-KR"/>
            <w:rPrChange w:id="85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95625" cy="2933700"/>
              <wp:effectExtent l="19050" t="0" r="9525" b="0"/>
              <wp:docPr id="273" name="그림 272" descr="harvest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1.png"/>
                      <pic:cNvPicPr/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2933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02106E">
      <w:pPr>
        <w:rPr>
          <w:del w:id="8502" w:author="박윤수" w:date="2014-08-23T00:15:00Z"/>
          <w:lang w:eastAsia="ko-KR"/>
        </w:rPr>
      </w:pPr>
      <w:del w:id="8503" w:author="박윤수" w:date="2014-08-23T00:15:00Z">
        <w:r w:rsidDel="00C13530">
          <w:rPr>
            <w:rFonts w:hint="eastAsia"/>
            <w:lang w:eastAsia="ko-KR"/>
          </w:rPr>
          <w:delText>여기에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일부분에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제안이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8504" w:author="박윤수" w:date="2014-08-23T00:15:00Z"/>
          <w:color w:val="00B050"/>
          <w:lang w:val="en-US" w:eastAsia="ko-KR"/>
          <w:rPrChange w:id="8505" w:author="이은정" w:date="2014-08-22T15:09:00Z">
            <w:rPr>
              <w:del w:id="8506" w:author="박윤수" w:date="2014-08-23T00:15:00Z"/>
              <w:lang w:val="en-US" w:eastAsia="ko-KR"/>
            </w:rPr>
          </w:rPrChange>
        </w:rPr>
        <w:pPrChange w:id="8507" w:author="박윤수" w:date="2014-08-23T00:18:00Z">
          <w:pPr>
            <w:spacing w:after="0"/>
          </w:pPr>
        </w:pPrChange>
      </w:pPr>
      <w:del w:id="8508" w:author="박윤수" w:date="2014-08-23T00:15:00Z">
        <w:r w:rsidRPr="00E80AEF">
          <w:rPr>
            <w:color w:val="00B050"/>
            <w:lang w:val="en-US" w:eastAsia="ko-KR"/>
            <w:rPrChange w:id="8509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8510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문제에</w:delText>
        </w:r>
        <w:r w:rsidRPr="00E80AEF">
          <w:rPr>
            <w:color w:val="00B050"/>
            <w:lang w:val="en-US" w:eastAsia="ko-KR"/>
            <w:rPrChange w:id="8511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512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관련</w:delText>
        </w:r>
        <w:r w:rsidRPr="00E80AEF">
          <w:rPr>
            <w:color w:val="00B050"/>
            <w:lang w:val="en-US" w:eastAsia="ko-KR"/>
            <w:rPrChange w:id="8513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514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어휘를</w:delText>
        </w:r>
        <w:r w:rsidRPr="00E80AEF">
          <w:rPr>
            <w:color w:val="00B050"/>
            <w:lang w:val="en-US" w:eastAsia="ko-KR"/>
            <w:rPrChange w:id="8515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516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연결시키기</w:delText>
        </w:r>
      </w:del>
    </w:p>
    <w:p w:rsidR="00000000" w:rsidRDefault="0002106E">
      <w:pPr>
        <w:rPr>
          <w:del w:id="8517" w:author="박윤수" w:date="2014-08-23T00:15:00Z"/>
          <w:lang w:val="en-US" w:eastAsia="ko-KR"/>
        </w:rPr>
        <w:pPrChange w:id="8518" w:author="박윤수" w:date="2014-08-23T00:18:00Z">
          <w:pPr>
            <w:spacing w:after="0"/>
          </w:pPr>
        </w:pPrChange>
      </w:pPr>
      <w:del w:id="8519" w:author="박윤수" w:date="2014-08-23T00:15:00Z">
        <w:r w:rsidRPr="0002106E" w:rsidDel="00C13530">
          <w:rPr>
            <w:lang w:val="en-US" w:eastAsia="ko-KR"/>
          </w:rPr>
          <w:delText>next_to_a_carrot = next_to_a_beeper</w:delText>
        </w:r>
      </w:del>
    </w:p>
    <w:p w:rsidR="00000000" w:rsidRDefault="0002106E">
      <w:pPr>
        <w:rPr>
          <w:del w:id="8520" w:author="박윤수" w:date="2014-08-23T00:15:00Z"/>
          <w:lang w:val="en-US" w:eastAsia="ko-KR"/>
        </w:rPr>
        <w:pPrChange w:id="8521" w:author="박윤수" w:date="2014-08-23T00:18:00Z">
          <w:pPr>
            <w:spacing w:after="0"/>
          </w:pPr>
        </w:pPrChange>
      </w:pPr>
      <w:del w:id="8522" w:author="박윤수" w:date="2014-08-23T00:15:00Z">
        <w:r w:rsidRPr="0002106E" w:rsidDel="00C13530">
          <w:rPr>
            <w:lang w:val="en-US" w:eastAsia="ko-KR"/>
          </w:rPr>
          <w:delText>plant_carrot = put_beeper</w:delText>
        </w:r>
      </w:del>
    </w:p>
    <w:p w:rsidR="00CF6B85" w:rsidRDefault="0002106E">
      <w:pPr>
        <w:rPr>
          <w:del w:id="8523" w:author="박윤수" w:date="2014-08-23T00:15:00Z"/>
          <w:lang w:val="en-US" w:eastAsia="ko-KR"/>
        </w:rPr>
      </w:pPr>
      <w:del w:id="8524" w:author="박윤수" w:date="2014-08-23T00:15:00Z">
        <w:r w:rsidRPr="0002106E" w:rsidDel="00C13530">
          <w:rPr>
            <w:lang w:val="en-US" w:eastAsia="ko-KR"/>
          </w:rPr>
          <w:delText>pick_carrot = pick_beeper</w:delText>
        </w:r>
      </w:del>
    </w:p>
    <w:p w:rsidR="00000000" w:rsidRDefault="0002106E">
      <w:pPr>
        <w:rPr>
          <w:del w:id="8525" w:author="박윤수" w:date="2014-08-23T00:15:00Z"/>
          <w:lang w:val="en-US" w:eastAsia="ko-KR"/>
        </w:rPr>
        <w:pPrChange w:id="8526" w:author="박윤수" w:date="2014-08-23T00:18:00Z">
          <w:pPr>
            <w:spacing w:after="0"/>
          </w:pPr>
        </w:pPrChange>
      </w:pPr>
      <w:del w:id="8527" w:author="박윤수" w:date="2014-08-23T00:15:00Z">
        <w:r w:rsidRPr="0002106E" w:rsidDel="00C13530">
          <w:rPr>
            <w:lang w:val="en-US" w:eastAsia="ko-KR"/>
          </w:rPr>
          <w:delText>def</w:delText>
        </w:r>
      </w:del>
      <w:ins w:id="8528" w:author="이은정" w:date="2014-08-22T14:42:00Z">
        <w:del w:id="8529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530" w:author="박윤수" w:date="2014-08-23T00:15:00Z">
        <w:r w:rsidRPr="0002106E" w:rsidDel="00C13530">
          <w:rPr>
            <w:lang w:val="en-US" w:eastAsia="ko-KR"/>
          </w:rPr>
          <w:delText xml:space="preserve"> one_carrot_only():</w:delText>
        </w:r>
      </w:del>
    </w:p>
    <w:p w:rsidR="00000000" w:rsidRDefault="0002106E">
      <w:pPr>
        <w:rPr>
          <w:del w:id="8531" w:author="박윤수" w:date="2014-08-23T00:15:00Z"/>
          <w:lang w:val="en-US" w:eastAsia="ko-KR"/>
        </w:rPr>
        <w:pPrChange w:id="8532" w:author="박윤수" w:date="2014-08-23T00:18:00Z">
          <w:pPr>
            <w:spacing w:after="0"/>
          </w:pPr>
        </w:pPrChange>
      </w:pPr>
      <w:del w:id="8533" w:author="박윤수" w:date="2014-08-23T00:15:00Z">
        <w:r w:rsidRPr="0002106E" w:rsidDel="00C13530">
          <w:rPr>
            <w:lang w:val="en-US" w:eastAsia="ko-KR"/>
          </w:rPr>
          <w:delText xml:space="preserve">    </w:delText>
        </w:r>
        <w:r w:rsidR="00E80AEF" w:rsidRPr="00E80AEF">
          <w:rPr>
            <w:color w:val="0070C0"/>
            <w:lang w:val="en-US" w:eastAsia="ko-KR"/>
            <w:rPrChange w:id="8534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>if not</w:delText>
        </w:r>
        <w:r w:rsidRPr="0002106E" w:rsidDel="00C13530">
          <w:rPr>
            <w:lang w:val="en-US" w:eastAsia="ko-KR"/>
          </w:rPr>
          <w:delText xml:space="preserve"> next_to_a_carrot():</w:delText>
        </w:r>
      </w:del>
    </w:p>
    <w:p w:rsidR="00000000" w:rsidRDefault="0002106E">
      <w:pPr>
        <w:rPr>
          <w:del w:id="8535" w:author="박윤수" w:date="2014-08-23T00:15:00Z"/>
          <w:color w:val="00B050"/>
          <w:lang w:val="en-US" w:eastAsia="ko-KR"/>
          <w:rPrChange w:id="8536" w:author="이은정" w:date="2014-08-22T15:09:00Z">
            <w:rPr>
              <w:del w:id="8537" w:author="박윤수" w:date="2014-08-23T00:15:00Z"/>
              <w:lang w:val="en-US" w:eastAsia="ko-KR"/>
            </w:rPr>
          </w:rPrChange>
        </w:rPr>
        <w:pPrChange w:id="8538" w:author="박윤수" w:date="2014-08-23T00:18:00Z">
          <w:pPr>
            <w:spacing w:after="0"/>
          </w:pPr>
        </w:pPrChange>
      </w:pPr>
      <w:del w:id="8539" w:author="박윤수" w:date="2014-08-23T00:15:00Z">
        <w:r w:rsidRPr="0002106E" w:rsidDel="00C13530">
          <w:rPr>
            <w:lang w:val="en-US" w:eastAsia="ko-KR"/>
          </w:rPr>
          <w:delText xml:space="preserve">        plant_carrot()      </w:delText>
        </w:r>
        <w:r w:rsidR="00E80AEF" w:rsidRPr="00E80AEF">
          <w:rPr>
            <w:color w:val="00B050"/>
            <w:lang w:val="en-US" w:eastAsia="ko-KR"/>
            <w:rPrChange w:id="8540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8541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씨앗이</w:delText>
        </w:r>
        <w:r w:rsidR="00E80AEF" w:rsidRPr="00E80AEF">
          <w:rPr>
            <w:color w:val="00B050"/>
            <w:lang w:val="en-US" w:eastAsia="ko-KR"/>
            <w:rPrChange w:id="8542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543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없는</w:delText>
        </w:r>
        <w:r w:rsidR="00E80AEF" w:rsidRPr="00E80AEF">
          <w:rPr>
            <w:color w:val="00B050"/>
            <w:lang w:val="en-US" w:eastAsia="ko-KR"/>
            <w:rPrChange w:id="8544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545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것을</w:delText>
        </w:r>
        <w:r w:rsidR="00E80AEF" w:rsidRPr="00E80AEF">
          <w:rPr>
            <w:color w:val="00B050"/>
            <w:lang w:val="en-US" w:eastAsia="ko-KR"/>
            <w:rPrChange w:id="8546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547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대체하기</w:delText>
        </w:r>
      </w:del>
    </w:p>
    <w:p w:rsidR="00000000" w:rsidRDefault="0002106E">
      <w:pPr>
        <w:rPr>
          <w:del w:id="8548" w:author="박윤수" w:date="2014-08-23T00:15:00Z"/>
          <w:lang w:val="en-US" w:eastAsia="ko-KR"/>
        </w:rPr>
        <w:pPrChange w:id="8549" w:author="박윤수" w:date="2014-08-23T00:18:00Z">
          <w:pPr>
            <w:spacing w:after="0"/>
          </w:pPr>
        </w:pPrChange>
      </w:pPr>
      <w:del w:id="8550" w:author="박윤수" w:date="2014-08-23T00:15:00Z">
        <w:r w:rsidRPr="0002106E" w:rsidDel="00C13530">
          <w:rPr>
            <w:lang w:val="en-US" w:eastAsia="ko-KR"/>
          </w:rPr>
          <w:delText xml:space="preserve">    </w:delText>
        </w:r>
        <w:r w:rsidR="00E80AEF" w:rsidRPr="00E80AEF">
          <w:rPr>
            <w:color w:val="0070C0"/>
            <w:lang w:val="en-US" w:eastAsia="ko-KR"/>
            <w:rPrChange w:id="8551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>else</w:delText>
        </w:r>
        <w:r w:rsidRPr="0002106E" w:rsidDel="00C13530">
          <w:rPr>
            <w:lang w:val="en-US" w:eastAsia="ko-KR"/>
          </w:rPr>
          <w:delText>:</w:delText>
        </w:r>
      </w:del>
    </w:p>
    <w:p w:rsidR="00000000" w:rsidRDefault="0002106E">
      <w:pPr>
        <w:rPr>
          <w:del w:id="8552" w:author="박윤수" w:date="2014-08-23T00:15:00Z"/>
          <w:lang w:val="en-US" w:eastAsia="ko-KR"/>
        </w:rPr>
        <w:pPrChange w:id="8553" w:author="박윤수" w:date="2014-08-23T00:18:00Z">
          <w:pPr>
            <w:spacing w:after="0"/>
          </w:pPr>
        </w:pPrChange>
      </w:pPr>
      <w:del w:id="8554" w:author="박윤수" w:date="2014-08-23T00:15:00Z">
        <w:r w:rsidRPr="0002106E" w:rsidDel="00C13530">
          <w:rPr>
            <w:lang w:val="en-US" w:eastAsia="ko-KR"/>
          </w:rPr>
          <w:delText xml:space="preserve">        pick_carrot()</w:delText>
        </w:r>
      </w:del>
    </w:p>
    <w:p w:rsidR="00000000" w:rsidRDefault="00E80AEF">
      <w:pPr>
        <w:rPr>
          <w:del w:id="8555" w:author="박윤수" w:date="2014-08-23T00:15:00Z"/>
          <w:color w:val="00B050"/>
          <w:lang w:val="en-US" w:eastAsia="ko-KR"/>
          <w:rPrChange w:id="8556" w:author="이은정" w:date="2014-08-22T15:09:00Z">
            <w:rPr>
              <w:del w:id="8557" w:author="박윤수" w:date="2014-08-23T00:15:00Z"/>
              <w:lang w:val="en-US" w:eastAsia="ko-KR"/>
            </w:rPr>
          </w:rPrChange>
        </w:rPr>
        <w:pPrChange w:id="8558" w:author="박윤수" w:date="2014-08-23T00:18:00Z">
          <w:pPr>
            <w:spacing w:after="0"/>
          </w:pPr>
        </w:pPrChange>
      </w:pPr>
      <w:del w:id="8559" w:author="박윤수" w:date="2014-08-23T00:15:00Z">
        <w:r w:rsidRPr="00E80AEF">
          <w:rPr>
            <w:color w:val="0070C0"/>
            <w:lang w:val="en-US" w:eastAsia="ko-KR"/>
            <w:rPrChange w:id="8560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       if not</w:delText>
        </w:r>
        <w:r w:rsidR="0002106E" w:rsidDel="00C13530">
          <w:rPr>
            <w:lang w:val="en-US" w:eastAsia="ko-KR"/>
          </w:rPr>
          <w:delText xml:space="preserve"> next_to_a_carrot(): </w:delText>
        </w:r>
        <w:r w:rsidRPr="00E80AEF">
          <w:rPr>
            <w:color w:val="00B050"/>
            <w:lang w:val="en-US" w:eastAsia="ko-KR"/>
            <w:rPrChange w:id="8561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8562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이런</w:delText>
        </w:r>
        <w:r w:rsidRPr="00E80AEF">
          <w:rPr>
            <w:color w:val="00B050"/>
            <w:lang w:val="en-US" w:eastAsia="ko-KR"/>
            <w:rPrChange w:id="8563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>!(Oops!)</w:delText>
        </w:r>
      </w:del>
    </w:p>
    <w:p w:rsidR="00CF6B85" w:rsidRDefault="0002106E">
      <w:pPr>
        <w:rPr>
          <w:del w:id="8564" w:author="박윤수" w:date="2014-08-23T00:15:00Z"/>
          <w:color w:val="00B050"/>
          <w:lang w:val="en-US" w:eastAsia="ko-KR"/>
          <w:rPrChange w:id="8565" w:author="이은정" w:date="2014-08-22T15:09:00Z">
            <w:rPr>
              <w:del w:id="8566" w:author="박윤수" w:date="2014-08-23T00:15:00Z"/>
              <w:lang w:val="en-US" w:eastAsia="ko-KR"/>
            </w:rPr>
          </w:rPrChange>
        </w:rPr>
      </w:pPr>
      <w:del w:id="8567" w:author="박윤수" w:date="2014-08-23T00:15:00Z">
        <w:r w:rsidRPr="0002106E" w:rsidDel="00C13530">
          <w:rPr>
            <w:lang w:val="en-US" w:eastAsia="ko-KR"/>
          </w:rPr>
          <w:delText xml:space="preserve">            plant_carrot()  </w:delText>
        </w:r>
        <w:r w:rsidR="00E80AEF" w:rsidRPr="00E80AEF">
          <w:rPr>
            <w:color w:val="00B050"/>
            <w:lang w:val="en-US" w:eastAsia="ko-KR"/>
            <w:rPrChange w:id="8568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8569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단지</w:delText>
        </w:r>
        <w:r w:rsidR="00E80AEF" w:rsidRPr="00E80AEF">
          <w:rPr>
            <w:color w:val="00B050"/>
            <w:lang w:val="en-US" w:eastAsia="ko-KR"/>
            <w:rPrChange w:id="8570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571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하나만</w:delText>
        </w:r>
        <w:r w:rsidR="00E80AEF" w:rsidRPr="00E80AEF">
          <w:rPr>
            <w:color w:val="00B050"/>
            <w:lang w:val="en-US" w:eastAsia="ko-KR"/>
            <w:rPrChange w:id="8572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573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제거해야</w:delText>
        </w:r>
        <w:r w:rsidR="00E80AEF" w:rsidRPr="00E80AEF">
          <w:rPr>
            <w:color w:val="00B050"/>
            <w:lang w:val="en-US" w:eastAsia="ko-KR"/>
            <w:rPrChange w:id="8574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575" w:author="이은정" w:date="2014-08-22T15:09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합니다</w:delText>
        </w:r>
        <w:r w:rsidR="00E80AEF" w:rsidRPr="00E80AEF">
          <w:rPr>
            <w:color w:val="00B050"/>
            <w:lang w:val="en-US" w:eastAsia="ko-KR"/>
            <w:rPrChange w:id="8576" w:author="이은정" w:date="2014-08-22T15:09:00Z">
              <w:rPr>
                <w:color w:val="0000FF"/>
                <w:u w:val="single"/>
                <w:lang w:val="en-US" w:eastAsia="ko-KR"/>
              </w:rPr>
            </w:rPrChange>
          </w:rPr>
          <w:delText>.</w:delText>
        </w:r>
      </w:del>
    </w:p>
    <w:p w:rsidR="00CF6B85" w:rsidRDefault="0002106E">
      <w:pPr>
        <w:rPr>
          <w:del w:id="8577" w:author="박윤수" w:date="2014-08-23T00:15:00Z"/>
          <w:lang w:val="en-US" w:eastAsia="ko-KR"/>
        </w:rPr>
      </w:pPr>
      <w:del w:id="8578" w:author="박윤수" w:date="2014-08-23T00:15:00Z">
        <w:r w:rsidDel="00C13530">
          <w:rPr>
            <w:rFonts w:hint="eastAsia"/>
            <w:lang w:val="en-US" w:eastAsia="ko-KR"/>
          </w:rPr>
          <w:delText>현실에서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씨앗을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제거하고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당장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심는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좋은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아닙니다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jc w:val="center"/>
        <w:rPr>
          <w:del w:id="8579" w:author="박윤수" w:date="2014-08-23T00:15:00Z"/>
          <w:lang w:val="en-US" w:eastAsia="ko-KR"/>
        </w:rPr>
      </w:pPr>
      <w:del w:id="8580" w:author="박윤수" w:date="2014-08-23T00:15:00Z">
        <w:r>
          <w:rPr>
            <w:noProof/>
            <w:lang w:val="en-US" w:eastAsia="ko-KR"/>
            <w:rPrChange w:id="858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74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404FBB" w:rsidDel="00C13530">
          <w:rPr>
            <w:rFonts w:hint="eastAsia"/>
            <w:lang w:eastAsia="ko-KR"/>
          </w:rPr>
          <w:delText xml:space="preserve">if, else, if, else, </w:delText>
        </w:r>
        <w:r w:rsidR="00404FBB" w:rsidDel="00C13530">
          <w:rPr>
            <w:lang w:eastAsia="ko-KR"/>
          </w:rPr>
          <w:delText>…</w:delText>
        </w:r>
        <w:r w:rsidR="00404FBB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85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75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404FBB" w:rsidDel="00C13530">
          <w:rPr>
            <w:rFonts w:hint="eastAsia"/>
            <w:lang w:eastAsia="ko-KR"/>
          </w:rPr>
          <w:delText xml:space="preserve">- </w:delText>
        </w:r>
        <w:r w:rsidR="00404FBB" w:rsidDel="00C13530">
          <w:rPr>
            <w:rFonts w:hint="eastAsia"/>
            <w:lang w:eastAsia="ko-KR"/>
          </w:rPr>
          <w:delText>잠시</w:delText>
        </w:r>
        <w:r w:rsidR="00404FBB" w:rsidDel="00C13530">
          <w:rPr>
            <w:rFonts w:hint="eastAsia"/>
            <w:lang w:eastAsia="ko-KR"/>
          </w:rPr>
          <w:delText xml:space="preserve"> </w:delText>
        </w:r>
        <w:r w:rsidR="00404FBB" w:rsidDel="00C13530">
          <w:rPr>
            <w:rFonts w:hint="eastAsia"/>
            <w:lang w:eastAsia="ko-KR"/>
          </w:rPr>
          <w:delText>동안</w:delText>
        </w:r>
        <w:r w:rsidR="00404FBB" w:rsidDel="00C13530">
          <w:rPr>
            <w:rFonts w:hint="eastAsia"/>
            <w:lang w:eastAsia="ko-KR"/>
          </w:rPr>
          <w:delText>(while</w:delText>
        </w:r>
      </w:del>
      <w:ins w:id="8583" w:author="이은정" w:date="2014-08-22T15:10:00Z">
        <w:del w:id="8584" w:author="박윤수" w:date="2014-08-23T00:15:00Z">
          <w:r w:rsidR="00766DAB" w:rsidDel="00C13530">
            <w:rPr>
              <w:rFonts w:hint="eastAsia"/>
              <w:lang w:eastAsia="ko-KR"/>
            </w:rPr>
            <w:delText xml:space="preserve"> </w:delText>
          </w:r>
          <w:r w:rsidR="00766DAB" w:rsidDel="00C13530">
            <w:rPr>
              <w:rFonts w:hint="eastAsia"/>
              <w:lang w:eastAsia="ko-KR"/>
            </w:rPr>
            <w:delText>문</w:delText>
          </w:r>
        </w:del>
      </w:ins>
      <w:del w:id="8585" w:author="박윤수" w:date="2014-08-23T00:15:00Z">
        <w:r w:rsidR="00404FBB" w:rsidDel="00C13530">
          <w:rPr>
            <w:rFonts w:hint="eastAsia"/>
            <w:lang w:eastAsia="ko-KR"/>
          </w:rPr>
          <w:delText>)</w:delText>
        </w:r>
        <w:r w:rsidR="00404FBB" w:rsidRPr="00ED5661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858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7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E80AEF">
      <w:pPr>
        <w:pStyle w:val="HiddenfromContents"/>
        <w:pageBreakBefore/>
        <w:rPr>
          <w:del w:id="8587" w:author="박윤수" w:date="2014-08-23T00:15:00Z"/>
          <w:color w:val="0070C0"/>
          <w:lang w:eastAsia="ko-KR"/>
          <w:rPrChange w:id="8588" w:author="이은정" w:date="2014-08-22T16:40:00Z">
            <w:rPr>
              <w:del w:id="8589" w:author="박윤수" w:date="2014-08-23T00:15:00Z"/>
              <w:lang w:eastAsia="ko-KR"/>
            </w:rPr>
          </w:rPrChange>
        </w:rPr>
      </w:pPr>
      <w:del w:id="8590" w:author="박윤수" w:date="2014-08-23T00:15:00Z">
        <w:r w:rsidRPr="00E80AEF">
          <w:rPr>
            <w:color w:val="0070C0"/>
            <w:lang w:eastAsia="ko-KR"/>
            <w:rPrChange w:id="8591" w:author="이은정" w:date="2014-08-22T16:40:00Z">
              <w:rPr>
                <w:color w:val="0000FF"/>
                <w:u w:val="single"/>
                <w:lang w:eastAsia="ko-KR"/>
              </w:rPr>
            </w:rPrChange>
          </w:rPr>
          <w:delText>While</w:delText>
        </w:r>
        <w:r w:rsidRPr="00E80AEF">
          <w:rPr>
            <w:rFonts w:hint="eastAsia"/>
            <w:color w:val="0070C0"/>
            <w:lang w:eastAsia="ko-KR"/>
            <w:rPrChange w:id="8592" w:author="이은정" w:date="2014-08-22T16:40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문</w:delText>
        </w:r>
      </w:del>
    </w:p>
    <w:p w:rsidR="00CF6B85" w:rsidRDefault="00404FBB">
      <w:pPr>
        <w:rPr>
          <w:del w:id="8593" w:author="박윤수" w:date="2014-08-23T00:15:00Z"/>
          <w:lang w:eastAsia="ko-KR"/>
        </w:rPr>
      </w:pPr>
      <w:del w:id="8594" w:author="박윤수" w:date="2014-08-23T00:15:00Z">
        <w:r w:rsidDel="00C13530">
          <w:rPr>
            <w:rFonts w:hint="eastAsia"/>
            <w:lang w:eastAsia="ko-KR"/>
          </w:rPr>
          <w:delText>어떤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만족될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원할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</w:delText>
        </w:r>
        <w:r w:rsidDel="00C13530">
          <w:rPr>
            <w:rFonts w:hint="eastAsia"/>
            <w:lang w:eastAsia="ko-KR"/>
          </w:rPr>
          <w:delText>(while)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앞에서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살펴본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예제를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의사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코드를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사용하여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이것이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어떤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모습인지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살펴봅시다</w:delText>
        </w:r>
        <w:r w:rsidR="006A77DB" w:rsidDel="00C13530">
          <w:rPr>
            <w:rFonts w:hint="eastAsia"/>
            <w:lang w:eastAsia="ko-KR"/>
          </w:rPr>
          <w:delText>.</w:delText>
        </w:r>
      </w:del>
    </w:p>
    <w:p w:rsidR="00000000" w:rsidRDefault="006A77DB">
      <w:pPr>
        <w:rPr>
          <w:del w:id="8595" w:author="박윤수" w:date="2014-08-23T00:15:00Z"/>
          <w:lang w:eastAsia="ko-KR"/>
        </w:rPr>
        <w:pPrChange w:id="8596" w:author="박윤수" w:date="2014-08-23T00:18:00Z">
          <w:pPr>
            <w:spacing w:after="0"/>
          </w:pPr>
        </w:pPrChange>
      </w:pPr>
      <w:del w:id="8597" w:author="박윤수" w:date="2014-08-23T00:15:00Z">
        <w:r w:rsidDel="00C13530">
          <w:rPr>
            <w:lang w:eastAsia="ko-KR"/>
          </w:rPr>
          <w:delText>While not next to beeper,</w:delText>
        </w:r>
      </w:del>
    </w:p>
    <w:p w:rsidR="00000000" w:rsidRDefault="006A77DB">
      <w:pPr>
        <w:rPr>
          <w:del w:id="8598" w:author="박윤수" w:date="2014-08-23T00:15:00Z"/>
          <w:lang w:eastAsia="ko-KR"/>
        </w:rPr>
        <w:pPrChange w:id="8599" w:author="박윤수" w:date="2014-08-23T00:18:00Z">
          <w:pPr>
            <w:spacing w:after="0"/>
          </w:pPr>
        </w:pPrChange>
      </w:pPr>
      <w:del w:id="8600" w:author="박윤수" w:date="2014-08-23T00:15:00Z">
        <w:r w:rsidDel="00C13530">
          <w:rPr>
            <w:lang w:eastAsia="ko-KR"/>
          </w:rPr>
          <w:delText>... keep moving;</w:delText>
        </w:r>
      </w:del>
    </w:p>
    <w:p w:rsidR="00000000" w:rsidRDefault="006A77DB">
      <w:pPr>
        <w:rPr>
          <w:del w:id="8601" w:author="박윤수" w:date="2014-08-23T00:15:00Z"/>
          <w:lang w:eastAsia="ko-KR"/>
        </w:rPr>
        <w:pPrChange w:id="8602" w:author="박윤수" w:date="2014-08-23T00:18:00Z">
          <w:pPr>
            <w:spacing w:after="0"/>
          </w:pPr>
        </w:pPrChange>
      </w:pPr>
      <w:del w:id="8603" w:author="박윤수" w:date="2014-08-23T00:15:00Z">
        <w:r w:rsidDel="00C13530">
          <w:rPr>
            <w:lang w:eastAsia="ko-KR"/>
          </w:rPr>
          <w:delText>otherwise,</w:delText>
        </w:r>
      </w:del>
    </w:p>
    <w:p w:rsidR="00CF6B85" w:rsidRDefault="006A77DB">
      <w:pPr>
        <w:rPr>
          <w:del w:id="8604" w:author="박윤수" w:date="2014-08-23T00:15:00Z"/>
          <w:lang w:eastAsia="ko-KR"/>
        </w:rPr>
      </w:pPr>
      <w:del w:id="8605" w:author="박윤수" w:date="2014-08-23T00:15:00Z">
        <w:r w:rsidDel="00C13530">
          <w:rPr>
            <w:lang w:eastAsia="ko-KR"/>
          </w:rPr>
          <w:delText>... stop.</w:delText>
        </w:r>
      </w:del>
    </w:p>
    <w:p w:rsidR="00CF6B85" w:rsidRDefault="006A77DB">
      <w:pPr>
        <w:rPr>
          <w:del w:id="8606" w:author="박윤수" w:date="2014-08-23T00:15:00Z"/>
          <w:lang w:eastAsia="ko-KR"/>
        </w:rPr>
      </w:pPr>
      <w:del w:id="8607" w:author="박윤수" w:date="2014-08-23T00:15:00Z">
        <w:r w:rsidDel="00C13530">
          <w:rPr>
            <w:rFonts w:hint="eastAsia"/>
            <w:lang w:eastAsia="ko-KR"/>
          </w:rPr>
          <w:delText>이것이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앞에서처럼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표현한다는데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동의하실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8608" w:author="박윤수" w:date="2014-08-23T00:15:00Z"/>
          <w:lang w:eastAsia="ko-KR"/>
        </w:rPr>
        <w:pPrChange w:id="8609" w:author="박윤수" w:date="2014-08-23T00:18:00Z">
          <w:pPr>
            <w:spacing w:after="0"/>
          </w:pPr>
        </w:pPrChange>
      </w:pPr>
      <w:del w:id="8610" w:author="박윤수" w:date="2014-08-23T00:15:00Z">
        <w:r w:rsidRPr="00E80AEF">
          <w:rPr>
            <w:color w:val="0070C0"/>
            <w:lang w:eastAsia="ko-KR"/>
            <w:rPrChange w:id="8611" w:author="이은정" w:date="2014-08-22T15:10:00Z">
              <w:rPr>
                <w:color w:val="0000FF"/>
                <w:u w:val="single"/>
                <w:lang w:eastAsia="ko-KR"/>
              </w:rPr>
            </w:rPrChange>
          </w:rPr>
          <w:delText>while not</w:delText>
        </w:r>
        <w:r w:rsidR="006A77DB" w:rsidDel="00C13530">
          <w:rPr>
            <w:lang w:eastAsia="ko-KR"/>
          </w:rPr>
          <w:delText xml:space="preserve"> next_to_a_beeper():</w:delText>
        </w:r>
      </w:del>
    </w:p>
    <w:p w:rsidR="00CF6B85" w:rsidRDefault="006A77DB">
      <w:pPr>
        <w:rPr>
          <w:del w:id="8612" w:author="박윤수" w:date="2014-08-23T00:15:00Z"/>
          <w:lang w:eastAsia="ko-KR"/>
        </w:rPr>
      </w:pPr>
      <w:del w:id="8613" w:author="박윤수" w:date="2014-08-23T00:15:00Z">
        <w:r w:rsidDel="00C13530">
          <w:rPr>
            <w:lang w:eastAsia="ko-KR"/>
          </w:rPr>
          <w:delText xml:space="preserve">    move()</w:delText>
        </w:r>
      </w:del>
    </w:p>
    <w:p w:rsidR="00CF6B85" w:rsidRDefault="006A77DB">
      <w:pPr>
        <w:rPr>
          <w:del w:id="8614" w:author="박윤수" w:date="2014-08-23T00:15:00Z"/>
          <w:lang w:eastAsia="ko-KR"/>
        </w:rPr>
      </w:pPr>
      <w:del w:id="8615" w:author="박윤수" w:date="2014-08-23T00:15:00Z">
        <w:r w:rsidDel="00C13530">
          <w:rPr>
            <w:lang w:eastAsia="ko-KR"/>
          </w:rPr>
          <w:delText xml:space="preserve"> turn_off()</w:delText>
        </w:r>
      </w:del>
    </w:p>
    <w:p w:rsidR="00CF6B85" w:rsidRDefault="006A77DB">
      <w:pPr>
        <w:rPr>
          <w:del w:id="8616" w:author="박윤수" w:date="2014-08-23T00:15:00Z"/>
          <w:lang w:eastAsia="ko-KR"/>
        </w:rPr>
      </w:pPr>
      <w:del w:id="8617" w:author="박윤수" w:date="2014-08-23T00:15:00Z">
        <w:r w:rsidDel="00C13530">
          <w:rPr>
            <w:rFonts w:hint="eastAsia"/>
            <w:lang w:eastAsia="ko-KR"/>
          </w:rPr>
          <w:delText>반복을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Pr="006A77DB" w:rsidDel="00C13530">
          <w:rPr>
            <w:rFonts w:hint="eastAsia"/>
            <w:b/>
            <w:lang w:eastAsia="ko-KR"/>
          </w:rPr>
          <w:delText>시도해</w:delText>
        </w:r>
        <w:r w:rsidRPr="006A77DB" w:rsidDel="00C13530">
          <w:rPr>
            <w:rFonts w:hint="eastAsia"/>
            <w:b/>
            <w:lang w:eastAsia="ko-KR"/>
          </w:rPr>
          <w:delText xml:space="preserve"> </w:delText>
        </w:r>
        <w:r w:rsidRPr="006A77DB" w:rsidDel="00C13530">
          <w:rPr>
            <w:rFonts w:hint="eastAsia"/>
            <w:b/>
            <w:lang w:eastAsia="ko-KR"/>
          </w:rPr>
          <w:delText>보세요</w:delText>
        </w:r>
        <w:r w:rsidRPr="006A77DB" w:rsidDel="00C13530">
          <w:rPr>
            <w:rFonts w:hint="eastAsia"/>
            <w:b/>
            <w:lang w:eastAsia="ko-KR"/>
          </w:rPr>
          <w:delText>!</w:delText>
        </w:r>
      </w:del>
    </w:p>
    <w:p w:rsidR="00CF6B85" w:rsidRDefault="006A77DB">
      <w:pPr>
        <w:spacing w:before="240"/>
        <w:rPr>
          <w:del w:id="8618" w:author="박윤수" w:date="2014-08-23T00:15:00Z"/>
          <w:b/>
          <w:color w:val="4F6228" w:themeColor="accent3" w:themeShade="80"/>
          <w:lang w:eastAsia="ko-KR"/>
        </w:rPr>
      </w:pPr>
      <w:del w:id="8619" w:author="박윤수" w:date="2014-08-23T00:15:00Z"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여러분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RPr="00FB7442" w:rsidDel="00C13530">
          <w:rPr>
            <w:rFonts w:hint="eastAsia"/>
            <w:b/>
            <w:color w:val="4F6228" w:themeColor="accent3" w:themeShade="80"/>
            <w:lang w:eastAsia="ko-KR"/>
          </w:rPr>
          <w:delText>차례</w:delText>
        </w:r>
      </w:del>
      <w:ins w:id="8620" w:author="이은정" w:date="2014-08-22T16:26:00Z">
        <w:del w:id="8621" w:author="박윤수" w:date="2014-08-23T00:15:00Z"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여러분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 xml:space="preserve"> </w:delText>
          </w:r>
          <w:r w:rsidR="00B85D9B" w:rsidRPr="00B85D9B" w:rsidDel="00C13530">
            <w:rPr>
              <w:rFonts w:hint="eastAsia"/>
              <w:b/>
              <w:color w:val="00B050"/>
              <w:lang w:eastAsia="ko-KR"/>
            </w:rPr>
            <w:delText>차례</w:delText>
          </w:r>
        </w:del>
      </w:ins>
    </w:p>
    <w:p w:rsidR="00CF6B85" w:rsidRDefault="00E80AEF">
      <w:pPr>
        <w:rPr>
          <w:del w:id="8622" w:author="박윤수" w:date="2014-08-23T00:15:00Z"/>
          <w:lang w:eastAsia="ko-KR"/>
        </w:rPr>
      </w:pPr>
      <w:del w:id="8623" w:author="박윤수" w:date="2014-08-23T00:15:00Z">
        <w:r w:rsidRPr="00E80AEF">
          <w:rPr>
            <w:color w:val="0070C0"/>
            <w:lang w:eastAsia="ko-KR"/>
            <w:rPrChange w:id="8624" w:author="이은정" w:date="2014-08-22T15:10:00Z">
              <w:rPr>
                <w:color w:val="0000FF"/>
                <w:u w:val="single"/>
                <w:lang w:eastAsia="ko-KR"/>
              </w:rPr>
            </w:rPrChange>
          </w:rPr>
          <w:delText>while</w:delText>
        </w:r>
        <w:r w:rsidR="006A77DB" w:rsidDel="00C13530">
          <w:rPr>
            <w:rFonts w:hint="eastAsia"/>
            <w:lang w:eastAsia="ko-KR"/>
          </w:rPr>
          <w:delText>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Pr="00E80AEF">
          <w:rPr>
            <w:color w:val="0070C0"/>
            <w:lang w:eastAsia="ko-KR"/>
            <w:rPrChange w:id="8625" w:author="이은정" w:date="2014-08-22T15:10:00Z">
              <w:rPr>
                <w:color w:val="0000FF"/>
                <w:u w:val="single"/>
                <w:lang w:eastAsia="ko-KR"/>
              </w:rPr>
            </w:rPrChange>
          </w:rPr>
          <w:delText>no</w:delText>
        </w:r>
        <w:r w:rsidR="006A77DB" w:rsidDel="00C13530">
          <w:rPr>
            <w:rFonts w:hint="eastAsia"/>
            <w:lang w:eastAsia="ko-KR"/>
          </w:rPr>
          <w:delText xml:space="preserve">t </w:delText>
        </w:r>
        <w:r w:rsidR="006A77DB" w:rsidDel="00C13530">
          <w:rPr>
            <w:rFonts w:hint="eastAsia"/>
            <w:lang w:eastAsia="ko-KR"/>
          </w:rPr>
          <w:delText>키워드를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사용해서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장애물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넘기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프로그램을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다시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작성하세요</w:delText>
        </w:r>
        <w:r w:rsidR="006A77DB" w:rsidDel="00C13530">
          <w:rPr>
            <w:rFonts w:hint="eastAsia"/>
            <w:lang w:eastAsia="ko-KR"/>
          </w:rPr>
          <w:delText xml:space="preserve">. </w:delText>
        </w:r>
        <w:r w:rsidR="006A77DB" w:rsidDel="00C13530">
          <w:rPr>
            <w:rFonts w:hint="eastAsia"/>
            <w:lang w:eastAsia="ko-KR"/>
          </w:rPr>
          <w:delText>반복문의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임의의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숫자를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사용할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필요가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없습니다</w:delText>
        </w:r>
        <w:r w:rsidR="006A77DB" w:rsidDel="00C13530">
          <w:rPr>
            <w:rFonts w:hint="eastAsia"/>
            <w:lang w:eastAsia="ko-KR"/>
          </w:rPr>
          <w:delText xml:space="preserve">. </w:delText>
        </w:r>
        <w:r w:rsidR="006A77DB" w:rsidDel="00C13530">
          <w:rPr>
            <w:rFonts w:hint="eastAsia"/>
            <w:lang w:eastAsia="ko-KR"/>
          </w:rPr>
          <w:delText>다른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말로</w:delText>
        </w:r>
        <w:r w:rsidR="006A77DB" w:rsidDel="00C13530">
          <w:rPr>
            <w:rFonts w:hint="eastAsia"/>
            <w:lang w:eastAsia="ko-KR"/>
          </w:rPr>
          <w:delText xml:space="preserve">, </w:delText>
        </w:r>
        <w:r w:rsidR="006A77DB" w:rsidDel="00C13530">
          <w:rPr>
            <w:rFonts w:hint="eastAsia"/>
            <w:lang w:eastAsia="ko-KR"/>
          </w:rPr>
          <w:delText>프로그램의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핵심부분은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다음과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같을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것입니다</w:delText>
        </w:r>
        <w:r w:rsidR="006A77DB"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8626" w:author="박윤수" w:date="2014-08-23T00:15:00Z"/>
          <w:lang w:val="en-US" w:eastAsia="ko-KR"/>
        </w:rPr>
        <w:pPrChange w:id="8627" w:author="박윤수" w:date="2014-08-23T00:18:00Z">
          <w:pPr>
            <w:spacing w:after="0"/>
          </w:pPr>
        </w:pPrChange>
      </w:pPr>
      <w:del w:id="8628" w:author="박윤수" w:date="2014-08-23T00:15:00Z">
        <w:r w:rsidRPr="00E80AEF">
          <w:rPr>
            <w:color w:val="0070C0"/>
            <w:lang w:val="en-US" w:eastAsia="ko-KR"/>
            <w:rPrChange w:id="8629" w:author="이은정" w:date="2014-08-22T15:10:00Z">
              <w:rPr>
                <w:color w:val="0000FF"/>
                <w:u w:val="single"/>
                <w:lang w:val="en-US" w:eastAsia="ko-KR"/>
              </w:rPr>
            </w:rPrChange>
          </w:rPr>
          <w:delText>while not</w:delText>
        </w:r>
        <w:r w:rsidR="006A77DB" w:rsidRPr="006A77DB" w:rsidDel="00C13530">
          <w:rPr>
            <w:lang w:val="en-US" w:eastAsia="ko-KR"/>
          </w:rPr>
          <w:delText xml:space="preserve"> next_to_a_beeper():</w:delText>
        </w:r>
      </w:del>
    </w:p>
    <w:p w:rsidR="00CF6B85" w:rsidRDefault="006A77DB">
      <w:pPr>
        <w:rPr>
          <w:del w:id="8630" w:author="박윤수" w:date="2014-08-23T00:15:00Z"/>
          <w:lang w:val="en-US" w:eastAsia="ko-KR"/>
        </w:rPr>
      </w:pPr>
      <w:del w:id="8631" w:author="박윤수" w:date="2014-08-23T00:15:00Z">
        <w:r w:rsidRPr="006A77DB" w:rsidDel="00C13530">
          <w:rPr>
            <w:lang w:val="en-US" w:eastAsia="ko-KR"/>
          </w:rPr>
          <w:delText xml:space="preserve">    move_or_jump()</w:delText>
        </w:r>
      </w:del>
    </w:p>
    <w:p w:rsidR="00CF6B85" w:rsidRDefault="006A77DB">
      <w:pPr>
        <w:rPr>
          <w:del w:id="8632" w:author="박윤수" w:date="2014-08-23T00:15:00Z"/>
          <w:lang w:val="en-US" w:eastAsia="ko-KR"/>
        </w:rPr>
      </w:pPr>
      <w:del w:id="8633" w:author="박윤수" w:date="2014-08-23T00:15:00Z">
        <w:r w:rsidRPr="006A77DB" w:rsidDel="00C13530">
          <w:rPr>
            <w:lang w:val="en-US" w:eastAsia="ko-KR"/>
          </w:rPr>
          <w:delText xml:space="preserve"> turn_off()</w:delText>
        </w:r>
      </w:del>
    </w:p>
    <w:p w:rsidR="00CF6B85" w:rsidRDefault="006A77DB">
      <w:pPr>
        <w:rPr>
          <w:del w:id="8634" w:author="박윤수" w:date="2014-08-23T00:15:00Z"/>
          <w:lang w:val="en-US" w:eastAsia="ko-KR"/>
        </w:rPr>
      </w:pPr>
      <w:del w:id="8635" w:author="박윤수" w:date="2014-08-23T00:15:00Z">
        <w:r w:rsidDel="00C13530">
          <w:rPr>
            <w:rFonts w:hint="eastAsia"/>
            <w:lang w:val="en-US" w:eastAsia="ko-KR"/>
          </w:rPr>
          <w:delText>정상적으로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작동하는지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확인해보세요</w:delText>
        </w:r>
        <w:r w:rsidDel="00C13530">
          <w:rPr>
            <w:rFonts w:hint="eastAsia"/>
            <w:lang w:val="en-US" w:eastAsia="ko-KR"/>
          </w:rPr>
          <w:delText>!</w:delText>
        </w:r>
      </w:del>
    </w:p>
    <w:p w:rsidR="00000000" w:rsidRDefault="00A61A07">
      <w:pPr>
        <w:ind w:left="0"/>
        <w:rPr>
          <w:del w:id="8636" w:author="박윤수" w:date="2014-08-23T00:15:00Z"/>
          <w:b/>
          <w:color w:val="4F6228" w:themeColor="accent3" w:themeShade="80"/>
          <w:lang w:eastAsia="ko-KR"/>
        </w:rPr>
        <w:pPrChange w:id="8637" w:author="박윤수" w:date="2014-08-23T00:18:00Z">
          <w:pPr>
            <w:spacing w:after="0"/>
            <w:ind w:left="0"/>
          </w:pPr>
        </w:pPrChange>
      </w:pPr>
      <w:del w:id="8638" w:author="박윤수" w:date="2014-08-23T00:15:00Z">
        <w:r w:rsidDel="00C13530">
          <w:rPr>
            <w:b/>
            <w:color w:val="4F6228" w:themeColor="accent3" w:themeShade="80"/>
            <w:lang w:eastAsia="ko-KR"/>
          </w:rPr>
          <w:br w:type="page"/>
        </w:r>
      </w:del>
    </w:p>
    <w:p w:rsidR="00CF6B85" w:rsidRDefault="006A77DB">
      <w:pPr>
        <w:spacing w:before="240"/>
        <w:rPr>
          <w:del w:id="8639" w:author="박윤수" w:date="2014-08-23T00:15:00Z"/>
          <w:b/>
          <w:color w:val="4F6228" w:themeColor="accent3" w:themeShade="80"/>
          <w:lang w:eastAsia="ko-KR"/>
        </w:rPr>
      </w:pPr>
      <w:del w:id="8640" w:author="박윤수" w:date="2014-08-23T00:15:00Z">
        <w:r w:rsidDel="00C13530">
          <w:rPr>
            <w:rFonts w:hint="eastAsia"/>
            <w:b/>
            <w:color w:val="4F6228" w:themeColor="accent3" w:themeShade="80"/>
            <w:lang w:eastAsia="ko-KR"/>
          </w:rPr>
          <w:delText>김을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매고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씨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뿌리는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 xml:space="preserve"> </w:delText>
        </w:r>
        <w:r w:rsidDel="00C13530">
          <w:rPr>
            <w:rFonts w:hint="eastAsia"/>
            <w:b/>
            <w:color w:val="4F6228" w:themeColor="accent3" w:themeShade="80"/>
            <w:lang w:eastAsia="ko-KR"/>
          </w:rPr>
          <w:delText>시기</w:delText>
        </w:r>
      </w:del>
    </w:p>
    <w:p w:rsidR="00CF6B85" w:rsidRDefault="006A77DB">
      <w:pPr>
        <w:rPr>
          <w:del w:id="8641" w:author="박윤수" w:date="2014-08-23T00:15:00Z"/>
          <w:lang w:eastAsia="ko-KR"/>
        </w:rPr>
      </w:pPr>
      <w:del w:id="8642" w:author="박윤수" w:date="2014-08-23T00:15:00Z"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돌아왔습니다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8643" w:author="이은정" w:date="2014-08-22T10:41:00Z">
        <w:del w:id="864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8645" w:author="박윤수" w:date="2014-08-23T00:15:00Z"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아버지는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정원에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씨를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뿌렸습니다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지난번과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마찬가지로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씨가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발아한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전혀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씨가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발아하지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곳도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전형적인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 (</w:delText>
        </w:r>
      </w:del>
      <w:ins w:id="8646" w:author="이은정" w:date="2014-08-22T15:11:00Z">
        <w:del w:id="8647" w:author="박윤수" w:date="2014-08-23T00:15:00Z">
          <w:r w:rsidR="00766DAB" w:rsidDel="00C13530">
            <w:rPr>
              <w:rFonts w:hint="eastAsia"/>
              <w:lang w:eastAsia="ko-KR"/>
            </w:rPr>
            <w:delText>월드</w:delText>
          </w:r>
        </w:del>
      </w:ins>
      <w:del w:id="8648" w:author="박윤수" w:date="2014-08-23T00:15:00Z">
        <w:r w:rsidDel="00C13530">
          <w:rPr>
            <w:rFonts w:hint="eastAsia"/>
            <w:lang w:eastAsia="ko-KR"/>
          </w:rPr>
          <w:delText>파일</w:delText>
        </w:r>
        <w:r w:rsidDel="00C13530">
          <w:rPr>
            <w:rFonts w:hint="eastAsia"/>
            <w:lang w:eastAsia="ko-KR"/>
          </w:rPr>
          <w:delText xml:space="preserve">: </w:delText>
        </w:r>
        <w:r w:rsidRPr="00217B90" w:rsidDel="00C13530">
          <w:rPr>
            <w:lang w:eastAsia="ko-KR"/>
          </w:rPr>
          <w:delText>harvest4.</w:delText>
        </w:r>
        <w:r w:rsidDel="00C13530">
          <w:rPr>
            <w:rFonts w:hint="eastAsia"/>
            <w:lang w:eastAsia="ko-KR"/>
          </w:rPr>
          <w:delText>wld)</w:delText>
        </w:r>
      </w:del>
    </w:p>
    <w:p w:rsidR="00CF6B85" w:rsidRDefault="00AF7365">
      <w:pPr>
        <w:rPr>
          <w:del w:id="8649" w:author="박윤수" w:date="2014-08-23T00:15:00Z"/>
          <w:lang w:eastAsia="ko-KR"/>
        </w:rPr>
      </w:pPr>
      <w:del w:id="8650" w:author="박윤수" w:date="2014-08-23T00:15:00Z">
        <w:r>
          <w:rPr>
            <w:noProof/>
            <w:lang w:val="en-US" w:eastAsia="ko-KR"/>
            <w:rPrChange w:id="865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71775" cy="2762250"/>
              <wp:effectExtent l="19050" t="0" r="9525" b="0"/>
              <wp:docPr id="278" name="그림 277" descr="harvest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rvest4.png"/>
                      <pic:cNvPicPr/>
                    </pic:nvPicPr>
                    <pic:blipFill>
                      <a:blip r:embed="rId10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276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8652" w:author="박윤수" w:date="2014-08-23T00:15:00Z"/>
          <w:lang w:eastAsia="ko-KR"/>
        </w:rPr>
      </w:pPr>
      <w:del w:id="8653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8654" w:author="이은정" w:date="2014-08-22T10:41:00Z">
        <w:del w:id="865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656" w:author="박윤수" w:date="2014-08-23T00:15:00Z"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정원에서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김을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매는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것을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도와주세요</w:delText>
        </w:r>
        <w:r w:rsidR="006A77DB" w:rsidDel="00C13530">
          <w:rPr>
            <w:rFonts w:hint="eastAsia"/>
            <w:lang w:eastAsia="ko-KR"/>
          </w:rPr>
          <w:delText xml:space="preserve">. </w:delText>
        </w:r>
        <w:r w:rsidR="006A77DB" w:rsidDel="00C13530">
          <w:rPr>
            <w:rFonts w:hint="eastAsia"/>
            <w:lang w:eastAsia="ko-KR"/>
          </w:rPr>
          <w:delText>두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개의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당근</w:delText>
        </w:r>
        <w:r w:rsidR="006A77DB" w:rsidDel="00C13530">
          <w:rPr>
            <w:rFonts w:hint="eastAsia"/>
            <w:lang w:eastAsia="ko-KR"/>
          </w:rPr>
          <w:delText>(</w:delText>
        </w:r>
        <w:r w:rsidR="006A77DB" w:rsidDel="00C13530">
          <w:rPr>
            <w:rFonts w:hint="eastAsia"/>
            <w:lang w:eastAsia="ko-KR"/>
          </w:rPr>
          <w:delText>비퍼</w:delText>
        </w:r>
        <w:r w:rsidR="006A77DB" w:rsidDel="00C13530">
          <w:rPr>
            <w:rFonts w:hint="eastAsia"/>
            <w:lang w:eastAsia="ko-KR"/>
          </w:rPr>
          <w:delText>)</w:delText>
        </w:r>
        <w:r w:rsidR="006A77DB" w:rsidDel="00C13530">
          <w:rPr>
            <w:rFonts w:hint="eastAsia"/>
            <w:lang w:eastAsia="ko-KR"/>
          </w:rPr>
          <w:delText>이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있는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곳이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있거나</w:delText>
        </w:r>
        <w:r w:rsidR="006A77DB" w:rsidDel="00C13530">
          <w:rPr>
            <w:rFonts w:hint="eastAsia"/>
            <w:lang w:eastAsia="ko-KR"/>
          </w:rPr>
          <w:delText xml:space="preserve">, </w:delText>
        </w:r>
        <w:r w:rsidR="006A77DB" w:rsidDel="00C13530">
          <w:rPr>
            <w:rFonts w:hint="eastAsia"/>
            <w:lang w:eastAsia="ko-KR"/>
          </w:rPr>
          <w:delText>당근이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하나도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없는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곳이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있으면</w:delText>
        </w:r>
        <w:r w:rsidR="006A77DB" w:rsidDel="00C13530">
          <w:rPr>
            <w:rFonts w:hint="eastAsia"/>
            <w:lang w:eastAsia="ko-KR"/>
          </w:rPr>
          <w:delText xml:space="preserve"> </w:delText>
        </w:r>
        <w:r w:rsidR="006A77DB" w:rsidDel="00C13530">
          <w:rPr>
            <w:rFonts w:hint="eastAsia"/>
            <w:lang w:eastAsia="ko-KR"/>
          </w:rPr>
          <w:delText>안됩니다</w:delText>
        </w:r>
        <w:r w:rsidR="006A77DB" w:rsidDel="00C13530">
          <w:rPr>
            <w:rFonts w:hint="eastAsia"/>
            <w:lang w:eastAsia="ko-KR"/>
          </w:rPr>
          <w:delText>.</w:delText>
        </w:r>
      </w:del>
    </w:p>
    <w:p w:rsidR="00CF6B85" w:rsidRDefault="006A77DB">
      <w:pPr>
        <w:rPr>
          <w:del w:id="8657" w:author="박윤수" w:date="2014-08-23T00:15:00Z"/>
          <w:lang w:eastAsia="ko-KR"/>
        </w:rPr>
      </w:pPr>
      <w:del w:id="8658" w:author="박윤수" w:date="2014-08-23T00:15:00Z"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while </w:delText>
        </w:r>
        <w:r w:rsidDel="00C13530">
          <w:rPr>
            <w:rFonts w:hint="eastAsia"/>
            <w:lang w:eastAsia="ko-KR"/>
          </w:rPr>
          <w:delText>키워드를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일부가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제안으로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8659" w:author="박윤수" w:date="2014-08-23T00:15:00Z"/>
          <w:color w:val="00B050"/>
          <w:lang w:val="en-US" w:eastAsia="ko-KR"/>
          <w:rPrChange w:id="8660" w:author="이은정" w:date="2014-08-22T16:21:00Z">
            <w:rPr>
              <w:del w:id="8661" w:author="박윤수" w:date="2014-08-23T00:15:00Z"/>
              <w:lang w:val="en-US" w:eastAsia="ko-KR"/>
            </w:rPr>
          </w:rPrChange>
        </w:rPr>
        <w:pPrChange w:id="8662" w:author="박윤수" w:date="2014-08-23T00:18:00Z">
          <w:pPr>
            <w:spacing w:after="0"/>
          </w:pPr>
        </w:pPrChange>
      </w:pPr>
      <w:del w:id="8663" w:author="박윤수" w:date="2014-08-23T00:15:00Z">
        <w:r w:rsidRPr="00E80AEF">
          <w:rPr>
            <w:color w:val="00B050"/>
            <w:lang w:val="en-US" w:eastAsia="ko-KR"/>
            <w:rPrChange w:id="8664" w:author="이은정" w:date="2014-08-22T16:2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8665" w:author="이은정" w:date="2014-08-22T16:2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문제에</w:delText>
        </w:r>
        <w:r w:rsidRPr="00E80AEF">
          <w:rPr>
            <w:color w:val="00B050"/>
            <w:lang w:val="en-US" w:eastAsia="ko-KR"/>
            <w:rPrChange w:id="8666" w:author="이은정" w:date="2014-08-22T16:2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667" w:author="이은정" w:date="2014-08-22T16:2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관련</w:delText>
        </w:r>
        <w:r w:rsidRPr="00E80AEF">
          <w:rPr>
            <w:color w:val="00B050"/>
            <w:lang w:val="en-US" w:eastAsia="ko-KR"/>
            <w:rPrChange w:id="8668" w:author="이은정" w:date="2014-08-22T16:2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669" w:author="이은정" w:date="2014-08-22T16:2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어휘를</w:delText>
        </w:r>
        <w:r w:rsidRPr="00E80AEF">
          <w:rPr>
            <w:color w:val="00B050"/>
            <w:lang w:val="en-US" w:eastAsia="ko-KR"/>
            <w:rPrChange w:id="8670" w:author="이은정" w:date="2014-08-22T16:2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8671" w:author="이은정" w:date="2014-08-22T16:2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연결시키기</w:delText>
        </w:r>
      </w:del>
    </w:p>
    <w:p w:rsidR="00000000" w:rsidRDefault="006A77DB">
      <w:pPr>
        <w:rPr>
          <w:del w:id="8672" w:author="박윤수" w:date="2014-08-23T00:15:00Z"/>
          <w:lang w:val="en-US" w:eastAsia="ko-KR"/>
        </w:rPr>
        <w:pPrChange w:id="8673" w:author="박윤수" w:date="2014-08-23T00:18:00Z">
          <w:pPr>
            <w:spacing w:after="0"/>
          </w:pPr>
        </w:pPrChange>
      </w:pPr>
      <w:del w:id="8674" w:author="박윤수" w:date="2014-08-23T00:15:00Z">
        <w:r w:rsidRPr="006A77DB" w:rsidDel="00C13530">
          <w:rPr>
            <w:lang w:val="en-US" w:eastAsia="ko-KR"/>
          </w:rPr>
          <w:delText>next_to_a_carrot = next_to_a_beeper</w:delText>
        </w:r>
      </w:del>
    </w:p>
    <w:p w:rsidR="00000000" w:rsidRDefault="006A77DB">
      <w:pPr>
        <w:rPr>
          <w:del w:id="8675" w:author="박윤수" w:date="2014-08-23T00:15:00Z"/>
          <w:lang w:val="en-US" w:eastAsia="ko-KR"/>
        </w:rPr>
        <w:pPrChange w:id="8676" w:author="박윤수" w:date="2014-08-23T00:18:00Z">
          <w:pPr>
            <w:spacing w:after="0"/>
          </w:pPr>
        </w:pPrChange>
      </w:pPr>
      <w:del w:id="8677" w:author="박윤수" w:date="2014-08-23T00:15:00Z">
        <w:r w:rsidRPr="006A77DB" w:rsidDel="00C13530">
          <w:rPr>
            <w:lang w:val="en-US" w:eastAsia="ko-KR"/>
          </w:rPr>
          <w:delText>plant_carrot = put_beeper</w:delText>
        </w:r>
      </w:del>
    </w:p>
    <w:p w:rsidR="00CF6B85" w:rsidRDefault="006A77DB">
      <w:pPr>
        <w:rPr>
          <w:del w:id="8678" w:author="박윤수" w:date="2014-08-23T00:15:00Z"/>
          <w:lang w:val="en-US" w:eastAsia="ko-KR"/>
        </w:rPr>
      </w:pPr>
      <w:del w:id="8679" w:author="박윤수" w:date="2014-08-23T00:15:00Z">
        <w:r w:rsidRPr="006A77DB" w:rsidDel="00C13530">
          <w:rPr>
            <w:lang w:val="en-US" w:eastAsia="ko-KR"/>
          </w:rPr>
          <w:delText>pick_carrot = pick_beeper</w:delText>
        </w:r>
      </w:del>
    </w:p>
    <w:p w:rsidR="00000000" w:rsidRDefault="006A77DB">
      <w:pPr>
        <w:rPr>
          <w:del w:id="8680" w:author="박윤수" w:date="2014-08-23T00:15:00Z"/>
          <w:lang w:val="en-US" w:eastAsia="ko-KR"/>
        </w:rPr>
        <w:pPrChange w:id="8681" w:author="박윤수" w:date="2014-08-23T00:18:00Z">
          <w:pPr>
            <w:spacing w:after="0"/>
          </w:pPr>
        </w:pPrChange>
      </w:pPr>
      <w:del w:id="8682" w:author="박윤수" w:date="2014-08-23T00:15:00Z">
        <w:r w:rsidRPr="006A77DB" w:rsidDel="00C13530">
          <w:rPr>
            <w:lang w:val="en-US" w:eastAsia="ko-KR"/>
          </w:rPr>
          <w:delText>def</w:delText>
        </w:r>
      </w:del>
      <w:ins w:id="8683" w:author="이은정" w:date="2014-08-22T14:42:00Z">
        <w:del w:id="8684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685" w:author="박윤수" w:date="2014-08-23T00:15:00Z">
        <w:r w:rsidRPr="006A77DB" w:rsidDel="00C13530">
          <w:rPr>
            <w:lang w:val="en-US" w:eastAsia="ko-KR"/>
          </w:rPr>
          <w:delText xml:space="preserve"> one_carrot_only():</w:delText>
        </w:r>
      </w:del>
    </w:p>
    <w:p w:rsidR="00000000" w:rsidRDefault="006A77DB">
      <w:pPr>
        <w:rPr>
          <w:del w:id="8686" w:author="박윤수" w:date="2014-08-23T00:15:00Z"/>
          <w:lang w:val="en-US" w:eastAsia="ko-KR"/>
        </w:rPr>
        <w:pPrChange w:id="8687" w:author="박윤수" w:date="2014-08-23T00:18:00Z">
          <w:pPr>
            <w:spacing w:after="0"/>
          </w:pPr>
        </w:pPrChange>
      </w:pPr>
      <w:del w:id="8688" w:author="박윤수" w:date="2014-08-23T00:15:00Z">
        <w:r w:rsidRPr="006A77DB" w:rsidDel="00C13530">
          <w:rPr>
            <w:lang w:val="en-US" w:eastAsia="ko-KR"/>
          </w:rPr>
          <w:delText xml:space="preserve">    </w:delText>
        </w:r>
        <w:r w:rsidR="00E80AEF" w:rsidRPr="00E80AEF">
          <w:rPr>
            <w:color w:val="0070C0"/>
            <w:lang w:val="en-US" w:eastAsia="ko-KR"/>
            <w:rPrChange w:id="8689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>while</w:delText>
        </w:r>
        <w:r w:rsidRPr="006A77DB" w:rsidDel="00C13530">
          <w:rPr>
            <w:lang w:val="en-US" w:eastAsia="ko-KR"/>
          </w:rPr>
          <w:delText xml:space="preserve"> next_to_a_carrot():</w:delText>
        </w:r>
      </w:del>
    </w:p>
    <w:p w:rsidR="00CF6B85" w:rsidRDefault="006A77DB">
      <w:pPr>
        <w:rPr>
          <w:del w:id="8690" w:author="박윤수" w:date="2014-08-23T00:15:00Z"/>
          <w:lang w:val="en-US" w:eastAsia="ko-KR"/>
        </w:rPr>
      </w:pPr>
      <w:del w:id="8691" w:author="박윤수" w:date="2014-08-23T00:15:00Z">
        <w:r w:rsidRPr="006A77DB" w:rsidDel="00C13530">
          <w:rPr>
            <w:lang w:val="en-US" w:eastAsia="ko-KR"/>
          </w:rPr>
          <w:delText xml:space="preserve">        pick_carrot()      </w:delText>
        </w:r>
        <w:r w:rsidR="00E80AEF" w:rsidRPr="00E80AEF">
          <w:rPr>
            <w:color w:val="00B050"/>
            <w:lang w:val="en-US" w:eastAsia="ko-KR"/>
            <w:rPrChange w:id="8692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8693" w:author="이은정" w:date="2014-08-22T15:1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모두를</w:delText>
        </w:r>
        <w:r w:rsidR="00E80AEF" w:rsidRPr="00E80AEF">
          <w:rPr>
            <w:color w:val="00B050"/>
            <w:lang w:val="en-US" w:eastAsia="ko-KR"/>
            <w:rPrChange w:id="8694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695" w:author="이은정" w:date="2014-08-22T15:1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뽑아냅니다</w:delText>
        </w:r>
        <w:r w:rsidR="00E80AEF" w:rsidRPr="00E80AEF">
          <w:rPr>
            <w:color w:val="00B050"/>
            <w:lang w:val="en-US" w:eastAsia="ko-KR"/>
            <w:rPrChange w:id="8696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>.</w:delText>
        </w:r>
      </w:del>
    </w:p>
    <w:p w:rsidR="00CF6B85" w:rsidRDefault="006A77DB">
      <w:pPr>
        <w:rPr>
          <w:del w:id="8697" w:author="박윤수" w:date="2014-08-23T00:15:00Z"/>
          <w:lang w:val="en-US" w:eastAsia="ko-KR"/>
        </w:rPr>
      </w:pPr>
      <w:del w:id="8698" w:author="박윤수" w:date="2014-08-23T00:15:00Z">
        <w:r w:rsidRPr="006A77DB" w:rsidDel="00C13530">
          <w:rPr>
            <w:lang w:val="en-US" w:eastAsia="ko-KR"/>
          </w:rPr>
          <w:delText xml:space="preserve">    plant_carrot()         </w:delText>
        </w:r>
        <w:r w:rsidR="00E80AEF" w:rsidRPr="00E80AEF">
          <w:rPr>
            <w:color w:val="00B050"/>
            <w:lang w:val="en-US" w:eastAsia="ko-KR"/>
            <w:rPrChange w:id="8699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8700" w:author="이은정" w:date="2014-08-22T15:1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하나만</w:delText>
        </w:r>
        <w:r w:rsidR="00E80AEF" w:rsidRPr="00E80AEF">
          <w:rPr>
            <w:color w:val="00B050"/>
            <w:lang w:val="en-US" w:eastAsia="ko-KR"/>
            <w:rPrChange w:id="8701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702" w:author="이은정" w:date="2014-08-22T15:1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다시</w:delText>
        </w:r>
        <w:r w:rsidR="00E80AEF" w:rsidRPr="00E80AEF">
          <w:rPr>
            <w:color w:val="00B050"/>
            <w:lang w:val="en-US" w:eastAsia="ko-KR"/>
            <w:rPrChange w:id="8703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8704" w:author="이은정" w:date="2014-08-22T15:11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파종합니다</w:delText>
        </w:r>
        <w:r w:rsidR="00E80AEF" w:rsidRPr="00E80AEF">
          <w:rPr>
            <w:color w:val="00B050"/>
            <w:lang w:val="en-US" w:eastAsia="ko-KR"/>
            <w:rPrChange w:id="8705" w:author="이은정" w:date="2014-08-22T15:11:00Z">
              <w:rPr>
                <w:color w:val="0000FF"/>
                <w:u w:val="single"/>
                <w:lang w:val="en-US" w:eastAsia="ko-KR"/>
              </w:rPr>
            </w:rPrChange>
          </w:rPr>
          <w:delText>.</w:delText>
        </w:r>
      </w:del>
    </w:p>
    <w:p w:rsidR="00CF6B85" w:rsidRDefault="006A77DB">
      <w:pPr>
        <w:rPr>
          <w:del w:id="8706" w:author="박윤수" w:date="2014-08-23T00:15:00Z"/>
          <w:lang w:eastAsia="ko-KR"/>
        </w:rPr>
      </w:pPr>
      <w:del w:id="8707" w:author="박윤수" w:date="2014-08-23T00:15:00Z"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일부분은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약간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짧습니다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3057F0" w:rsidDel="00C13530">
          <w:rPr>
            <w:rFonts w:hint="eastAsia"/>
            <w:lang w:eastAsia="ko-KR"/>
          </w:rPr>
          <w:delText>(6</w:delText>
        </w:r>
        <w:r w:rsidR="003057F0" w:rsidDel="00C13530">
          <w:rPr>
            <w:rFonts w:hint="eastAsia"/>
            <w:lang w:eastAsia="ko-KR"/>
          </w:rPr>
          <w:delText>줄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대신에</w:delText>
        </w:r>
        <w:r w:rsidR="003057F0" w:rsidDel="00C13530">
          <w:rPr>
            <w:rFonts w:hint="eastAsia"/>
            <w:lang w:eastAsia="ko-KR"/>
          </w:rPr>
          <w:delText xml:space="preserve"> def </w:delText>
        </w:r>
        <w:r w:rsidR="003057F0" w:rsidDel="00C13530">
          <w:rPr>
            <w:rFonts w:hint="eastAsia"/>
            <w:lang w:eastAsia="ko-KR"/>
          </w:rPr>
          <w:delText>함수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정의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명령문에</w:delText>
        </w:r>
        <w:r w:rsidR="003057F0" w:rsidDel="00C13530">
          <w:rPr>
            <w:rFonts w:hint="eastAsia"/>
            <w:lang w:eastAsia="ko-KR"/>
          </w:rPr>
          <w:delText xml:space="preserve"> 3</w:delText>
        </w:r>
        <w:r w:rsidR="003057F0" w:rsidDel="00C13530">
          <w:rPr>
            <w:rFonts w:hint="eastAsia"/>
            <w:lang w:eastAsia="ko-KR"/>
          </w:rPr>
          <w:delText>줄이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있습니다</w:delText>
        </w:r>
        <w:r w:rsidR="003057F0" w:rsidDel="00C13530">
          <w:rPr>
            <w:rFonts w:hint="eastAsia"/>
            <w:lang w:eastAsia="ko-KR"/>
          </w:rPr>
          <w:delText xml:space="preserve">.) </w:delText>
        </w:r>
        <w:r w:rsidR="003057F0" w:rsidDel="00C13530">
          <w:rPr>
            <w:rFonts w:hint="eastAsia"/>
            <w:lang w:eastAsia="ko-KR"/>
          </w:rPr>
          <w:delText>더욱이</w:delText>
        </w:r>
        <w:r w:rsidR="003057F0" w:rsidDel="00C13530">
          <w:rPr>
            <w:rFonts w:hint="eastAsia"/>
            <w:lang w:eastAsia="ko-KR"/>
          </w:rPr>
          <w:delText xml:space="preserve">, </w:delText>
        </w:r>
        <w:r w:rsidR="003057F0" w:rsidDel="00C13530">
          <w:rPr>
            <w:rFonts w:hint="eastAsia"/>
            <w:lang w:eastAsia="ko-KR"/>
          </w:rPr>
          <w:delText>한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장소에</w:delText>
        </w:r>
        <w:r w:rsidR="003057F0" w:rsidDel="00C13530">
          <w:rPr>
            <w:rFonts w:hint="eastAsia"/>
            <w:lang w:eastAsia="ko-KR"/>
          </w:rPr>
          <w:delText xml:space="preserve"> 2</w:delText>
        </w:r>
        <w:r w:rsidR="003057F0" w:rsidDel="00C13530">
          <w:rPr>
            <w:rFonts w:hint="eastAsia"/>
            <w:lang w:eastAsia="ko-KR"/>
          </w:rPr>
          <w:delText>개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이상의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씨앗이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발아한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경우에도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이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프로그램은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작동이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됩니다</w:delText>
        </w:r>
        <w:r w:rsidR="003057F0" w:rsidDel="00C13530">
          <w:rPr>
            <w:rFonts w:hint="eastAsia"/>
            <w:lang w:eastAsia="ko-KR"/>
          </w:rPr>
          <w:delText xml:space="preserve">. </w:delText>
        </w:r>
        <w:r w:rsidR="003057F0" w:rsidDel="00C13530">
          <w:rPr>
            <w:rFonts w:hint="eastAsia"/>
            <w:lang w:eastAsia="ko-KR"/>
          </w:rPr>
          <w:delText>시도해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보세요</w:delText>
        </w:r>
        <w:r w:rsidR="003057F0" w:rsidDel="00C13530">
          <w:rPr>
            <w:rFonts w:hint="eastAsia"/>
            <w:lang w:eastAsia="ko-KR"/>
          </w:rPr>
          <w:delText xml:space="preserve">~ </w:delText>
        </w:r>
      </w:del>
    </w:p>
    <w:p w:rsidR="00CF6B85" w:rsidRDefault="003057F0">
      <w:pPr>
        <w:rPr>
          <w:del w:id="8708" w:author="박윤수" w:date="2014-08-23T00:15:00Z"/>
          <w:lang w:val="en-US" w:eastAsia="ko-KR"/>
        </w:rPr>
      </w:pPr>
      <w:del w:id="8709" w:author="박윤수" w:date="2014-08-23T00:15:00Z">
        <w:r w:rsidDel="00C13530">
          <w:rPr>
            <w:rFonts w:hint="eastAsia"/>
            <w:lang w:val="en-US" w:eastAsia="ko-KR"/>
          </w:rPr>
          <w:delText>현실에서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씨앗을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제거하고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당장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심는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좋은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아닙니다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jc w:val="center"/>
        <w:rPr>
          <w:del w:id="8710" w:author="박윤수" w:date="2014-08-23T00:15:00Z"/>
          <w:lang w:val="en-US" w:eastAsia="ko-KR"/>
        </w:rPr>
      </w:pPr>
      <w:del w:id="8711" w:author="박윤수" w:date="2014-08-23T00:15:00Z">
        <w:r>
          <w:rPr>
            <w:noProof/>
            <w:lang w:val="en-US" w:eastAsia="ko-KR"/>
            <w:rPrChange w:id="871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5575" cy="155575"/>
              <wp:effectExtent l="19050" t="0" r="0" b="0"/>
              <wp:docPr id="27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575" cy="155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3057F0" w:rsidRP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참이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아닙니까</w:delText>
        </w:r>
        <w:r w:rsidR="003057F0" w:rsidDel="00C13530">
          <w:rPr>
            <w:rFonts w:hint="eastAsia"/>
            <w:lang w:eastAsia="ko-KR"/>
          </w:rPr>
          <w:delText>? -</w:delText>
        </w:r>
        <w:r>
          <w:rPr>
            <w:noProof/>
            <w:lang w:val="en-US" w:eastAsia="ko-KR"/>
            <w:rPrChange w:id="871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8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3057F0" w:rsidDel="00C13530">
          <w:rPr>
            <w:rFonts w:hint="eastAsia"/>
            <w:lang w:eastAsia="ko-KR"/>
          </w:rPr>
          <w:delText xml:space="preserve">- </w:delText>
        </w:r>
        <w:r w:rsidR="003057F0" w:rsidDel="00C13530">
          <w:rPr>
            <w:rFonts w:hint="eastAsia"/>
            <w:lang w:eastAsia="ko-KR"/>
          </w:rPr>
          <w:delText>놀라운</w:delText>
        </w:r>
        <w:r w:rsidR="003057F0" w:rsidDel="00C13530">
          <w:rPr>
            <w:rFonts w:hint="eastAsia"/>
            <w:lang w:eastAsia="ko-KR"/>
          </w:rPr>
          <w:delText xml:space="preserve"> Part </w:delText>
        </w:r>
        <w:r w:rsidR="006B2E94" w:rsidDel="00C13530">
          <w:rPr>
            <w:rFonts w:hint="eastAsia"/>
            <w:lang w:eastAsia="ko-KR"/>
          </w:rPr>
          <w:delText>1</w:delText>
        </w:r>
        <w:r w:rsidR="003057F0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87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83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8715" w:author="박윤수" w:date="2014-08-23T00:15:00Z"/>
          <w:lang w:val="en-US" w:eastAsia="ko-KR"/>
        </w:rPr>
      </w:pPr>
    </w:p>
    <w:p w:rsidR="00CF6B85" w:rsidRDefault="00E80AEF">
      <w:pPr>
        <w:pStyle w:val="HiddenfromContents"/>
        <w:pageBreakBefore/>
        <w:rPr>
          <w:del w:id="8716" w:author="박윤수" w:date="2014-08-23T00:15:00Z"/>
          <w:color w:val="0070C0"/>
          <w:lang w:eastAsia="ko-KR"/>
          <w:rPrChange w:id="8717" w:author="이은정" w:date="2014-08-22T16:41:00Z">
            <w:rPr>
              <w:del w:id="8718" w:author="박윤수" w:date="2014-08-23T00:15:00Z"/>
              <w:lang w:eastAsia="ko-KR"/>
            </w:rPr>
          </w:rPrChange>
        </w:rPr>
      </w:pPr>
      <w:del w:id="8719" w:author="박윤수" w:date="2014-08-23T00:15:00Z">
        <w:r w:rsidRPr="00E80AEF">
          <w:rPr>
            <w:rFonts w:hint="eastAsia"/>
            <w:color w:val="0070C0"/>
            <w:lang w:eastAsia="ko-KR"/>
            <w:rPrChange w:id="8720" w:author="이은정" w:date="2014-08-22T16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color w:val="0070C0"/>
            <w:lang w:eastAsia="ko-KR"/>
            <w:rPrChange w:id="8721" w:author="이은정" w:date="2014-08-22T16:41:00Z">
              <w:rPr>
                <w:color w:val="0000FF"/>
                <w:u w:val="single"/>
                <w:lang w:eastAsia="ko-KR"/>
              </w:rPr>
            </w:rPrChange>
          </w:rPr>
          <w:delText xml:space="preserve"> Part 1</w:delText>
        </w:r>
      </w:del>
    </w:p>
    <w:p w:rsidR="00CF6B85" w:rsidRDefault="003E6B66">
      <w:pPr>
        <w:rPr>
          <w:del w:id="8722" w:author="박윤수" w:date="2014-08-23T00:15:00Z"/>
          <w:lang w:eastAsia="ko-KR"/>
        </w:rPr>
      </w:pPr>
      <w:del w:id="8723" w:author="박윤수" w:date="2014-08-23T00:15:00Z">
        <w:r w:rsidDel="00C13530">
          <w:rPr>
            <w:rFonts w:hint="eastAsia"/>
            <w:lang w:eastAsia="ko-KR"/>
          </w:rPr>
          <w:delText>여기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부분</w:delText>
        </w:r>
        <w:r w:rsidR="003057F0" w:rsidDel="00C13530">
          <w:rPr>
            <w:rFonts w:hint="eastAsia"/>
            <w:lang w:eastAsia="ko-KR"/>
          </w:rPr>
          <w:delText xml:space="preserve">(Multi-part) </w:delText>
        </w:r>
        <w:r w:rsidR="003057F0" w:rsidDel="00C13530">
          <w:rPr>
            <w:rFonts w:hint="eastAsia"/>
            <w:lang w:eastAsia="ko-KR"/>
          </w:rPr>
          <w:delText>수업에서</w:delText>
        </w:r>
        <w:r w:rsidDel="00C13530">
          <w:rPr>
            <w:rFonts w:hint="eastAsia"/>
            <w:lang w:eastAsia="ko-KR"/>
          </w:rPr>
          <w:delText>는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증가하는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복잡성을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가진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문제를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해결하는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완벽한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프로그램을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작성할</w:delText>
        </w:r>
        <w:r w:rsidR="003057F0" w:rsidDel="00C13530">
          <w:rPr>
            <w:rFonts w:hint="eastAsia"/>
            <w:lang w:eastAsia="ko-KR"/>
          </w:rPr>
          <w:delText xml:space="preserve"> </w:delText>
        </w:r>
        <w:r w:rsidR="003057F0" w:rsidDel="00C13530">
          <w:rPr>
            <w:rFonts w:hint="eastAsia"/>
            <w:lang w:eastAsia="ko-KR"/>
          </w:rPr>
          <w:delText>것입니다</w:delText>
        </w:r>
        <w:r w:rsidR="003057F0"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1"/>
        </w:numPr>
        <w:ind w:leftChars="0"/>
        <w:rPr>
          <w:del w:id="8724" w:author="박윤수" w:date="2014-08-23T00:15:00Z"/>
          <w:b/>
          <w:color w:val="0070C0"/>
          <w:sz w:val="24"/>
          <w:lang w:eastAsia="ko-KR"/>
          <w:rPrChange w:id="8725" w:author="이은정" w:date="2014-08-22T16:41:00Z">
            <w:rPr>
              <w:del w:id="8726" w:author="박윤수" w:date="2014-08-23T00:15:00Z"/>
              <w:b/>
              <w:sz w:val="24"/>
              <w:lang w:eastAsia="ko-KR"/>
            </w:rPr>
          </w:rPrChange>
        </w:rPr>
      </w:pPr>
      <w:del w:id="8727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8728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b/>
            <w:color w:val="0070C0"/>
            <w:sz w:val="24"/>
            <w:lang w:eastAsia="ko-KR"/>
            <w:rPrChange w:id="8729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8730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솔루션</w:delText>
        </w:r>
        <w:r w:rsidRPr="00E80AEF">
          <w:rPr>
            <w:b/>
            <w:color w:val="0070C0"/>
            <w:sz w:val="24"/>
            <w:lang w:eastAsia="ko-KR"/>
            <w:rPrChange w:id="8731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: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8732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첫</w:delText>
        </w:r>
        <w:r w:rsidRPr="00E80AEF">
          <w:rPr>
            <w:b/>
            <w:color w:val="0070C0"/>
            <w:sz w:val="24"/>
            <w:lang w:eastAsia="ko-KR"/>
            <w:rPrChange w:id="8733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8734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걸음</w:delText>
        </w:r>
      </w:del>
    </w:p>
    <w:p w:rsidR="00CF6B85" w:rsidRDefault="003E6B66">
      <w:pPr>
        <w:rPr>
          <w:del w:id="8735" w:author="박윤수" w:date="2014-08-23T00:15:00Z"/>
          <w:lang w:eastAsia="ko-KR"/>
        </w:rPr>
      </w:pPr>
      <w:del w:id="8736" w:author="박윤수" w:date="2014-08-23T00:15:00Z"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출발합시다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737" w:author="이은정" w:date="2014-08-22T10:41:00Z">
        <w:del w:id="873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73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주위를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바퀴를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도는데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중간에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어떠한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없다고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가정합시다</w:delText>
        </w:r>
        <w:r w:rsidDel="00C13530">
          <w:rPr>
            <w:rFonts w:hint="eastAsia"/>
            <w:lang w:eastAsia="ko-KR"/>
          </w:rPr>
          <w:delText xml:space="preserve">. front_is_clear() </w:delText>
        </w:r>
        <w:r w:rsidDel="00C13530">
          <w:rPr>
            <w:rFonts w:hint="eastAsia"/>
            <w:lang w:eastAsia="ko-KR"/>
          </w:rPr>
          <w:delText>테스트를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소개했을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출발점에서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리버그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대략적인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3E6B66">
      <w:pPr>
        <w:pStyle w:val="affc"/>
        <w:numPr>
          <w:ilvl w:val="0"/>
          <w:numId w:val="32"/>
        </w:numPr>
        <w:ind w:leftChars="0"/>
        <w:rPr>
          <w:del w:id="8740" w:author="박윤수" w:date="2014-08-23T00:15:00Z"/>
          <w:lang w:val="en-US" w:eastAsia="ko-KR"/>
        </w:rPr>
        <w:pPrChange w:id="8741" w:author="박윤수" w:date="2014-08-23T00:18:00Z">
          <w:pPr>
            <w:pStyle w:val="affc"/>
            <w:numPr>
              <w:numId w:val="32"/>
            </w:numPr>
            <w:spacing w:after="0"/>
            <w:ind w:leftChars="0" w:left="1367" w:hanging="400"/>
          </w:pPr>
        </w:pPrChange>
      </w:pPr>
      <w:del w:id="8742" w:author="박윤수" w:date="2014-08-23T00:15:00Z">
        <w:r w:rsidDel="00C13530">
          <w:rPr>
            <w:rFonts w:hint="eastAsia"/>
            <w:lang w:val="en-US" w:eastAsia="ko-KR"/>
          </w:rPr>
          <w:delText>출발점에서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비퍼를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내려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놓습니다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3E6B66">
      <w:pPr>
        <w:pStyle w:val="affc"/>
        <w:numPr>
          <w:ilvl w:val="0"/>
          <w:numId w:val="32"/>
        </w:numPr>
        <w:ind w:leftChars="0"/>
        <w:rPr>
          <w:del w:id="8743" w:author="박윤수" w:date="2014-08-23T00:15:00Z"/>
          <w:lang w:val="en-US" w:eastAsia="ko-KR"/>
        </w:rPr>
        <w:pPrChange w:id="8744" w:author="박윤수" w:date="2014-08-23T00:18:00Z">
          <w:pPr>
            <w:pStyle w:val="affc"/>
            <w:numPr>
              <w:numId w:val="32"/>
            </w:numPr>
            <w:spacing w:after="0"/>
            <w:ind w:leftChars="0" w:left="1367" w:hanging="400"/>
          </w:pPr>
        </w:pPrChange>
      </w:pPr>
      <w:del w:id="8745" w:author="박윤수" w:date="2014-08-23T00:15:00Z">
        <w:r w:rsidDel="00C13530">
          <w:rPr>
            <w:rFonts w:hint="eastAsia"/>
            <w:lang w:val="en-US" w:eastAsia="ko-KR"/>
          </w:rPr>
          <w:delText>벽면</w:delText>
        </w:r>
      </w:del>
      <w:ins w:id="8746" w:author="이은정" w:date="2014-08-22T13:22:00Z">
        <w:del w:id="8747" w:author="박윤수" w:date="2014-08-23T00:15:00Z">
          <w:r w:rsidR="00D0143E" w:rsidDel="00C13530">
            <w:rPr>
              <w:rFonts w:hint="eastAsia"/>
              <w:lang w:val="en-US" w:eastAsia="ko-KR"/>
            </w:rPr>
            <w:delText>벽</w:delText>
          </w:r>
        </w:del>
      </w:ins>
      <w:del w:id="8748" w:author="박윤수" w:date="2014-08-23T00:15:00Z">
        <w:r w:rsidDel="00C13530">
          <w:rPr>
            <w:rFonts w:hint="eastAsia"/>
            <w:lang w:val="en-US" w:eastAsia="ko-KR"/>
          </w:rPr>
          <w:delText>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마주칠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때까지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계속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전진합니다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3E6B66">
      <w:pPr>
        <w:pStyle w:val="affc"/>
        <w:numPr>
          <w:ilvl w:val="0"/>
          <w:numId w:val="32"/>
        </w:numPr>
        <w:ind w:leftChars="0"/>
        <w:rPr>
          <w:del w:id="8749" w:author="박윤수" w:date="2014-08-23T00:15:00Z"/>
          <w:lang w:val="en-US" w:eastAsia="ko-KR"/>
        </w:rPr>
        <w:pPrChange w:id="8750" w:author="박윤수" w:date="2014-08-23T00:18:00Z">
          <w:pPr>
            <w:pStyle w:val="affc"/>
            <w:numPr>
              <w:numId w:val="32"/>
            </w:numPr>
            <w:spacing w:after="0"/>
            <w:ind w:leftChars="0" w:left="1367" w:hanging="400"/>
          </w:pPr>
        </w:pPrChange>
      </w:pPr>
      <w:del w:id="8751" w:author="박윤수" w:date="2014-08-23T00:15:00Z">
        <w:r w:rsidDel="00C13530">
          <w:rPr>
            <w:rFonts w:hint="eastAsia"/>
            <w:lang w:val="en-US" w:eastAsia="ko-KR"/>
          </w:rPr>
          <w:delText>벽면</w:delText>
        </w:r>
      </w:del>
      <w:ins w:id="8752" w:author="이은정" w:date="2014-08-22T13:22:00Z">
        <w:del w:id="8753" w:author="박윤수" w:date="2014-08-23T00:15:00Z">
          <w:r w:rsidR="00D0143E" w:rsidDel="00C13530">
            <w:rPr>
              <w:rFonts w:hint="eastAsia"/>
              <w:lang w:val="en-US" w:eastAsia="ko-KR"/>
            </w:rPr>
            <w:delText>벽</w:delText>
          </w:r>
        </w:del>
      </w:ins>
      <w:del w:id="8754" w:author="박윤수" w:date="2014-08-23T00:15:00Z">
        <w:r w:rsidDel="00C13530">
          <w:rPr>
            <w:rFonts w:hint="eastAsia"/>
            <w:lang w:val="en-US" w:eastAsia="ko-KR"/>
          </w:rPr>
          <w:delText>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마주칠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왼쪽으로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회전을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합니다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3E6B66">
      <w:pPr>
        <w:pStyle w:val="affc"/>
        <w:numPr>
          <w:ilvl w:val="0"/>
          <w:numId w:val="32"/>
        </w:numPr>
        <w:ind w:leftChars="0"/>
        <w:rPr>
          <w:del w:id="8755" w:author="박윤수" w:date="2014-08-23T00:15:00Z"/>
          <w:lang w:val="en-US" w:eastAsia="ko-KR"/>
        </w:rPr>
        <w:pPrChange w:id="8756" w:author="박윤수" w:date="2014-08-23T00:18:00Z">
          <w:pPr>
            <w:pStyle w:val="affc"/>
            <w:numPr>
              <w:numId w:val="32"/>
            </w:numPr>
            <w:spacing w:after="0"/>
            <w:ind w:leftChars="0" w:left="1367" w:hanging="400"/>
          </w:pPr>
        </w:pPrChange>
      </w:pPr>
      <w:del w:id="8757" w:author="박윤수" w:date="2014-08-23T00:15:00Z">
        <w:r w:rsidDel="00C13530">
          <w:rPr>
            <w:rFonts w:hint="eastAsia"/>
            <w:lang w:val="en-US" w:eastAsia="ko-KR"/>
          </w:rPr>
          <w:delText>내려놓은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비터를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발견할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때까지</w:delText>
        </w:r>
        <w:r w:rsidDel="00C13530">
          <w:rPr>
            <w:rFonts w:hint="eastAsia"/>
            <w:lang w:val="en-US" w:eastAsia="ko-KR"/>
          </w:rPr>
          <w:delText xml:space="preserve"> II, III</w:delText>
        </w:r>
        <w:r w:rsidDel="00C13530">
          <w:rPr>
            <w:rFonts w:hint="eastAsia"/>
            <w:lang w:val="en-US" w:eastAsia="ko-KR"/>
          </w:rPr>
          <w:delText>번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단계를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반복합니다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3E6B66">
      <w:pPr>
        <w:pStyle w:val="affc"/>
        <w:numPr>
          <w:ilvl w:val="0"/>
          <w:numId w:val="32"/>
        </w:numPr>
        <w:ind w:leftChars="0"/>
        <w:rPr>
          <w:del w:id="8758" w:author="박윤수" w:date="2014-08-23T00:15:00Z"/>
          <w:lang w:val="en-US" w:eastAsia="ko-KR"/>
        </w:rPr>
      </w:pPr>
      <w:del w:id="8759" w:author="박윤수" w:date="2014-08-23T00:15:00Z">
        <w:r w:rsidDel="00C13530">
          <w:rPr>
            <w:rFonts w:hint="eastAsia"/>
            <w:lang w:val="en-US" w:eastAsia="ko-KR"/>
          </w:rPr>
          <w:delText>비퍼를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발견하면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8760" w:author="이은정" w:date="2014-08-22T10:41:00Z">
        <w:del w:id="8761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8762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꺼집니다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3E6B66">
      <w:pPr>
        <w:rPr>
          <w:del w:id="8763" w:author="박윤수" w:date="2014-08-23T00:15:00Z"/>
          <w:lang w:val="en-US" w:eastAsia="ko-KR"/>
        </w:rPr>
      </w:pPr>
      <w:del w:id="8764" w:author="박윤수" w:date="2014-08-23T00:15:00Z">
        <w:r w:rsidDel="00C13530">
          <w:rPr>
            <w:rFonts w:hint="eastAsia"/>
            <w:lang w:val="en-US" w:eastAsia="ko-KR"/>
          </w:rPr>
          <w:delText>중요한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단계는</w:delText>
        </w:r>
        <w:r w:rsidDel="00C13530">
          <w:rPr>
            <w:rFonts w:hint="eastAsia"/>
            <w:lang w:val="en-US" w:eastAsia="ko-KR"/>
          </w:rPr>
          <w:delText xml:space="preserve"> IV</w:delText>
        </w:r>
        <w:r w:rsidDel="00C13530">
          <w:rPr>
            <w:rFonts w:hint="eastAsia"/>
            <w:lang w:val="en-US" w:eastAsia="ko-KR"/>
          </w:rPr>
          <w:delText>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반복</w:delText>
        </w:r>
        <w:r w:rsidR="00F779B6"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명령문이</w:delText>
        </w:r>
        <w:r w:rsidR="00F779B6"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있습니다</w:delText>
        </w:r>
        <w:r w:rsidR="00F779B6" w:rsidDel="00C13530">
          <w:rPr>
            <w:rFonts w:hint="eastAsia"/>
            <w:lang w:val="en-US" w:eastAsia="ko-KR"/>
          </w:rPr>
          <w:delText xml:space="preserve">. </w:delText>
        </w:r>
        <w:r w:rsidR="00F779B6" w:rsidDel="00C13530">
          <w:rPr>
            <w:rFonts w:hint="eastAsia"/>
            <w:lang w:val="en-US" w:eastAsia="ko-KR"/>
          </w:rPr>
          <w:delText>반복</w:delText>
        </w:r>
        <w:r w:rsidR="00F779B6"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명령문은</w:delText>
        </w:r>
        <w:r w:rsidR="00F779B6"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아래와</w:delText>
        </w:r>
        <w:r w:rsidR="00F779B6"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같이</w:delText>
        </w:r>
        <w:r w:rsidR="00F779B6" w:rsidDel="00C13530">
          <w:rPr>
            <w:rFonts w:hint="eastAsia"/>
            <w:lang w:val="en-US" w:eastAsia="ko-KR"/>
          </w:rPr>
          <w:delText xml:space="preserve"> </w:delText>
        </w:r>
        <w:r w:rsidR="00F779B6" w:rsidDel="00C13530">
          <w:rPr>
            <w:rFonts w:hint="eastAsia"/>
            <w:lang w:val="en-US" w:eastAsia="ko-KR"/>
          </w:rPr>
          <w:delText>작성됩니다</w:delText>
        </w:r>
        <w:r w:rsidR="00F779B6" w:rsidDel="00C13530">
          <w:rPr>
            <w:rFonts w:hint="eastAsia"/>
            <w:lang w:val="en-US" w:eastAsia="ko-KR"/>
          </w:rPr>
          <w:delText>.</w:delText>
        </w:r>
      </w:del>
    </w:p>
    <w:p w:rsidR="00CF6B85" w:rsidRDefault="00E80AEF">
      <w:pPr>
        <w:rPr>
          <w:del w:id="8765" w:author="박윤수" w:date="2014-08-23T00:15:00Z"/>
          <w:lang w:val="en-US" w:eastAsia="ko-KR"/>
        </w:rPr>
      </w:pPr>
      <w:del w:id="8766" w:author="박윤수" w:date="2014-08-23T00:15:00Z">
        <w:r w:rsidRPr="00E80AEF">
          <w:rPr>
            <w:color w:val="0070C0"/>
            <w:lang w:val="en-US" w:eastAsia="ko-KR"/>
            <w:rPrChange w:id="8767" w:author="이은정" w:date="2014-08-22T15:12:00Z">
              <w:rPr>
                <w:color w:val="0000FF"/>
                <w:u w:val="single"/>
                <w:lang w:val="en-US" w:eastAsia="ko-KR"/>
              </w:rPr>
            </w:rPrChange>
          </w:rPr>
          <w:delText>while not</w:delText>
        </w:r>
        <w:r w:rsidR="006B2E94" w:rsidRPr="006B2E94" w:rsidDel="00C13530">
          <w:rPr>
            <w:lang w:val="en-US" w:eastAsia="ko-KR"/>
          </w:rPr>
          <w:delText xml:space="preserve"> next_to_a_beeper():</w:delText>
        </w:r>
      </w:del>
    </w:p>
    <w:p w:rsidR="00CF6B85" w:rsidRDefault="006B2E94">
      <w:pPr>
        <w:rPr>
          <w:del w:id="8768" w:author="박윤수" w:date="2014-08-23T00:15:00Z"/>
          <w:lang w:val="en-US" w:eastAsia="ko-KR"/>
        </w:rPr>
      </w:pPr>
      <w:del w:id="8769" w:author="박윤수" w:date="2014-08-23T00:15:00Z">
        <w:r w:rsidDel="00C13530">
          <w:rPr>
            <w:rFonts w:hint="eastAsia"/>
            <w:lang w:val="en-US" w:eastAsia="ko-KR"/>
          </w:rPr>
          <w:delText>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중요한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단계는</w:delText>
        </w:r>
        <w:r w:rsidDel="00C13530">
          <w:rPr>
            <w:rFonts w:hint="eastAsia"/>
            <w:lang w:val="en-US" w:eastAsia="ko-KR"/>
          </w:rPr>
          <w:delText xml:space="preserve"> II, III</w:delText>
        </w:r>
        <w:r w:rsidDel="00C13530">
          <w:rPr>
            <w:rFonts w:hint="eastAsia"/>
            <w:lang w:val="en-US" w:eastAsia="ko-KR"/>
          </w:rPr>
          <w:delText>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됩니다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글로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코드를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온전한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코드로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전환하여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봅시다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6B2E94">
      <w:pPr>
        <w:rPr>
          <w:del w:id="8770" w:author="박윤수" w:date="2014-08-23T00:15:00Z"/>
          <w:lang w:val="en-US" w:eastAsia="ko-KR"/>
        </w:rPr>
        <w:pPrChange w:id="8771" w:author="박윤수" w:date="2014-08-23T00:18:00Z">
          <w:pPr>
            <w:spacing w:after="0"/>
          </w:pPr>
        </w:pPrChange>
      </w:pPr>
      <w:del w:id="8772" w:author="박윤수" w:date="2014-08-23T00:15:00Z">
        <w:r w:rsidRPr="006B2E94" w:rsidDel="00C13530">
          <w:rPr>
            <w:lang w:val="en-US" w:eastAsia="ko-KR"/>
          </w:rPr>
          <w:delText>put_beeper()</w:delText>
        </w:r>
      </w:del>
    </w:p>
    <w:p w:rsidR="00000000" w:rsidRDefault="00E80AEF">
      <w:pPr>
        <w:rPr>
          <w:del w:id="8773" w:author="박윤수" w:date="2014-08-23T00:15:00Z"/>
          <w:lang w:val="en-US" w:eastAsia="ko-KR"/>
        </w:rPr>
        <w:pPrChange w:id="8774" w:author="박윤수" w:date="2014-08-23T00:18:00Z">
          <w:pPr>
            <w:spacing w:after="0"/>
          </w:pPr>
        </w:pPrChange>
      </w:pPr>
      <w:del w:id="8775" w:author="박윤수" w:date="2014-08-23T00:15:00Z">
        <w:r w:rsidRPr="00E80AEF">
          <w:rPr>
            <w:color w:val="0070C0"/>
            <w:lang w:val="en-US" w:eastAsia="ko-KR"/>
            <w:rPrChange w:id="8776" w:author="이은정" w:date="2014-08-22T15:12:00Z">
              <w:rPr>
                <w:color w:val="0000FF"/>
                <w:u w:val="single"/>
                <w:lang w:val="en-US" w:eastAsia="ko-KR"/>
              </w:rPr>
            </w:rPrChange>
          </w:rPr>
          <w:delText>while not</w:delText>
        </w:r>
        <w:r w:rsidR="006B2E94" w:rsidRPr="006B2E94" w:rsidDel="00C13530">
          <w:rPr>
            <w:lang w:val="en-US" w:eastAsia="ko-KR"/>
          </w:rPr>
          <w:delText xml:space="preserve"> next_to_a_beeper():</w:delText>
        </w:r>
      </w:del>
    </w:p>
    <w:p w:rsidR="00000000" w:rsidRDefault="00E80AEF">
      <w:pPr>
        <w:rPr>
          <w:del w:id="8777" w:author="박윤수" w:date="2014-08-23T00:15:00Z"/>
          <w:lang w:val="en-US" w:eastAsia="ko-KR"/>
        </w:rPr>
        <w:pPrChange w:id="8778" w:author="박윤수" w:date="2014-08-23T00:18:00Z">
          <w:pPr>
            <w:spacing w:after="0"/>
          </w:pPr>
        </w:pPrChange>
      </w:pPr>
      <w:del w:id="8779" w:author="박윤수" w:date="2014-08-23T00:15:00Z">
        <w:r w:rsidRPr="00E80AEF">
          <w:rPr>
            <w:color w:val="0070C0"/>
            <w:lang w:val="en-US" w:eastAsia="ko-KR"/>
            <w:rPrChange w:id="8780" w:author="이은정" w:date="2014-08-22T15:1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   if</w:delText>
        </w:r>
        <w:r w:rsidR="006B2E94" w:rsidRPr="006B2E94" w:rsidDel="00C13530">
          <w:rPr>
            <w:lang w:val="en-US" w:eastAsia="ko-KR"/>
          </w:rPr>
          <w:delText xml:space="preserve"> front_is_clear():</w:delText>
        </w:r>
      </w:del>
    </w:p>
    <w:p w:rsidR="00000000" w:rsidRDefault="006B2E94">
      <w:pPr>
        <w:rPr>
          <w:del w:id="8781" w:author="박윤수" w:date="2014-08-23T00:15:00Z"/>
          <w:lang w:val="en-US" w:eastAsia="ko-KR"/>
        </w:rPr>
        <w:pPrChange w:id="8782" w:author="박윤수" w:date="2014-08-23T00:18:00Z">
          <w:pPr>
            <w:spacing w:after="0"/>
          </w:pPr>
        </w:pPrChange>
      </w:pPr>
      <w:del w:id="8783" w:author="박윤수" w:date="2014-08-23T00:15:00Z">
        <w:r w:rsidRPr="006B2E94" w:rsidDel="00C13530">
          <w:rPr>
            <w:lang w:val="en-US" w:eastAsia="ko-KR"/>
          </w:rPr>
          <w:delText xml:space="preserve">        move()</w:delText>
        </w:r>
      </w:del>
    </w:p>
    <w:p w:rsidR="00000000" w:rsidRDefault="00E80AEF">
      <w:pPr>
        <w:rPr>
          <w:del w:id="8784" w:author="박윤수" w:date="2014-08-23T00:15:00Z"/>
          <w:lang w:val="en-US" w:eastAsia="ko-KR"/>
        </w:rPr>
        <w:pPrChange w:id="8785" w:author="박윤수" w:date="2014-08-23T00:18:00Z">
          <w:pPr>
            <w:spacing w:after="0"/>
          </w:pPr>
        </w:pPrChange>
      </w:pPr>
      <w:del w:id="8786" w:author="박윤수" w:date="2014-08-23T00:15:00Z">
        <w:r w:rsidRPr="00E80AEF">
          <w:rPr>
            <w:color w:val="0070C0"/>
            <w:lang w:val="en-US" w:eastAsia="ko-KR"/>
            <w:rPrChange w:id="8787" w:author="이은정" w:date="2014-08-22T15:1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   else</w:delText>
        </w:r>
        <w:r w:rsidR="006B2E94" w:rsidRPr="006B2E94" w:rsidDel="00C13530">
          <w:rPr>
            <w:lang w:val="en-US" w:eastAsia="ko-KR"/>
          </w:rPr>
          <w:delText>:</w:delText>
        </w:r>
      </w:del>
    </w:p>
    <w:p w:rsidR="00CF6B85" w:rsidRDefault="006B2E94">
      <w:pPr>
        <w:rPr>
          <w:del w:id="8788" w:author="박윤수" w:date="2014-08-23T00:15:00Z"/>
          <w:lang w:val="en-US" w:eastAsia="ko-KR"/>
        </w:rPr>
      </w:pPr>
      <w:del w:id="8789" w:author="박윤수" w:date="2014-08-23T00:15:00Z">
        <w:r w:rsidRPr="006B2E94" w:rsidDel="00C13530">
          <w:rPr>
            <w:lang w:val="en-US" w:eastAsia="ko-KR"/>
          </w:rPr>
          <w:delText xml:space="preserve">        turn_left()</w:delText>
        </w:r>
      </w:del>
    </w:p>
    <w:p w:rsidR="00CF6B85" w:rsidRDefault="006B2E94">
      <w:pPr>
        <w:rPr>
          <w:del w:id="8790" w:author="박윤수" w:date="2014-08-23T00:15:00Z"/>
          <w:lang w:val="en-US" w:eastAsia="ko-KR"/>
        </w:rPr>
      </w:pPr>
      <w:del w:id="8791" w:author="박윤수" w:date="2014-08-23T00:15:00Z">
        <w:r w:rsidRPr="006B2E94" w:rsidDel="00C13530">
          <w:rPr>
            <w:lang w:val="en-US" w:eastAsia="ko-KR"/>
          </w:rPr>
          <w:delText>turn_off()</w:delText>
        </w:r>
      </w:del>
    </w:p>
    <w:p w:rsidR="00CF6B85" w:rsidRDefault="006B2E94">
      <w:pPr>
        <w:rPr>
          <w:del w:id="8792" w:author="박윤수" w:date="2014-08-23T00:15:00Z"/>
          <w:lang w:val="en-US" w:eastAsia="ko-KR"/>
        </w:rPr>
      </w:pPr>
      <w:del w:id="8793" w:author="박윤수" w:date="2014-08-23T00:15:00Z">
        <w:r w:rsidDel="00C13530">
          <w:rPr>
            <w:rFonts w:hint="eastAsia"/>
            <w:lang w:val="en-US" w:eastAsia="ko-KR"/>
          </w:rPr>
          <w:delText>만약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출발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위치가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아래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보여진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있다면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시간을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가지고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</w:del>
      <w:ins w:id="8794" w:author="이은정" w:date="2014-08-22T10:41:00Z">
        <w:del w:id="8795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</w:del>
      </w:ins>
      <w:del w:id="8796" w:author="박윤수" w:date="2014-08-23T00:15:00Z">
        <w:r w:rsidDel="00C13530">
          <w:rPr>
            <w:rFonts w:hint="eastAsia"/>
            <w:lang w:val="en-US" w:eastAsia="ko-KR"/>
          </w:rPr>
          <w:delText>에게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무슨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일을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명령하는지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봅시다</w:delText>
        </w:r>
        <w:r w:rsidDel="00C13530">
          <w:rPr>
            <w:rFonts w:hint="eastAsia"/>
            <w:lang w:val="en-US" w:eastAsia="ko-KR"/>
          </w:rPr>
          <w:delText xml:space="preserve">. </w:delText>
        </w:r>
      </w:del>
    </w:p>
    <w:p w:rsidR="00CF6B85" w:rsidRDefault="00AF7365">
      <w:pPr>
        <w:rPr>
          <w:del w:id="8797" w:author="박윤수" w:date="2014-08-23T00:15:00Z"/>
          <w:lang w:val="en-US" w:eastAsia="ko-KR"/>
        </w:rPr>
      </w:pPr>
      <w:del w:id="8798" w:author="박윤수" w:date="2014-08-23T00:15:00Z">
        <w:r>
          <w:rPr>
            <w:noProof/>
            <w:lang w:val="en-US" w:eastAsia="ko-KR"/>
            <w:rPrChange w:id="879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19300" cy="2000250"/>
              <wp:effectExtent l="19050" t="0" r="0" b="0"/>
              <wp:docPr id="268" name="그림 267" descr="around1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1start.png"/>
                      <pic:cNvPicPr/>
                    </pic:nvPicPr>
                    <pic:blipFill>
                      <a:blip r:embed="rId10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300" cy="2000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6B2E94">
      <w:pPr>
        <w:rPr>
          <w:del w:id="8800" w:author="박윤수" w:date="2014-08-23T00:15:00Z"/>
          <w:lang w:val="en-US" w:eastAsia="ko-KR"/>
        </w:rPr>
      </w:pPr>
      <w:del w:id="8801" w:author="박윤수" w:date="2014-08-23T00:15:00Z">
        <w:r w:rsidDel="00C13530">
          <w:rPr>
            <w:rFonts w:hint="eastAsia"/>
            <w:lang w:val="en-US" w:eastAsia="ko-KR"/>
          </w:rPr>
          <w:delText>아래의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경우는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원하는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결과를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얻지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못합니다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그런지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설명할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있나요</w:delText>
        </w:r>
        <w:r w:rsidDel="00C13530">
          <w:rPr>
            <w:rFonts w:hint="eastAsia"/>
            <w:lang w:val="en-US" w:eastAsia="ko-KR"/>
          </w:rPr>
          <w:delText xml:space="preserve">? </w:delText>
        </w:r>
        <w:r w:rsidDel="00C13530">
          <w:rPr>
            <w:rFonts w:hint="eastAsia"/>
            <w:lang w:val="en-US" w:eastAsia="ko-KR"/>
          </w:rPr>
          <w:delText>만약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설명이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되지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않는다면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뒤로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돌아가서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다시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보세요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rPr>
          <w:del w:id="8802" w:author="박윤수" w:date="2014-08-23T00:15:00Z"/>
          <w:lang w:val="en-US" w:eastAsia="ko-KR"/>
        </w:rPr>
      </w:pPr>
      <w:del w:id="8803" w:author="박윤수" w:date="2014-08-23T00:15:00Z">
        <w:r>
          <w:rPr>
            <w:noProof/>
            <w:lang w:val="en-US" w:eastAsia="ko-KR"/>
            <w:rPrChange w:id="880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09775" cy="2009775"/>
              <wp:effectExtent l="19050" t="0" r="9525" b="0"/>
              <wp:docPr id="269" name="그림 268" descr="around1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1end.png"/>
                      <pic:cNvPicPr/>
                    </pic:nvPicPr>
                    <pic:blipFill>
                      <a:blip r:embed="rId10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9775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5736D">
      <w:pPr>
        <w:jc w:val="center"/>
        <w:rPr>
          <w:del w:id="8805" w:author="박윤수" w:date="2014-08-23T00:15:00Z"/>
          <w:lang w:eastAsia="ko-KR"/>
        </w:rPr>
      </w:pPr>
      <w:del w:id="8806" w:author="박윤수" w:date="2014-08-23T00:15:00Z">
        <w:r w:rsidRPr="00E80AEF">
          <w:rPr>
            <w:noProof/>
            <w:lang w:val="en-US" w:eastAsia="ko-KR"/>
          </w:rPr>
          <w:pict>
            <v:shape id="_x0000_i1026" type="#_x0000_t75" alt="previous.png" style="width:11.5pt;height:11.5pt;visibility:visible;mso-wrap-style:square" o:bullet="t">
              <v:imagedata r:id="rId207" o:title="previous"/>
            </v:shape>
          </w:pict>
        </w:r>
        <w:r w:rsidR="00A61A07" w:rsidDel="00C13530">
          <w:rPr>
            <w:rFonts w:hint="eastAsia"/>
            <w:lang w:eastAsia="ko-KR"/>
          </w:rPr>
          <w:delText xml:space="preserve"> while</w:delText>
        </w:r>
        <w:r w:rsidR="00A61A07" w:rsidDel="00C13530">
          <w:rPr>
            <w:rFonts w:hint="eastAsia"/>
            <w:lang w:eastAsia="ko-KR"/>
          </w:rPr>
          <w:delText>문</w:delText>
        </w:r>
        <w:r w:rsidR="006B2E94" w:rsidDel="00C13530">
          <w:rPr>
            <w:rFonts w:hint="eastAsia"/>
            <w:lang w:eastAsia="ko-KR"/>
          </w:rPr>
          <w:delText xml:space="preserve"> -</w:delText>
        </w:r>
        <w:r w:rsidR="00AF7365">
          <w:rPr>
            <w:noProof/>
            <w:lang w:val="en-US" w:eastAsia="ko-KR"/>
            <w:rPrChange w:id="880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8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6B2E94" w:rsidDel="00C13530">
          <w:rPr>
            <w:rFonts w:hint="eastAsia"/>
            <w:lang w:eastAsia="ko-KR"/>
          </w:rPr>
          <w:delText xml:space="preserve">- </w:delText>
        </w:r>
        <w:r w:rsidR="006B2E94" w:rsidDel="00C13530">
          <w:rPr>
            <w:rFonts w:hint="eastAsia"/>
            <w:lang w:eastAsia="ko-KR"/>
          </w:rPr>
          <w:delText>놀라운</w:delText>
        </w:r>
        <w:r w:rsidR="006B2E94" w:rsidDel="00C13530">
          <w:rPr>
            <w:rFonts w:hint="eastAsia"/>
            <w:lang w:eastAsia="ko-KR"/>
          </w:rPr>
          <w:delText xml:space="preserve"> Part 2</w:delText>
        </w:r>
        <w:r w:rsidR="006B2E94" w:rsidRPr="003057F0" w:rsidDel="00C13530">
          <w:rPr>
            <w:rFonts w:hint="eastAsia"/>
            <w:lang w:eastAsia="ko-KR"/>
          </w:rPr>
          <w:delText xml:space="preserve"> </w:delText>
        </w:r>
        <w:r w:rsidR="00AF7365">
          <w:rPr>
            <w:noProof/>
            <w:lang w:val="en-US" w:eastAsia="ko-KR"/>
            <w:rPrChange w:id="880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8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8809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8810" w:author="박윤수" w:date="2014-08-23T00:15:00Z"/>
          <w:rFonts w:asciiTheme="minorEastAsia" w:hAnsiTheme="minorEastAsia"/>
          <w:color w:val="0070C0"/>
          <w:lang w:eastAsia="ko-KR"/>
          <w:rPrChange w:id="8811" w:author="이은정" w:date="2014-08-22T16:41:00Z">
            <w:rPr>
              <w:del w:id="8812" w:author="박윤수" w:date="2014-08-23T00:15:00Z"/>
              <w:rFonts w:asciiTheme="minorEastAsia" w:hAnsiTheme="minorEastAsia"/>
              <w:lang w:eastAsia="ko-KR"/>
            </w:rPr>
          </w:rPrChange>
        </w:rPr>
      </w:pPr>
      <w:del w:id="8813" w:author="박윤수" w:date="2014-08-23T00:15:00Z">
        <w:r w:rsidRPr="00E80AEF">
          <w:rPr>
            <w:rFonts w:hint="eastAsia"/>
            <w:color w:val="0070C0"/>
            <w:lang w:eastAsia="ko-KR"/>
            <w:rPrChange w:id="8814" w:author="이은정" w:date="2014-08-22T16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color w:val="0070C0"/>
            <w:lang w:eastAsia="ko-KR"/>
            <w:rPrChange w:id="8815" w:author="이은정" w:date="2014-08-22T16:41:00Z">
              <w:rPr>
                <w:color w:val="0000FF"/>
                <w:u w:val="single"/>
                <w:lang w:eastAsia="ko-KR"/>
              </w:rPr>
            </w:rPrChange>
          </w:rPr>
          <w:delText xml:space="preserve"> Part 2</w:delText>
        </w:r>
      </w:del>
    </w:p>
    <w:p w:rsidR="00CF6B85" w:rsidRDefault="00C92616">
      <w:pPr>
        <w:rPr>
          <w:del w:id="8816" w:author="박윤수" w:date="2014-08-23T00:15:00Z"/>
          <w:lang w:eastAsia="ko-KR"/>
        </w:rPr>
      </w:pPr>
      <w:del w:id="8817" w:author="박윤수" w:date="2014-08-23T00:15:00Z">
        <w:r w:rsidDel="00C13530">
          <w:rPr>
            <w:rFonts w:hint="eastAsia"/>
            <w:lang w:eastAsia="ko-KR"/>
          </w:rPr>
          <w:delText>Part 1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마지막에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우리가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직면한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원인이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내려놓습니다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비퍼가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옆에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않은지를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테스트를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while </w:delText>
        </w:r>
        <w:r w:rsidDel="00C13530">
          <w:rPr>
            <w:rFonts w:hint="eastAsia"/>
            <w:lang w:eastAsia="ko-KR"/>
          </w:rPr>
          <w:delText>반복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들어갈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기회가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4A0594" w:rsidDel="00C13530">
          <w:rPr>
            <w:rFonts w:hint="eastAsia"/>
            <w:lang w:eastAsia="ko-KR"/>
          </w:rPr>
          <w:delText>반복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명령문을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실행하기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전에</w:delText>
        </w:r>
        <w:r w:rsidR="004A0594" w:rsidDel="00C13530">
          <w:rPr>
            <w:rFonts w:hint="eastAsia"/>
            <w:lang w:eastAsia="ko-KR"/>
          </w:rPr>
          <w:delText xml:space="preserve"> move() </w:delText>
        </w:r>
        <w:r w:rsidR="004A0594" w:rsidDel="00C13530">
          <w:rPr>
            <w:rFonts w:hint="eastAsia"/>
            <w:lang w:eastAsia="ko-KR"/>
          </w:rPr>
          <w:delText>명령문을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아래와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같이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추가하여</w:delText>
        </w:r>
        <w:r w:rsidR="004A0594" w:rsidDel="00C13530">
          <w:rPr>
            <w:rFonts w:hint="eastAsia"/>
            <w:lang w:eastAsia="ko-KR"/>
          </w:rPr>
          <w:delText xml:space="preserve"> </w:delText>
        </w:r>
        <w:r w:rsidR="004A0594" w:rsidDel="00C13530">
          <w:rPr>
            <w:rFonts w:hint="eastAsia"/>
            <w:lang w:eastAsia="ko-KR"/>
          </w:rPr>
          <w:delText>수정합니다</w:delText>
        </w:r>
        <w:r w:rsidR="004A0594" w:rsidDel="00C13530">
          <w:rPr>
            <w:rFonts w:hint="eastAsia"/>
            <w:lang w:eastAsia="ko-KR"/>
          </w:rPr>
          <w:delText>.</w:delText>
        </w:r>
      </w:del>
    </w:p>
    <w:p w:rsidR="00000000" w:rsidRDefault="004A0594">
      <w:pPr>
        <w:rPr>
          <w:del w:id="8818" w:author="박윤수" w:date="2014-08-23T00:15:00Z"/>
          <w:lang w:val="en-US" w:eastAsia="ko-KR"/>
        </w:rPr>
        <w:pPrChange w:id="8819" w:author="박윤수" w:date="2014-08-23T00:18:00Z">
          <w:pPr>
            <w:spacing w:after="0"/>
          </w:pPr>
        </w:pPrChange>
      </w:pPr>
      <w:del w:id="8820" w:author="박윤수" w:date="2014-08-23T00:15:00Z">
        <w:r w:rsidRPr="004A0594" w:rsidDel="00C13530">
          <w:rPr>
            <w:lang w:val="en-US" w:eastAsia="ko-KR"/>
          </w:rPr>
          <w:delText>put_beeper()</w:delText>
        </w:r>
      </w:del>
    </w:p>
    <w:p w:rsidR="00000000" w:rsidRDefault="004A0594">
      <w:pPr>
        <w:rPr>
          <w:del w:id="8821" w:author="박윤수" w:date="2014-08-23T00:15:00Z"/>
          <w:lang w:val="en-US" w:eastAsia="ko-KR"/>
        </w:rPr>
        <w:pPrChange w:id="8822" w:author="박윤수" w:date="2014-08-23T00:18:00Z">
          <w:pPr>
            <w:spacing w:after="0"/>
          </w:pPr>
        </w:pPrChange>
      </w:pPr>
      <w:del w:id="8823" w:author="박윤수" w:date="2014-08-23T00:15:00Z">
        <w:r w:rsidRPr="004A0594" w:rsidDel="00C13530">
          <w:rPr>
            <w:lang w:val="en-US" w:eastAsia="ko-KR"/>
          </w:rPr>
          <w:delText>move()</w:delText>
        </w:r>
      </w:del>
    </w:p>
    <w:p w:rsidR="00000000" w:rsidRDefault="00E80AEF">
      <w:pPr>
        <w:rPr>
          <w:del w:id="8824" w:author="박윤수" w:date="2014-08-23T00:15:00Z"/>
          <w:lang w:val="en-US" w:eastAsia="ko-KR"/>
        </w:rPr>
        <w:pPrChange w:id="8825" w:author="박윤수" w:date="2014-08-23T00:18:00Z">
          <w:pPr>
            <w:spacing w:after="0"/>
          </w:pPr>
        </w:pPrChange>
      </w:pPr>
      <w:del w:id="8826" w:author="박윤수" w:date="2014-08-23T00:15:00Z">
        <w:r w:rsidRPr="00E80AEF">
          <w:rPr>
            <w:color w:val="0070C0"/>
            <w:lang w:val="en-US" w:eastAsia="ko-KR"/>
            <w:rPrChange w:id="8827" w:author="이은정" w:date="2014-08-22T15:13:00Z">
              <w:rPr>
                <w:color w:val="0000FF"/>
                <w:u w:val="single"/>
                <w:lang w:val="en-US" w:eastAsia="ko-KR"/>
              </w:rPr>
            </w:rPrChange>
          </w:rPr>
          <w:delText>while not</w:delText>
        </w:r>
        <w:r w:rsidR="004A0594" w:rsidRPr="004A0594" w:rsidDel="00C13530">
          <w:rPr>
            <w:lang w:val="en-US" w:eastAsia="ko-KR"/>
          </w:rPr>
          <w:delText xml:space="preserve"> next_to_a_beeper():</w:delText>
        </w:r>
      </w:del>
    </w:p>
    <w:p w:rsidR="00000000" w:rsidRDefault="004A0594">
      <w:pPr>
        <w:rPr>
          <w:del w:id="8828" w:author="박윤수" w:date="2014-08-23T00:15:00Z"/>
          <w:lang w:val="en-US" w:eastAsia="ko-KR"/>
        </w:rPr>
        <w:pPrChange w:id="8829" w:author="박윤수" w:date="2014-08-23T00:18:00Z">
          <w:pPr>
            <w:spacing w:after="0"/>
          </w:pPr>
        </w:pPrChange>
      </w:pPr>
      <w:del w:id="8830" w:author="박윤수" w:date="2014-08-23T00:15:00Z">
        <w:r w:rsidRPr="004A0594" w:rsidDel="00C13530">
          <w:rPr>
            <w:lang w:val="en-US" w:eastAsia="ko-KR"/>
          </w:rPr>
          <w:delText xml:space="preserve">    </w:delText>
        </w:r>
        <w:r w:rsidR="00E80AEF" w:rsidRPr="00E80AEF">
          <w:rPr>
            <w:color w:val="0070C0"/>
            <w:lang w:val="en-US" w:eastAsia="ko-KR"/>
            <w:rPrChange w:id="8831" w:author="이은정" w:date="2014-08-22T15:13:00Z">
              <w:rPr>
                <w:color w:val="0000FF"/>
                <w:u w:val="single"/>
                <w:lang w:val="en-US" w:eastAsia="ko-KR"/>
              </w:rPr>
            </w:rPrChange>
          </w:rPr>
          <w:delText>if</w:delText>
        </w:r>
        <w:r w:rsidRPr="004A0594" w:rsidDel="00C13530">
          <w:rPr>
            <w:lang w:val="en-US" w:eastAsia="ko-KR"/>
          </w:rPr>
          <w:delText xml:space="preserve"> front_is_clear():</w:delText>
        </w:r>
      </w:del>
    </w:p>
    <w:p w:rsidR="00000000" w:rsidRDefault="004A0594">
      <w:pPr>
        <w:rPr>
          <w:del w:id="8832" w:author="박윤수" w:date="2014-08-23T00:15:00Z"/>
          <w:lang w:val="en-US" w:eastAsia="ko-KR"/>
        </w:rPr>
        <w:pPrChange w:id="8833" w:author="박윤수" w:date="2014-08-23T00:18:00Z">
          <w:pPr>
            <w:spacing w:after="0"/>
          </w:pPr>
        </w:pPrChange>
      </w:pPr>
      <w:del w:id="8834" w:author="박윤수" w:date="2014-08-23T00:15:00Z">
        <w:r w:rsidRPr="004A0594" w:rsidDel="00C13530">
          <w:rPr>
            <w:lang w:val="en-US" w:eastAsia="ko-KR"/>
          </w:rPr>
          <w:delText xml:space="preserve">        move()</w:delText>
        </w:r>
      </w:del>
    </w:p>
    <w:p w:rsidR="00000000" w:rsidRDefault="004A0594">
      <w:pPr>
        <w:rPr>
          <w:del w:id="8835" w:author="박윤수" w:date="2014-08-23T00:15:00Z"/>
          <w:lang w:val="en-US" w:eastAsia="ko-KR"/>
        </w:rPr>
        <w:pPrChange w:id="8836" w:author="박윤수" w:date="2014-08-23T00:18:00Z">
          <w:pPr>
            <w:spacing w:after="0"/>
          </w:pPr>
        </w:pPrChange>
      </w:pPr>
      <w:del w:id="8837" w:author="박윤수" w:date="2014-08-23T00:15:00Z">
        <w:r w:rsidRPr="004A0594" w:rsidDel="00C13530">
          <w:rPr>
            <w:lang w:val="en-US" w:eastAsia="ko-KR"/>
          </w:rPr>
          <w:delText xml:space="preserve">    </w:delText>
        </w:r>
        <w:r w:rsidR="00E80AEF" w:rsidRPr="00E80AEF">
          <w:rPr>
            <w:color w:val="0070C0"/>
            <w:lang w:val="en-US" w:eastAsia="ko-KR"/>
            <w:rPrChange w:id="8838" w:author="이은정" w:date="2014-08-22T15:13:00Z">
              <w:rPr>
                <w:color w:val="0000FF"/>
                <w:u w:val="single"/>
                <w:lang w:val="en-US" w:eastAsia="ko-KR"/>
              </w:rPr>
            </w:rPrChange>
          </w:rPr>
          <w:delText>else</w:delText>
        </w:r>
        <w:r w:rsidRPr="004A0594" w:rsidDel="00C13530">
          <w:rPr>
            <w:lang w:val="en-US" w:eastAsia="ko-KR"/>
          </w:rPr>
          <w:delText>:</w:delText>
        </w:r>
      </w:del>
    </w:p>
    <w:p w:rsidR="00CF6B85" w:rsidRDefault="004A0594">
      <w:pPr>
        <w:rPr>
          <w:del w:id="8839" w:author="박윤수" w:date="2014-08-23T00:15:00Z"/>
          <w:lang w:val="en-US" w:eastAsia="ko-KR"/>
        </w:rPr>
      </w:pPr>
      <w:del w:id="8840" w:author="박윤수" w:date="2014-08-23T00:15:00Z">
        <w:r w:rsidRPr="004A0594" w:rsidDel="00C13530">
          <w:rPr>
            <w:lang w:val="en-US" w:eastAsia="ko-KR"/>
          </w:rPr>
          <w:delText xml:space="preserve">        turn_left()</w:delText>
        </w:r>
      </w:del>
    </w:p>
    <w:p w:rsidR="00CF6B85" w:rsidRDefault="004A0594">
      <w:pPr>
        <w:rPr>
          <w:del w:id="8841" w:author="박윤수" w:date="2014-08-23T00:15:00Z"/>
          <w:lang w:val="en-US" w:eastAsia="ko-KR"/>
        </w:rPr>
      </w:pPr>
      <w:del w:id="8842" w:author="박윤수" w:date="2014-08-23T00:15:00Z">
        <w:r w:rsidRPr="004A0594" w:rsidDel="00C13530">
          <w:rPr>
            <w:lang w:val="en-US" w:eastAsia="ko-KR"/>
          </w:rPr>
          <w:delText>turn_off()</w:delText>
        </w:r>
      </w:del>
    </w:p>
    <w:p w:rsidR="00CF6B85" w:rsidRDefault="004A0594">
      <w:pPr>
        <w:rPr>
          <w:del w:id="8843" w:author="박윤수" w:date="2014-08-23T00:15:00Z"/>
          <w:lang w:val="en-US" w:eastAsia="ko-KR"/>
        </w:rPr>
      </w:pPr>
      <w:del w:id="8844" w:author="박윤수" w:date="2014-08-23T00:15:00Z">
        <w:r w:rsidDel="00C13530">
          <w:rPr>
            <w:rFonts w:hint="eastAsia"/>
            <w:lang w:val="en-US" w:eastAsia="ko-KR"/>
          </w:rPr>
          <w:delText>성공</w:delText>
        </w:r>
        <w:r w:rsidDel="00C13530">
          <w:rPr>
            <w:rFonts w:hint="eastAsia"/>
            <w:lang w:val="en-US" w:eastAsia="ko-KR"/>
          </w:rPr>
          <w:delText xml:space="preserve">! </w:delText>
        </w:r>
        <w:r w:rsidDel="00C13530">
          <w:rPr>
            <w:rFonts w:hint="eastAsia"/>
            <w:lang w:val="en-US" w:eastAsia="ko-KR"/>
          </w:rPr>
          <w:delText>시도해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보세요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1"/>
        </w:numPr>
        <w:ind w:leftChars="0"/>
        <w:rPr>
          <w:del w:id="8845" w:author="박윤수" w:date="2014-08-23T00:15:00Z"/>
          <w:b/>
          <w:color w:val="0070C0"/>
          <w:sz w:val="24"/>
          <w:lang w:eastAsia="ko-KR"/>
          <w:rPrChange w:id="8846" w:author="이은정" w:date="2014-08-22T16:41:00Z">
            <w:rPr>
              <w:del w:id="8847" w:author="박윤수" w:date="2014-08-23T00:15:00Z"/>
              <w:b/>
              <w:sz w:val="24"/>
              <w:lang w:eastAsia="ko-KR"/>
            </w:rPr>
          </w:rPrChange>
        </w:rPr>
      </w:pPr>
      <w:del w:id="8848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8849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그다지</w:delText>
        </w:r>
        <w:r w:rsidRPr="00E80AEF">
          <w:rPr>
            <w:b/>
            <w:color w:val="0070C0"/>
            <w:sz w:val="24"/>
            <w:lang w:eastAsia="ko-KR"/>
            <w:rPrChange w:id="8850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8851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간단하지</w:delText>
        </w:r>
        <w:r w:rsidRPr="00E80AEF">
          <w:rPr>
            <w:b/>
            <w:color w:val="0070C0"/>
            <w:sz w:val="24"/>
            <w:lang w:eastAsia="ko-KR"/>
            <w:rPrChange w:id="8852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8853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않은</w:delText>
        </w:r>
        <w:r w:rsidRPr="00E80AEF">
          <w:rPr>
            <w:b/>
            <w:color w:val="0070C0"/>
            <w:sz w:val="24"/>
            <w:lang w:eastAsia="ko-KR"/>
            <w:rPrChange w:id="8854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8855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월드</w:delText>
        </w:r>
      </w:del>
    </w:p>
    <w:p w:rsidR="00CF6B85" w:rsidRDefault="004A0594">
      <w:pPr>
        <w:rPr>
          <w:del w:id="8856" w:author="박윤수" w:date="2014-08-23T00:15:00Z"/>
          <w:lang w:eastAsia="ko-KR"/>
        </w:rPr>
      </w:pPr>
      <w:del w:id="8857" w:author="박윤수" w:date="2014-08-23T00:15:00Z"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복잡한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봅시다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8858" w:author="박윤수" w:date="2014-08-23T00:15:00Z"/>
          <w:lang w:eastAsia="ko-KR"/>
        </w:rPr>
      </w:pPr>
      <w:del w:id="8859" w:author="박윤수" w:date="2014-08-23T00:15:00Z">
        <w:r>
          <w:rPr>
            <w:noProof/>
            <w:lang w:val="en-US" w:eastAsia="ko-KR"/>
            <w:rPrChange w:id="886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71775" cy="2771775"/>
              <wp:effectExtent l="19050" t="0" r="9525" b="0"/>
              <wp:docPr id="285" name="그림 284" descr="around2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2start.png"/>
                      <pic:cNvPicPr/>
                    </pic:nvPicPr>
                    <pic:blipFill>
                      <a:blip r:embed="rId10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2771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A0594">
      <w:pPr>
        <w:rPr>
          <w:del w:id="8861" w:author="박윤수" w:date="2014-08-23T00:15:00Z"/>
          <w:lang w:eastAsia="ko-KR"/>
        </w:rPr>
      </w:pPr>
      <w:del w:id="8862" w:author="박윤수" w:date="2014-08-23T00:15:00Z">
        <w:r w:rsidDel="00C13530">
          <w:rPr>
            <w:rFonts w:hint="eastAsia"/>
            <w:lang w:eastAsia="ko-KR"/>
          </w:rPr>
          <w:delText>결과는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우리가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원하는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정확히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아닙니다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863" w:author="이은정" w:date="2014-08-22T10:41:00Z">
        <w:del w:id="886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86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지름길을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택해서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벽면</w:delText>
        </w:r>
      </w:del>
      <w:ins w:id="8866" w:author="이은정" w:date="2014-08-22T13:22:00Z">
        <w:del w:id="8867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8868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않았습니다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8869" w:author="박윤수" w:date="2014-08-23T00:15:00Z"/>
          <w:lang w:eastAsia="ko-KR"/>
        </w:rPr>
      </w:pPr>
      <w:del w:id="8870" w:author="박윤수" w:date="2014-08-23T00:15:00Z">
        <w:r>
          <w:rPr>
            <w:noProof/>
            <w:lang w:val="en-US" w:eastAsia="ko-KR"/>
            <w:rPrChange w:id="887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762250" cy="2762250"/>
              <wp:effectExtent l="19050" t="0" r="0" b="0"/>
              <wp:docPr id="286" name="그림 285" descr="around2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2end.png"/>
                      <pic:cNvPicPr/>
                    </pic:nvPicPr>
                    <pic:blipFill>
                      <a:blip r:embed="rId10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2250" cy="276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74E50">
      <w:pPr>
        <w:rPr>
          <w:del w:id="8872" w:author="박윤수" w:date="2014-08-23T00:15:00Z"/>
          <w:lang w:eastAsia="ko-KR"/>
        </w:rPr>
      </w:pPr>
      <w:del w:id="8873" w:author="박윤수" w:date="2014-08-23T00:15:00Z">
        <w:r w:rsidDel="00C13530">
          <w:rPr>
            <w:rFonts w:hint="eastAsia"/>
            <w:lang w:eastAsia="ko-KR"/>
          </w:rPr>
          <w:delText>문제는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874" w:author="이은정" w:date="2014-08-22T10:41:00Z">
        <w:del w:id="887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87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벽면</w:delText>
        </w:r>
      </w:del>
      <w:ins w:id="8877" w:author="이은정" w:date="2014-08-22T13:22:00Z">
        <w:del w:id="8878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8879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전진만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하거나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왼쪽으로만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가정했습니다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880" w:author="이은정" w:date="2014-08-22T10:41:00Z">
        <w:del w:id="888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882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고려를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않았습니다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8883" w:author="이은정" w:date="2014-08-22T10:41:00Z">
        <w:del w:id="888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8885" w:author="박윤수" w:date="2014-08-23T00:15:00Z">
        <w:r w:rsidDel="00C13530">
          <w:rPr>
            <w:rFonts w:hint="eastAsia"/>
            <w:lang w:eastAsia="ko-KR"/>
          </w:rPr>
          <w:delText>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첫째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여전히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벽면</w:delText>
        </w:r>
      </w:del>
      <w:ins w:id="8886" w:author="이은정" w:date="2014-08-22T13:22:00Z">
        <w:del w:id="8887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8888" w:author="박윤수" w:date="2014-08-23T00:15:00Z"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벽면</w:delText>
        </w:r>
      </w:del>
      <w:ins w:id="8889" w:author="이은정" w:date="2014-08-22T13:22:00Z">
        <w:del w:id="8890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8891" w:author="박윤수" w:date="2014-08-23T00:15:00Z"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892" w:author="이은정" w:date="2014-08-22T10:41:00Z">
        <w:del w:id="889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894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해야만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974E50">
      <w:pPr>
        <w:rPr>
          <w:del w:id="8895" w:author="박윤수" w:date="2014-08-23T00:15:00Z"/>
          <w:lang w:val="en-US" w:eastAsia="ko-KR"/>
        </w:rPr>
        <w:pPrChange w:id="8896" w:author="박윤수" w:date="2014-08-23T00:18:00Z">
          <w:pPr>
            <w:spacing w:after="0"/>
          </w:pPr>
        </w:pPrChange>
      </w:pPr>
      <w:del w:id="8897" w:author="박윤수" w:date="2014-08-23T00:15:00Z">
        <w:r w:rsidRPr="00974E50" w:rsidDel="00C13530">
          <w:rPr>
            <w:lang w:val="en-US" w:eastAsia="ko-KR"/>
          </w:rPr>
          <w:delText>def</w:delText>
        </w:r>
      </w:del>
      <w:ins w:id="8898" w:author="이은정" w:date="2014-08-22T14:42:00Z">
        <w:del w:id="8899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900" w:author="박윤수" w:date="2014-08-23T00:15:00Z">
        <w:r w:rsidRPr="00974E50" w:rsidDel="00C13530">
          <w:rPr>
            <w:lang w:val="en-US" w:eastAsia="ko-KR"/>
          </w:rPr>
          <w:delText xml:space="preserve"> turn_right():</w:delText>
        </w:r>
      </w:del>
    </w:p>
    <w:p w:rsidR="00000000" w:rsidRDefault="00974E50">
      <w:pPr>
        <w:rPr>
          <w:del w:id="8901" w:author="박윤수" w:date="2014-08-23T00:15:00Z"/>
          <w:lang w:val="en-US" w:eastAsia="ko-KR"/>
        </w:rPr>
        <w:pPrChange w:id="8902" w:author="박윤수" w:date="2014-08-23T00:18:00Z">
          <w:pPr>
            <w:spacing w:after="0"/>
          </w:pPr>
        </w:pPrChange>
      </w:pPr>
      <w:del w:id="8903" w:author="박윤수" w:date="2014-08-23T00:15:00Z">
        <w:r w:rsidRPr="00974E50" w:rsidDel="00C13530">
          <w:rPr>
            <w:lang w:val="en-US" w:eastAsia="ko-KR"/>
          </w:rPr>
          <w:delText xml:space="preserve">    repeat(turn_left, 3)</w:delText>
        </w:r>
      </w:del>
    </w:p>
    <w:p w:rsidR="00000000" w:rsidRDefault="00974E50">
      <w:pPr>
        <w:rPr>
          <w:del w:id="8904" w:author="박윤수" w:date="2014-08-23T00:15:00Z"/>
          <w:lang w:val="en-US" w:eastAsia="ko-KR"/>
        </w:rPr>
        <w:pPrChange w:id="8905" w:author="박윤수" w:date="2014-08-23T00:18:00Z">
          <w:pPr>
            <w:spacing w:after="0"/>
          </w:pPr>
        </w:pPrChange>
      </w:pPr>
      <w:del w:id="8906" w:author="박윤수" w:date="2014-08-23T00:15:00Z">
        <w:r w:rsidRPr="00974E50" w:rsidDel="00C13530">
          <w:rPr>
            <w:lang w:val="en-US" w:eastAsia="ko-KR"/>
          </w:rPr>
          <w:delText>put_beeper()</w:delText>
        </w:r>
      </w:del>
    </w:p>
    <w:p w:rsidR="00000000" w:rsidRDefault="00974E50">
      <w:pPr>
        <w:rPr>
          <w:del w:id="8907" w:author="박윤수" w:date="2014-08-23T00:15:00Z"/>
          <w:lang w:val="en-US" w:eastAsia="ko-KR"/>
        </w:rPr>
        <w:pPrChange w:id="8908" w:author="박윤수" w:date="2014-08-23T00:18:00Z">
          <w:pPr>
            <w:spacing w:after="0"/>
          </w:pPr>
        </w:pPrChange>
      </w:pPr>
      <w:del w:id="8909" w:author="박윤수" w:date="2014-08-23T00:15:00Z">
        <w:r w:rsidRPr="00974E50" w:rsidDel="00C13530">
          <w:rPr>
            <w:lang w:val="en-US" w:eastAsia="ko-KR"/>
          </w:rPr>
          <w:delText>move()</w:delText>
        </w:r>
      </w:del>
    </w:p>
    <w:p w:rsidR="00000000" w:rsidRDefault="00974E50">
      <w:pPr>
        <w:rPr>
          <w:del w:id="8910" w:author="박윤수" w:date="2014-08-23T00:15:00Z"/>
          <w:lang w:val="en-US" w:eastAsia="ko-KR"/>
        </w:rPr>
        <w:pPrChange w:id="8911" w:author="박윤수" w:date="2014-08-23T00:18:00Z">
          <w:pPr>
            <w:spacing w:after="0"/>
          </w:pPr>
        </w:pPrChange>
      </w:pPr>
      <w:del w:id="8912" w:author="박윤수" w:date="2014-08-23T00:15:00Z">
        <w:r w:rsidRPr="00974E50" w:rsidDel="00C13530">
          <w:rPr>
            <w:lang w:val="en-US" w:eastAsia="ko-KR"/>
          </w:rPr>
          <w:delText>while not</w:delText>
        </w:r>
      </w:del>
      <w:ins w:id="8913" w:author="이은정" w:date="2014-08-22T15:14:00Z">
        <w:del w:id="8914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While not</w:delText>
          </w:r>
        </w:del>
      </w:ins>
      <w:del w:id="8915" w:author="박윤수" w:date="2014-08-23T00:15:00Z">
        <w:r w:rsidRPr="00974E50" w:rsidDel="00C13530">
          <w:rPr>
            <w:lang w:val="en-US" w:eastAsia="ko-KR"/>
          </w:rPr>
          <w:delText xml:space="preserve"> next_to_a_beeper():</w:delText>
        </w:r>
      </w:del>
    </w:p>
    <w:p w:rsidR="00000000" w:rsidRDefault="00974E50">
      <w:pPr>
        <w:rPr>
          <w:del w:id="8916" w:author="박윤수" w:date="2014-08-23T00:15:00Z"/>
          <w:lang w:val="en-US" w:eastAsia="ko-KR"/>
        </w:rPr>
        <w:pPrChange w:id="8917" w:author="박윤수" w:date="2014-08-23T00:18:00Z">
          <w:pPr>
            <w:spacing w:after="0"/>
          </w:pPr>
        </w:pPrChange>
      </w:pPr>
      <w:del w:id="8918" w:author="박윤수" w:date="2014-08-23T00:15:00Z">
        <w:r w:rsidRPr="00974E50" w:rsidDel="00C13530">
          <w:rPr>
            <w:lang w:val="en-US" w:eastAsia="ko-KR"/>
          </w:rPr>
          <w:delText xml:space="preserve">    if</w:delText>
        </w:r>
      </w:del>
      <w:ins w:id="8919" w:author="이은정" w:date="2014-08-22T15:16:00Z">
        <w:del w:id="8920" w:author="박윤수" w:date="2014-08-23T00:15:00Z">
          <w:r w:rsidR="00766DAB" w:rsidDel="00C13530">
            <w:rPr>
              <w:rFonts w:hint="eastAsia"/>
              <w:color w:val="0070C0"/>
              <w:lang w:val="en-US" w:eastAsia="ko-KR"/>
            </w:rPr>
            <w:delText>if</w:delText>
          </w:r>
        </w:del>
      </w:ins>
      <w:del w:id="8921" w:author="박윤수" w:date="2014-08-23T00:15:00Z">
        <w:r w:rsidRPr="00974E50" w:rsidDel="00C13530">
          <w:rPr>
            <w:lang w:val="en-US" w:eastAsia="ko-KR"/>
          </w:rPr>
          <w:delText xml:space="preserve"> right_is_clear():</w:delText>
        </w:r>
      </w:del>
    </w:p>
    <w:p w:rsidR="00000000" w:rsidRDefault="00974E50">
      <w:pPr>
        <w:rPr>
          <w:del w:id="8922" w:author="박윤수" w:date="2014-08-23T00:15:00Z"/>
          <w:lang w:val="en-US" w:eastAsia="ko-KR"/>
        </w:rPr>
        <w:pPrChange w:id="8923" w:author="박윤수" w:date="2014-08-23T00:18:00Z">
          <w:pPr>
            <w:spacing w:after="0"/>
          </w:pPr>
        </w:pPrChange>
      </w:pPr>
      <w:del w:id="8924" w:author="박윤수" w:date="2014-08-23T00:15:00Z">
        <w:r w:rsidRPr="00974E50" w:rsidDel="00C13530">
          <w:rPr>
            <w:lang w:val="en-US" w:eastAsia="ko-KR"/>
          </w:rPr>
          <w:delText xml:space="preserve">        turn_right()</w:delText>
        </w:r>
      </w:del>
    </w:p>
    <w:p w:rsidR="00000000" w:rsidRDefault="00974E50">
      <w:pPr>
        <w:rPr>
          <w:del w:id="8925" w:author="박윤수" w:date="2014-08-23T00:15:00Z"/>
          <w:lang w:val="en-US" w:eastAsia="ko-KR"/>
        </w:rPr>
        <w:pPrChange w:id="8926" w:author="박윤수" w:date="2014-08-23T00:18:00Z">
          <w:pPr>
            <w:spacing w:after="0"/>
          </w:pPr>
        </w:pPrChange>
      </w:pPr>
      <w:del w:id="8927" w:author="박윤수" w:date="2014-08-23T00:15:00Z">
        <w:r w:rsidRPr="00974E50" w:rsidDel="00C13530">
          <w:rPr>
            <w:lang w:val="en-US" w:eastAsia="ko-KR"/>
          </w:rPr>
          <w:delText xml:space="preserve">    elif</w:delText>
        </w:r>
      </w:del>
      <w:ins w:id="8928" w:author="이은정" w:date="2014-08-22T15:17:00Z">
        <w:del w:id="8929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elif</w:delText>
          </w:r>
        </w:del>
      </w:ins>
      <w:del w:id="8930" w:author="박윤수" w:date="2014-08-23T00:15:00Z">
        <w:r w:rsidRPr="00974E50" w:rsidDel="00C13530">
          <w:rPr>
            <w:lang w:val="en-US" w:eastAsia="ko-KR"/>
          </w:rPr>
          <w:delText xml:space="preserve"> front_is_clear():</w:delText>
        </w:r>
      </w:del>
    </w:p>
    <w:p w:rsidR="00000000" w:rsidRDefault="00974E50">
      <w:pPr>
        <w:rPr>
          <w:del w:id="8931" w:author="박윤수" w:date="2014-08-23T00:15:00Z"/>
          <w:lang w:val="en-US" w:eastAsia="ko-KR"/>
        </w:rPr>
        <w:pPrChange w:id="8932" w:author="박윤수" w:date="2014-08-23T00:18:00Z">
          <w:pPr>
            <w:spacing w:after="0"/>
          </w:pPr>
        </w:pPrChange>
      </w:pPr>
      <w:del w:id="8933" w:author="박윤수" w:date="2014-08-23T00:15:00Z">
        <w:r w:rsidRPr="00974E50" w:rsidDel="00C13530">
          <w:rPr>
            <w:lang w:val="en-US" w:eastAsia="ko-KR"/>
          </w:rPr>
          <w:delText xml:space="preserve">        move()</w:delText>
        </w:r>
      </w:del>
    </w:p>
    <w:p w:rsidR="00000000" w:rsidRDefault="00974E50">
      <w:pPr>
        <w:rPr>
          <w:del w:id="8934" w:author="박윤수" w:date="2014-08-23T00:15:00Z"/>
          <w:lang w:val="en-US" w:eastAsia="ko-KR"/>
        </w:rPr>
        <w:pPrChange w:id="8935" w:author="박윤수" w:date="2014-08-23T00:18:00Z">
          <w:pPr>
            <w:spacing w:after="0"/>
          </w:pPr>
        </w:pPrChange>
      </w:pPr>
      <w:del w:id="8936" w:author="박윤수" w:date="2014-08-23T00:15:00Z">
        <w:r w:rsidRPr="00974E50" w:rsidDel="00C13530">
          <w:rPr>
            <w:lang w:val="en-US" w:eastAsia="ko-KR"/>
          </w:rPr>
          <w:delText xml:space="preserve">    else</w:delText>
        </w:r>
      </w:del>
      <w:ins w:id="8937" w:author="이은정" w:date="2014-08-22T15:17:00Z">
        <w:del w:id="8938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8939" w:author="박윤수" w:date="2014-08-23T00:15:00Z">
        <w:r w:rsidRPr="00974E50" w:rsidDel="00C13530">
          <w:rPr>
            <w:lang w:val="en-US" w:eastAsia="ko-KR"/>
          </w:rPr>
          <w:delText>:</w:delText>
        </w:r>
      </w:del>
    </w:p>
    <w:p w:rsidR="00000000" w:rsidRDefault="00974E50">
      <w:pPr>
        <w:rPr>
          <w:del w:id="8940" w:author="박윤수" w:date="2014-08-23T00:15:00Z"/>
          <w:lang w:val="en-US" w:eastAsia="ko-KR"/>
        </w:rPr>
        <w:pPrChange w:id="8941" w:author="박윤수" w:date="2014-08-23T00:18:00Z">
          <w:pPr>
            <w:spacing w:after="0"/>
          </w:pPr>
        </w:pPrChange>
      </w:pPr>
      <w:del w:id="8942" w:author="박윤수" w:date="2014-08-23T00:15:00Z">
        <w:r w:rsidRPr="00974E50" w:rsidDel="00C13530">
          <w:rPr>
            <w:lang w:val="en-US" w:eastAsia="ko-KR"/>
          </w:rPr>
          <w:delText xml:space="preserve">        turn_left()</w:delText>
        </w:r>
      </w:del>
    </w:p>
    <w:p w:rsidR="00000000" w:rsidRDefault="00974E50">
      <w:pPr>
        <w:rPr>
          <w:del w:id="8943" w:author="박윤수" w:date="2014-08-23T00:15:00Z"/>
          <w:lang w:val="en-US" w:eastAsia="ko-KR"/>
        </w:rPr>
        <w:pPrChange w:id="8944" w:author="박윤수" w:date="2014-08-23T00:18:00Z">
          <w:pPr>
            <w:spacing w:after="0"/>
          </w:pPr>
        </w:pPrChange>
      </w:pPr>
      <w:del w:id="8945" w:author="박윤수" w:date="2014-08-23T00:15:00Z">
        <w:r w:rsidRPr="00974E50" w:rsidDel="00C13530">
          <w:rPr>
            <w:lang w:val="en-US" w:eastAsia="ko-KR"/>
          </w:rPr>
          <w:delText>turn_off()</w:delText>
        </w:r>
      </w:del>
    </w:p>
    <w:p w:rsidR="00000000" w:rsidRDefault="00974E50">
      <w:pPr>
        <w:spacing w:before="240"/>
        <w:rPr>
          <w:del w:id="8946" w:author="박윤수" w:date="2014-08-23T00:15:00Z"/>
          <w:lang w:val="en-US" w:eastAsia="ko-KR"/>
        </w:rPr>
        <w:pPrChange w:id="8947" w:author="박윤수" w:date="2014-08-23T00:18:00Z">
          <w:pPr>
            <w:spacing w:before="240" w:after="0"/>
          </w:pPr>
        </w:pPrChange>
      </w:pPr>
      <w:del w:id="8948" w:author="박윤수" w:date="2014-08-23T00:15:00Z">
        <w:r w:rsidDel="00C13530">
          <w:rPr>
            <w:rFonts w:hint="eastAsia"/>
            <w:lang w:val="en-US" w:eastAsia="ko-KR"/>
          </w:rPr>
          <w:delText>정상적으로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동작합니까</w:delText>
        </w:r>
        <w:r w:rsidDel="00C13530">
          <w:rPr>
            <w:rFonts w:hint="eastAsia"/>
            <w:lang w:val="en-US" w:eastAsia="ko-KR"/>
          </w:rPr>
          <w:delText xml:space="preserve">? </w:delText>
        </w:r>
        <w:r w:rsidDel="00C13530">
          <w:rPr>
            <w:rFonts w:hint="eastAsia"/>
            <w:lang w:val="en-US" w:eastAsia="ko-KR"/>
          </w:rPr>
          <w:delText>결정을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내리기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위해서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주의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깊게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읽어보세요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여러분의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의견을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확</w:delText>
        </w:r>
        <w:r w:rsidR="00BC0DF4" w:rsidDel="00C13530">
          <w:rPr>
            <w:rFonts w:hint="eastAsia"/>
            <w:lang w:val="en-US" w:eastAsia="ko-KR"/>
          </w:rPr>
          <w:delText>인</w:delText>
        </w:r>
        <w:r w:rsidDel="00C13530">
          <w:rPr>
            <w:rFonts w:hint="eastAsia"/>
            <w:lang w:val="en-US" w:eastAsia="ko-KR"/>
          </w:rPr>
          <w:delText>하기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위해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9C3557" w:rsidDel="00C13530">
          <w:rPr>
            <w:rFonts w:hint="eastAsia"/>
            <w:lang w:val="en-US" w:eastAsia="ko-KR"/>
          </w:rPr>
          <w:delText>직접</w:delText>
        </w:r>
        <w:r w:rsidR="009C3557" w:rsidDel="00C13530">
          <w:rPr>
            <w:rFonts w:hint="eastAsia"/>
            <w:lang w:val="en-US" w:eastAsia="ko-KR"/>
          </w:rPr>
          <w:delText xml:space="preserve"> </w:delText>
        </w:r>
        <w:r w:rsidR="009C3557" w:rsidDel="00C13530">
          <w:rPr>
            <w:rFonts w:hint="eastAsia"/>
            <w:lang w:val="en-US" w:eastAsia="ko-KR"/>
          </w:rPr>
          <w:delText>시도해</w:delText>
        </w:r>
        <w:r w:rsidR="009C3557" w:rsidDel="00C13530">
          <w:rPr>
            <w:rFonts w:hint="eastAsia"/>
            <w:lang w:val="en-US" w:eastAsia="ko-KR"/>
          </w:rPr>
          <w:delText xml:space="preserve"> </w:delText>
        </w:r>
        <w:r w:rsidR="009C3557" w:rsidDel="00C13530">
          <w:rPr>
            <w:rFonts w:hint="eastAsia"/>
            <w:lang w:val="en-US" w:eastAsia="ko-KR"/>
          </w:rPr>
          <w:delText>보세요</w:delText>
        </w:r>
        <w:r w:rsidR="009C3557" w:rsidDel="00C13530">
          <w:rPr>
            <w:rFonts w:hint="eastAsia"/>
            <w:lang w:val="en-US" w:eastAsia="ko-KR"/>
          </w:rPr>
          <w:delText>.</w:delText>
        </w:r>
      </w:del>
    </w:p>
    <w:p w:rsidR="00CF6B85" w:rsidRDefault="00AF7365">
      <w:pPr>
        <w:jc w:val="center"/>
        <w:rPr>
          <w:del w:id="8949" w:author="박윤수" w:date="2014-08-23T00:15:00Z"/>
          <w:lang w:eastAsia="ko-KR"/>
        </w:rPr>
      </w:pPr>
      <w:del w:id="8950" w:author="박윤수" w:date="2014-08-23T00:15:00Z">
        <w:r>
          <w:rPr>
            <w:noProof/>
            <w:lang w:val="en-US" w:eastAsia="ko-KR"/>
            <w:rPrChange w:id="895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5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BC0DF4" w:rsidRPr="00BC0DF4" w:rsidDel="00C13530">
          <w:rPr>
            <w:rFonts w:hint="eastAsia"/>
            <w:lang w:eastAsia="ko-KR"/>
          </w:rPr>
          <w:delText xml:space="preserve"> </w:delText>
        </w:r>
        <w:r w:rsidR="00BC0DF4" w:rsidRPr="00BC0DF4" w:rsidDel="00C13530">
          <w:rPr>
            <w:rFonts w:hint="eastAsia"/>
            <w:lang w:eastAsia="ko-KR"/>
          </w:rPr>
          <w:delText>놀라운</w:delText>
        </w:r>
        <w:r w:rsidR="00BC0DF4" w:rsidRPr="00BC0DF4" w:rsidDel="00C13530">
          <w:rPr>
            <w:rFonts w:hint="eastAsia"/>
            <w:lang w:eastAsia="ko-KR"/>
          </w:rPr>
          <w:delText xml:space="preserve"> Part </w:delText>
        </w:r>
        <w:r w:rsidR="00BC0DF4" w:rsidDel="00C13530">
          <w:rPr>
            <w:rFonts w:hint="eastAsia"/>
            <w:lang w:eastAsia="ko-KR"/>
          </w:rPr>
          <w:delText>1 -</w:delText>
        </w:r>
        <w:r>
          <w:rPr>
            <w:noProof/>
            <w:lang w:val="en-US" w:eastAsia="ko-KR"/>
            <w:rPrChange w:id="895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8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C0DF4" w:rsidDel="00C13530">
          <w:rPr>
            <w:rFonts w:hint="eastAsia"/>
            <w:lang w:eastAsia="ko-KR"/>
          </w:rPr>
          <w:delText xml:space="preserve">- </w:delText>
        </w:r>
        <w:r w:rsidR="00BC0DF4" w:rsidDel="00C13530">
          <w:rPr>
            <w:rFonts w:hint="eastAsia"/>
            <w:lang w:eastAsia="ko-KR"/>
          </w:rPr>
          <w:delText>놀라운</w:delText>
        </w:r>
        <w:r w:rsidR="00BC0DF4" w:rsidDel="00C13530">
          <w:rPr>
            <w:rFonts w:hint="eastAsia"/>
            <w:lang w:eastAsia="ko-KR"/>
          </w:rPr>
          <w:delText xml:space="preserve"> Part 3</w:delText>
        </w:r>
        <w:r w:rsidR="00BC0DF4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895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47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pStyle w:val="affc"/>
        <w:ind w:leftChars="0" w:left="927"/>
        <w:rPr>
          <w:del w:id="8954" w:author="박윤수" w:date="2014-08-23T00:15:00Z"/>
          <w:b/>
          <w:sz w:val="24"/>
          <w:lang w:eastAsia="ko-KR"/>
        </w:rPr>
      </w:pPr>
    </w:p>
    <w:p w:rsidR="00CF6B85" w:rsidRDefault="00CF6B85">
      <w:pPr>
        <w:rPr>
          <w:del w:id="8955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8956" w:author="박윤수" w:date="2014-08-23T00:15:00Z"/>
          <w:rFonts w:asciiTheme="minorEastAsia" w:hAnsiTheme="minorEastAsia"/>
          <w:color w:val="0070C0"/>
          <w:lang w:eastAsia="ko-KR"/>
          <w:rPrChange w:id="8957" w:author="이은정" w:date="2014-08-22T16:41:00Z">
            <w:rPr>
              <w:del w:id="8958" w:author="박윤수" w:date="2014-08-23T00:15:00Z"/>
              <w:rFonts w:asciiTheme="minorEastAsia" w:hAnsiTheme="minorEastAsia"/>
              <w:lang w:eastAsia="ko-KR"/>
            </w:rPr>
          </w:rPrChange>
        </w:rPr>
      </w:pPr>
      <w:del w:id="8959" w:author="박윤수" w:date="2014-08-23T00:15:00Z">
        <w:r w:rsidRPr="00E80AEF">
          <w:rPr>
            <w:rFonts w:hint="eastAsia"/>
            <w:color w:val="0070C0"/>
            <w:lang w:eastAsia="ko-KR"/>
            <w:rPrChange w:id="8960" w:author="이은정" w:date="2014-08-22T16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color w:val="0070C0"/>
            <w:lang w:eastAsia="ko-KR"/>
            <w:rPrChange w:id="8961" w:author="이은정" w:date="2014-08-22T16:41:00Z">
              <w:rPr>
                <w:color w:val="0000FF"/>
                <w:u w:val="single"/>
                <w:lang w:eastAsia="ko-KR"/>
              </w:rPr>
            </w:rPrChange>
          </w:rPr>
          <w:delText xml:space="preserve"> Part 3</w:delText>
        </w:r>
      </w:del>
    </w:p>
    <w:p w:rsidR="00CF6B85" w:rsidRDefault="00BC0DF4">
      <w:pPr>
        <w:spacing w:before="240"/>
        <w:rPr>
          <w:del w:id="8962" w:author="박윤수" w:date="2014-08-23T00:15:00Z"/>
          <w:lang w:eastAsia="ko-KR"/>
        </w:rPr>
      </w:pPr>
      <w:del w:id="8963" w:author="박윤수" w:date="2014-08-23T00:15:00Z">
        <w:r w:rsidDel="00C13530">
          <w:rPr>
            <w:rFonts w:hint="eastAsia"/>
            <w:lang w:eastAsia="ko-KR"/>
          </w:rPr>
          <w:delText>알아채셨겠지만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 xml:space="preserve">. 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8964" w:author="이은정" w:date="2014-08-22T10:41:00Z">
        <w:del w:id="896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896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주변에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상태에서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967" w:author="이은정" w:date="2014-08-22T10:41:00Z">
        <w:del w:id="896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96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반복상태에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놓여지게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아래와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8970" w:author="이은정" w:date="2014-08-22T10:41:00Z">
        <w:del w:id="897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8972" w:author="박윤수" w:date="2014-08-23T00:15:00Z">
        <w:r w:rsidDel="00C13530">
          <w:rPr>
            <w:rFonts w:hint="eastAsia"/>
            <w:lang w:eastAsia="ko-KR"/>
          </w:rPr>
          <w:delText xml:space="preserve"> move() </w:delText>
        </w:r>
        <w:r w:rsidDel="00C13530">
          <w:rPr>
            <w:rFonts w:hint="eastAsia"/>
            <w:lang w:eastAsia="ko-KR"/>
          </w:rPr>
          <w:delText>명령문으로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BC0DF4">
      <w:pPr>
        <w:rPr>
          <w:del w:id="8973" w:author="박윤수" w:date="2014-08-23T00:15:00Z"/>
          <w:lang w:val="en-US" w:eastAsia="ko-KR"/>
        </w:rPr>
        <w:pPrChange w:id="8974" w:author="박윤수" w:date="2014-08-23T00:18:00Z">
          <w:pPr>
            <w:spacing w:after="0"/>
          </w:pPr>
        </w:pPrChange>
      </w:pPr>
      <w:del w:id="8975" w:author="박윤수" w:date="2014-08-23T00:15:00Z">
        <w:r w:rsidRPr="00BC0DF4" w:rsidDel="00C13530">
          <w:rPr>
            <w:lang w:val="en-US" w:eastAsia="ko-KR"/>
          </w:rPr>
          <w:delText>def</w:delText>
        </w:r>
      </w:del>
      <w:ins w:id="8976" w:author="이은정" w:date="2014-08-22T14:42:00Z">
        <w:del w:id="8977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8978" w:author="박윤수" w:date="2014-08-23T00:15:00Z">
        <w:r w:rsidRPr="00BC0DF4" w:rsidDel="00C13530">
          <w:rPr>
            <w:lang w:val="en-US" w:eastAsia="ko-KR"/>
          </w:rPr>
          <w:delText xml:space="preserve"> turn_right():</w:delText>
        </w:r>
      </w:del>
    </w:p>
    <w:p w:rsidR="00000000" w:rsidRDefault="00BC0DF4">
      <w:pPr>
        <w:rPr>
          <w:del w:id="8979" w:author="박윤수" w:date="2014-08-23T00:15:00Z"/>
          <w:lang w:val="en-US" w:eastAsia="ko-KR"/>
        </w:rPr>
        <w:pPrChange w:id="8980" w:author="박윤수" w:date="2014-08-23T00:18:00Z">
          <w:pPr>
            <w:spacing w:after="0"/>
          </w:pPr>
        </w:pPrChange>
      </w:pPr>
      <w:del w:id="8981" w:author="박윤수" w:date="2014-08-23T00:15:00Z">
        <w:r w:rsidRPr="00BC0DF4" w:rsidDel="00C13530">
          <w:rPr>
            <w:lang w:val="en-US" w:eastAsia="ko-KR"/>
          </w:rPr>
          <w:delText xml:space="preserve">    repeat(turn_left, 3)</w:delText>
        </w:r>
      </w:del>
    </w:p>
    <w:p w:rsidR="00000000" w:rsidRDefault="00BC0DF4">
      <w:pPr>
        <w:rPr>
          <w:del w:id="8982" w:author="박윤수" w:date="2014-08-23T00:15:00Z"/>
          <w:lang w:val="en-US" w:eastAsia="ko-KR"/>
        </w:rPr>
        <w:pPrChange w:id="8983" w:author="박윤수" w:date="2014-08-23T00:18:00Z">
          <w:pPr>
            <w:spacing w:after="0"/>
          </w:pPr>
        </w:pPrChange>
      </w:pPr>
      <w:del w:id="8984" w:author="박윤수" w:date="2014-08-23T00:15:00Z">
        <w:r w:rsidRPr="00BC0DF4" w:rsidDel="00C13530">
          <w:rPr>
            <w:lang w:val="en-US" w:eastAsia="ko-KR"/>
          </w:rPr>
          <w:delText>put_beeper()</w:delText>
        </w:r>
      </w:del>
    </w:p>
    <w:p w:rsidR="00000000" w:rsidRDefault="00BC0DF4">
      <w:pPr>
        <w:rPr>
          <w:del w:id="8985" w:author="박윤수" w:date="2014-08-23T00:15:00Z"/>
          <w:lang w:val="en-US" w:eastAsia="ko-KR"/>
        </w:rPr>
        <w:pPrChange w:id="8986" w:author="박윤수" w:date="2014-08-23T00:18:00Z">
          <w:pPr>
            <w:spacing w:after="0"/>
          </w:pPr>
        </w:pPrChange>
      </w:pPr>
      <w:del w:id="8987" w:author="박윤수" w:date="2014-08-23T00:15:00Z">
        <w:r w:rsidRPr="00BC0DF4" w:rsidDel="00C13530">
          <w:rPr>
            <w:lang w:val="en-US" w:eastAsia="ko-KR"/>
          </w:rPr>
          <w:delText>move()</w:delText>
        </w:r>
      </w:del>
    </w:p>
    <w:p w:rsidR="00000000" w:rsidRDefault="00BC0DF4">
      <w:pPr>
        <w:rPr>
          <w:del w:id="8988" w:author="박윤수" w:date="2014-08-23T00:15:00Z"/>
          <w:lang w:val="en-US" w:eastAsia="ko-KR"/>
        </w:rPr>
        <w:pPrChange w:id="8989" w:author="박윤수" w:date="2014-08-23T00:18:00Z">
          <w:pPr>
            <w:spacing w:after="0"/>
          </w:pPr>
        </w:pPrChange>
      </w:pPr>
      <w:del w:id="8990" w:author="박윤수" w:date="2014-08-23T00:15:00Z">
        <w:r w:rsidRPr="00BC0DF4" w:rsidDel="00C13530">
          <w:rPr>
            <w:lang w:val="en-US" w:eastAsia="ko-KR"/>
          </w:rPr>
          <w:delText>while not</w:delText>
        </w:r>
      </w:del>
      <w:ins w:id="8991" w:author="이은정" w:date="2014-08-22T15:14:00Z">
        <w:del w:id="8992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While not</w:delText>
          </w:r>
        </w:del>
      </w:ins>
      <w:del w:id="8993" w:author="박윤수" w:date="2014-08-23T00:15:00Z">
        <w:r w:rsidRPr="00BC0DF4" w:rsidDel="00C13530">
          <w:rPr>
            <w:lang w:val="en-US" w:eastAsia="ko-KR"/>
          </w:rPr>
          <w:delText xml:space="preserve"> next_to_a_beeper():</w:delText>
        </w:r>
      </w:del>
    </w:p>
    <w:p w:rsidR="00000000" w:rsidRDefault="00BC0DF4">
      <w:pPr>
        <w:rPr>
          <w:del w:id="8994" w:author="박윤수" w:date="2014-08-23T00:15:00Z"/>
          <w:lang w:val="en-US" w:eastAsia="ko-KR"/>
        </w:rPr>
        <w:pPrChange w:id="8995" w:author="박윤수" w:date="2014-08-23T00:18:00Z">
          <w:pPr>
            <w:spacing w:after="0"/>
          </w:pPr>
        </w:pPrChange>
      </w:pPr>
      <w:del w:id="8996" w:author="박윤수" w:date="2014-08-23T00:15:00Z">
        <w:r w:rsidRPr="00BC0DF4" w:rsidDel="00C13530">
          <w:rPr>
            <w:lang w:val="en-US" w:eastAsia="ko-KR"/>
          </w:rPr>
          <w:delText xml:space="preserve">    if</w:delText>
        </w:r>
      </w:del>
      <w:ins w:id="8997" w:author="이은정" w:date="2014-08-22T15:15:00Z">
        <w:del w:id="8998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8999" w:author="박윤수" w:date="2014-08-23T00:15:00Z">
        <w:r w:rsidRPr="00BC0DF4" w:rsidDel="00C13530">
          <w:rPr>
            <w:lang w:val="en-US" w:eastAsia="ko-KR"/>
          </w:rPr>
          <w:delText xml:space="preserve"> right_is_clear():</w:delText>
        </w:r>
      </w:del>
    </w:p>
    <w:p w:rsidR="00000000" w:rsidRDefault="00BC0DF4">
      <w:pPr>
        <w:rPr>
          <w:del w:id="9000" w:author="박윤수" w:date="2014-08-23T00:15:00Z"/>
          <w:lang w:val="en-US" w:eastAsia="ko-KR"/>
        </w:rPr>
        <w:pPrChange w:id="9001" w:author="박윤수" w:date="2014-08-23T00:18:00Z">
          <w:pPr>
            <w:spacing w:after="0"/>
          </w:pPr>
        </w:pPrChange>
      </w:pPr>
      <w:del w:id="9002" w:author="박윤수" w:date="2014-08-23T00:15:00Z">
        <w:r w:rsidRPr="00BC0DF4" w:rsidDel="00C13530">
          <w:rPr>
            <w:lang w:val="en-US" w:eastAsia="ko-KR"/>
          </w:rPr>
          <w:delText xml:space="preserve">        turn_right()</w:delText>
        </w:r>
      </w:del>
    </w:p>
    <w:p w:rsidR="00000000" w:rsidRDefault="00BC0DF4">
      <w:pPr>
        <w:rPr>
          <w:del w:id="9003" w:author="박윤수" w:date="2014-08-23T00:15:00Z"/>
          <w:lang w:val="en-US" w:eastAsia="ko-KR"/>
        </w:rPr>
        <w:pPrChange w:id="9004" w:author="박윤수" w:date="2014-08-23T00:18:00Z">
          <w:pPr>
            <w:spacing w:after="0"/>
          </w:pPr>
        </w:pPrChange>
      </w:pPr>
      <w:del w:id="9005" w:author="박윤수" w:date="2014-08-23T00:15:00Z">
        <w:r w:rsidRPr="00BC0DF4" w:rsidDel="00C13530">
          <w:rPr>
            <w:lang w:val="en-US" w:eastAsia="ko-KR"/>
          </w:rPr>
          <w:delText xml:space="preserve">        move()</w:delText>
        </w:r>
      </w:del>
    </w:p>
    <w:p w:rsidR="00000000" w:rsidRDefault="00BC0DF4">
      <w:pPr>
        <w:rPr>
          <w:del w:id="9006" w:author="박윤수" w:date="2014-08-23T00:15:00Z"/>
          <w:lang w:val="en-US" w:eastAsia="ko-KR"/>
        </w:rPr>
        <w:pPrChange w:id="9007" w:author="박윤수" w:date="2014-08-23T00:18:00Z">
          <w:pPr>
            <w:spacing w:after="0"/>
          </w:pPr>
        </w:pPrChange>
      </w:pPr>
      <w:del w:id="9008" w:author="박윤수" w:date="2014-08-23T00:15:00Z">
        <w:r w:rsidRPr="00BC0DF4" w:rsidDel="00C13530">
          <w:rPr>
            <w:lang w:val="en-US" w:eastAsia="ko-KR"/>
          </w:rPr>
          <w:delText xml:space="preserve">    elif</w:delText>
        </w:r>
      </w:del>
      <w:ins w:id="9009" w:author="이은정" w:date="2014-08-22T15:17:00Z">
        <w:del w:id="9010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elif</w:delText>
          </w:r>
        </w:del>
      </w:ins>
      <w:del w:id="9011" w:author="박윤수" w:date="2014-08-23T00:15:00Z">
        <w:r w:rsidRPr="00BC0DF4" w:rsidDel="00C13530">
          <w:rPr>
            <w:lang w:val="en-US" w:eastAsia="ko-KR"/>
          </w:rPr>
          <w:delText xml:space="preserve"> front_is_clear():</w:delText>
        </w:r>
      </w:del>
    </w:p>
    <w:p w:rsidR="00000000" w:rsidRDefault="00BC0DF4">
      <w:pPr>
        <w:rPr>
          <w:del w:id="9012" w:author="박윤수" w:date="2014-08-23T00:15:00Z"/>
          <w:lang w:val="en-US" w:eastAsia="ko-KR"/>
        </w:rPr>
        <w:pPrChange w:id="9013" w:author="박윤수" w:date="2014-08-23T00:18:00Z">
          <w:pPr>
            <w:spacing w:after="0"/>
          </w:pPr>
        </w:pPrChange>
      </w:pPr>
      <w:del w:id="9014" w:author="박윤수" w:date="2014-08-23T00:15:00Z">
        <w:r w:rsidRPr="00BC0DF4" w:rsidDel="00C13530">
          <w:rPr>
            <w:lang w:val="en-US" w:eastAsia="ko-KR"/>
          </w:rPr>
          <w:delText xml:space="preserve">        move()</w:delText>
        </w:r>
      </w:del>
    </w:p>
    <w:p w:rsidR="00000000" w:rsidRDefault="00BC0DF4">
      <w:pPr>
        <w:rPr>
          <w:del w:id="9015" w:author="박윤수" w:date="2014-08-23T00:15:00Z"/>
          <w:lang w:val="en-US" w:eastAsia="ko-KR"/>
        </w:rPr>
        <w:pPrChange w:id="9016" w:author="박윤수" w:date="2014-08-23T00:18:00Z">
          <w:pPr>
            <w:spacing w:after="0"/>
          </w:pPr>
        </w:pPrChange>
      </w:pPr>
      <w:del w:id="9017" w:author="박윤수" w:date="2014-08-23T00:15:00Z">
        <w:r w:rsidRPr="00BC0DF4" w:rsidDel="00C13530">
          <w:rPr>
            <w:lang w:val="en-US" w:eastAsia="ko-KR"/>
          </w:rPr>
          <w:delText xml:space="preserve">    else</w:delText>
        </w:r>
      </w:del>
      <w:ins w:id="9018" w:author="이은정" w:date="2014-08-22T15:17:00Z">
        <w:del w:id="9019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9020" w:author="박윤수" w:date="2014-08-23T00:15:00Z">
        <w:r w:rsidRPr="00BC0DF4" w:rsidDel="00C13530">
          <w:rPr>
            <w:lang w:val="en-US" w:eastAsia="ko-KR"/>
          </w:rPr>
          <w:delText>:</w:delText>
        </w:r>
      </w:del>
    </w:p>
    <w:p w:rsidR="00000000" w:rsidRDefault="00BC0DF4">
      <w:pPr>
        <w:rPr>
          <w:del w:id="9021" w:author="박윤수" w:date="2014-08-23T00:15:00Z"/>
          <w:lang w:val="en-US" w:eastAsia="ko-KR"/>
        </w:rPr>
        <w:pPrChange w:id="9022" w:author="박윤수" w:date="2014-08-23T00:18:00Z">
          <w:pPr>
            <w:spacing w:after="0"/>
          </w:pPr>
        </w:pPrChange>
      </w:pPr>
      <w:del w:id="9023" w:author="박윤수" w:date="2014-08-23T00:15:00Z">
        <w:r w:rsidRPr="00BC0DF4" w:rsidDel="00C13530">
          <w:rPr>
            <w:lang w:val="en-US" w:eastAsia="ko-KR"/>
          </w:rPr>
          <w:delText xml:space="preserve">        turn_left()</w:delText>
        </w:r>
      </w:del>
    </w:p>
    <w:p w:rsidR="00000000" w:rsidRDefault="00BC0DF4">
      <w:pPr>
        <w:rPr>
          <w:del w:id="9024" w:author="박윤수" w:date="2014-08-23T00:15:00Z"/>
          <w:lang w:val="en-US" w:eastAsia="ko-KR"/>
        </w:rPr>
        <w:pPrChange w:id="9025" w:author="박윤수" w:date="2014-08-23T00:18:00Z">
          <w:pPr>
            <w:spacing w:after="0"/>
          </w:pPr>
        </w:pPrChange>
      </w:pPr>
      <w:del w:id="9026" w:author="박윤수" w:date="2014-08-23T00:15:00Z">
        <w:r w:rsidRPr="00BC0DF4" w:rsidDel="00C13530">
          <w:rPr>
            <w:lang w:val="en-US" w:eastAsia="ko-KR"/>
          </w:rPr>
          <w:delText>turn_off()</w:delText>
        </w:r>
      </w:del>
    </w:p>
    <w:p w:rsidR="00CF6B85" w:rsidRDefault="00E80AEF">
      <w:pPr>
        <w:pStyle w:val="affc"/>
        <w:numPr>
          <w:ilvl w:val="0"/>
          <w:numId w:val="31"/>
        </w:numPr>
        <w:spacing w:before="240"/>
        <w:ind w:leftChars="0"/>
        <w:rPr>
          <w:del w:id="9027" w:author="박윤수" w:date="2014-08-23T00:15:00Z"/>
          <w:b/>
          <w:color w:val="0070C0"/>
          <w:sz w:val="24"/>
          <w:lang w:eastAsia="ko-KR"/>
          <w:rPrChange w:id="9028" w:author="이은정" w:date="2014-08-22T16:41:00Z">
            <w:rPr>
              <w:del w:id="9029" w:author="박윤수" w:date="2014-08-23T00:15:00Z"/>
              <w:b/>
              <w:sz w:val="24"/>
              <w:lang w:eastAsia="ko-KR"/>
            </w:rPr>
          </w:rPrChange>
        </w:rPr>
      </w:pPr>
      <w:del w:id="9030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031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좀더</w:delText>
        </w:r>
        <w:r w:rsidRPr="00E80AEF">
          <w:rPr>
            <w:b/>
            <w:color w:val="0070C0"/>
            <w:sz w:val="24"/>
            <w:lang w:eastAsia="ko-KR"/>
            <w:rPrChange w:id="9032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033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복잡한</w:delText>
        </w:r>
        <w:r w:rsidRPr="00E80AEF">
          <w:rPr>
            <w:b/>
            <w:color w:val="0070C0"/>
            <w:sz w:val="24"/>
            <w:lang w:eastAsia="ko-KR"/>
            <w:rPrChange w:id="9034" w:author="이은정" w:date="2014-08-22T16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035" w:author="이은정" w:date="2014-08-22T16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월드</w:delText>
        </w:r>
      </w:del>
    </w:p>
    <w:p w:rsidR="00000000" w:rsidRDefault="00BC0DF4">
      <w:pPr>
        <w:rPr>
          <w:del w:id="9036" w:author="박윤수" w:date="2014-08-23T00:15:00Z"/>
          <w:lang w:eastAsia="ko-KR"/>
        </w:rPr>
        <w:pPrChange w:id="9037" w:author="박윤수" w:date="2014-08-23T00:18:00Z">
          <w:pPr>
            <w:spacing w:after="0"/>
          </w:pPr>
        </w:pPrChange>
      </w:pPr>
      <w:del w:id="9038" w:author="박윤수" w:date="2014-08-23T00:15:00Z"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생각해봅시다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동작할까요</w:delText>
        </w:r>
        <w:r w:rsidDel="00C13530">
          <w:rPr>
            <w:rFonts w:hint="eastAsia"/>
            <w:lang w:eastAsia="ko-KR"/>
          </w:rPr>
          <w:delText>?</w:delText>
        </w:r>
      </w:del>
    </w:p>
    <w:p w:rsidR="00CF6B85" w:rsidRDefault="00AF7365">
      <w:pPr>
        <w:rPr>
          <w:del w:id="9039" w:author="박윤수" w:date="2014-08-23T00:15:00Z"/>
          <w:lang w:eastAsia="ko-KR"/>
        </w:rPr>
      </w:pPr>
      <w:del w:id="9040" w:author="박윤수" w:date="2014-08-23T00:15:00Z">
        <w:r>
          <w:rPr>
            <w:noProof/>
            <w:lang w:val="en-US" w:eastAsia="ko-KR"/>
            <w:rPrChange w:id="904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495550" cy="2495550"/>
              <wp:effectExtent l="19050" t="0" r="0" b="0"/>
              <wp:docPr id="151" name="그림 150" descr="around3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3start.png"/>
                      <pic:cNvPicPr/>
                    </pic:nvPicPr>
                    <pic:blipFill>
                      <a:blip r:embed="rId10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5550" cy="2495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BC0DF4">
      <w:pPr>
        <w:rPr>
          <w:del w:id="9042" w:author="박윤수" w:date="2014-08-23T00:15:00Z"/>
          <w:lang w:eastAsia="ko-KR"/>
        </w:rPr>
        <w:pPrChange w:id="9043" w:author="박윤수" w:date="2014-08-23T00:18:00Z">
          <w:pPr>
            <w:spacing w:after="0"/>
          </w:pPr>
        </w:pPrChange>
      </w:pPr>
      <w:del w:id="9044" w:author="박윤수" w:date="2014-08-23T00:15:00Z">
        <w:r w:rsidDel="00C13530">
          <w:rPr>
            <w:rFonts w:hint="eastAsia"/>
            <w:lang w:eastAsia="ko-KR"/>
          </w:rPr>
          <w:delText>불행하게도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정답은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‘</w:delText>
        </w:r>
        <w:r w:rsidDel="00C13530">
          <w:rPr>
            <w:rFonts w:hint="eastAsia"/>
            <w:lang w:eastAsia="ko-KR"/>
          </w:rPr>
          <w:delText>아니오</w:delText>
        </w:r>
        <w:r w:rsidDel="00C13530">
          <w:rPr>
            <w:lang w:eastAsia="ko-KR"/>
          </w:rPr>
          <w:delText>’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이상의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진행하기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그런지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알아봅시다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9045" w:author="박윤수" w:date="2014-08-23T00:15:00Z"/>
          <w:lang w:eastAsia="ko-KR"/>
        </w:rPr>
      </w:pPr>
      <w:del w:id="9046" w:author="박윤수" w:date="2014-08-23T00:15:00Z">
        <w:r>
          <w:rPr>
            <w:noProof/>
            <w:lang w:val="en-US" w:eastAsia="ko-KR"/>
            <w:rPrChange w:id="904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157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BC0DF4" w:rsidRPr="00BC0DF4" w:rsidDel="00C13530">
          <w:rPr>
            <w:rFonts w:hint="eastAsia"/>
            <w:lang w:eastAsia="ko-KR"/>
          </w:rPr>
          <w:delText xml:space="preserve"> </w:delText>
        </w:r>
        <w:r w:rsidR="00BC0DF4" w:rsidRPr="00BC0DF4" w:rsidDel="00C13530">
          <w:rPr>
            <w:rFonts w:hint="eastAsia"/>
            <w:lang w:eastAsia="ko-KR"/>
          </w:rPr>
          <w:delText>놀라운</w:delText>
        </w:r>
        <w:r w:rsidR="00BC0DF4" w:rsidRPr="00BC0DF4" w:rsidDel="00C13530">
          <w:rPr>
            <w:rFonts w:hint="eastAsia"/>
            <w:lang w:eastAsia="ko-KR"/>
          </w:rPr>
          <w:delText xml:space="preserve"> Part</w:delText>
        </w:r>
        <w:r w:rsidR="00BC0DF4" w:rsidDel="00C13530">
          <w:rPr>
            <w:rFonts w:hint="eastAsia"/>
            <w:lang w:eastAsia="ko-KR"/>
          </w:rPr>
          <w:delText xml:space="preserve"> 2 -</w:delText>
        </w:r>
        <w:r>
          <w:rPr>
            <w:noProof/>
            <w:lang w:val="en-US" w:eastAsia="ko-KR"/>
            <w:rPrChange w:id="904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88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C0DF4" w:rsidDel="00C13530">
          <w:rPr>
            <w:rFonts w:hint="eastAsia"/>
            <w:lang w:eastAsia="ko-KR"/>
          </w:rPr>
          <w:delText xml:space="preserve">- </w:delText>
        </w:r>
        <w:r w:rsidR="00BC0DF4" w:rsidDel="00C13530">
          <w:rPr>
            <w:rFonts w:hint="eastAsia"/>
            <w:lang w:eastAsia="ko-KR"/>
          </w:rPr>
          <w:delText>놀라운</w:delText>
        </w:r>
        <w:r w:rsidR="00BC0DF4" w:rsidDel="00C13530">
          <w:rPr>
            <w:rFonts w:hint="eastAsia"/>
            <w:lang w:eastAsia="ko-KR"/>
          </w:rPr>
          <w:delText xml:space="preserve"> Part 4</w:delText>
        </w:r>
        <w:r w:rsidR="00BC0DF4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904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89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E80AEF">
      <w:pPr>
        <w:pStyle w:val="HiddenfromContents"/>
        <w:pageBreakBefore/>
        <w:rPr>
          <w:del w:id="9050" w:author="박윤수" w:date="2014-08-23T00:15:00Z"/>
          <w:rFonts w:asciiTheme="minorEastAsia" w:hAnsiTheme="minorEastAsia"/>
          <w:color w:val="0070C0"/>
          <w:lang w:eastAsia="ko-KR"/>
          <w:rPrChange w:id="9051" w:author="이은정" w:date="2014-08-22T16:41:00Z">
            <w:rPr>
              <w:del w:id="9052" w:author="박윤수" w:date="2014-08-23T00:15:00Z"/>
              <w:rFonts w:asciiTheme="minorEastAsia" w:hAnsiTheme="minorEastAsia"/>
              <w:lang w:eastAsia="ko-KR"/>
            </w:rPr>
          </w:rPrChange>
        </w:rPr>
      </w:pPr>
      <w:del w:id="9053" w:author="박윤수" w:date="2014-08-23T00:15:00Z">
        <w:r w:rsidRPr="00E80AEF">
          <w:rPr>
            <w:rFonts w:hint="eastAsia"/>
            <w:color w:val="0070C0"/>
            <w:lang w:eastAsia="ko-KR"/>
            <w:rPrChange w:id="9054" w:author="이은정" w:date="2014-08-22T16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color w:val="0070C0"/>
            <w:lang w:eastAsia="ko-KR"/>
            <w:rPrChange w:id="9055" w:author="이은정" w:date="2014-08-22T16:41:00Z">
              <w:rPr>
                <w:color w:val="0000FF"/>
                <w:u w:val="single"/>
                <w:lang w:eastAsia="ko-KR"/>
              </w:rPr>
            </w:rPrChange>
          </w:rPr>
          <w:delText xml:space="preserve"> Part 4</w:delText>
        </w:r>
      </w:del>
    </w:p>
    <w:p w:rsidR="00CF6B85" w:rsidRDefault="00612431">
      <w:pPr>
        <w:rPr>
          <w:del w:id="9056" w:author="박윤수" w:date="2014-08-23T00:15:00Z"/>
          <w:lang w:eastAsia="ko-KR"/>
        </w:rPr>
      </w:pPr>
      <w:del w:id="9057" w:author="박윤수" w:date="2014-08-23T00:15:00Z">
        <w:r w:rsidDel="00C13530">
          <w:rPr>
            <w:rFonts w:hint="eastAsia"/>
            <w:lang w:eastAsia="ko-KR"/>
          </w:rPr>
          <w:delText>여러분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대부분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알아내셨듯이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비퍼를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너무나도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서둘러서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058" w:author="이은정" w:date="2014-08-22T10:41:00Z">
        <w:del w:id="905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060" w:author="박윤수" w:date="2014-08-23T00:15:00Z">
        <w:r w:rsidDel="00C13530">
          <w:rPr>
            <w:rFonts w:hint="eastAsia"/>
            <w:lang w:eastAsia="ko-KR"/>
          </w:rPr>
          <w:delText>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전진하게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앞으로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단계가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해답이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612431">
      <w:pPr>
        <w:rPr>
          <w:del w:id="9061" w:author="박윤수" w:date="2014-08-23T00:15:00Z"/>
          <w:lang w:val="en-US" w:eastAsia="ko-KR"/>
        </w:rPr>
        <w:pPrChange w:id="9062" w:author="박윤수" w:date="2014-08-23T00:18:00Z">
          <w:pPr>
            <w:spacing w:after="0"/>
          </w:pPr>
        </w:pPrChange>
      </w:pPr>
      <w:del w:id="9063" w:author="박윤수" w:date="2014-08-23T00:15:00Z">
        <w:r w:rsidRPr="00612431" w:rsidDel="00C13530">
          <w:rPr>
            <w:lang w:val="en-US" w:eastAsia="ko-KR"/>
          </w:rPr>
          <w:delText>def</w:delText>
        </w:r>
      </w:del>
      <w:ins w:id="9064" w:author="이은정" w:date="2014-08-22T14:42:00Z">
        <w:del w:id="9065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9066" w:author="박윤수" w:date="2014-08-23T00:15:00Z">
        <w:r w:rsidRPr="00612431" w:rsidDel="00C13530">
          <w:rPr>
            <w:lang w:val="en-US" w:eastAsia="ko-KR"/>
          </w:rPr>
          <w:delText xml:space="preserve"> turn_right():</w:delText>
        </w:r>
      </w:del>
    </w:p>
    <w:p w:rsidR="00000000" w:rsidRDefault="00612431">
      <w:pPr>
        <w:rPr>
          <w:del w:id="9067" w:author="박윤수" w:date="2014-08-23T00:15:00Z"/>
          <w:lang w:val="en-US" w:eastAsia="ko-KR"/>
        </w:rPr>
        <w:pPrChange w:id="9068" w:author="박윤수" w:date="2014-08-23T00:18:00Z">
          <w:pPr>
            <w:spacing w:after="0"/>
          </w:pPr>
        </w:pPrChange>
      </w:pPr>
      <w:del w:id="9069" w:author="박윤수" w:date="2014-08-23T00:15:00Z">
        <w:r w:rsidRPr="00612431" w:rsidDel="00C13530">
          <w:rPr>
            <w:lang w:val="en-US" w:eastAsia="ko-KR"/>
          </w:rPr>
          <w:delText xml:space="preserve">    repeat(turn_left, 3)</w:delText>
        </w:r>
      </w:del>
    </w:p>
    <w:p w:rsidR="00000000" w:rsidRDefault="00612431">
      <w:pPr>
        <w:rPr>
          <w:del w:id="9070" w:author="박윤수" w:date="2014-08-23T00:15:00Z"/>
          <w:lang w:val="en-US" w:eastAsia="ko-KR"/>
        </w:rPr>
        <w:pPrChange w:id="9071" w:author="박윤수" w:date="2014-08-23T00:18:00Z">
          <w:pPr>
            <w:spacing w:after="0"/>
          </w:pPr>
        </w:pPrChange>
      </w:pPr>
      <w:del w:id="9072" w:author="박윤수" w:date="2014-08-23T00:15:00Z">
        <w:r w:rsidRPr="00612431" w:rsidDel="00C13530">
          <w:rPr>
            <w:lang w:val="en-US" w:eastAsia="ko-KR"/>
          </w:rPr>
          <w:delText>put_beeper()</w:delText>
        </w:r>
      </w:del>
    </w:p>
    <w:p w:rsidR="00000000" w:rsidRDefault="00E80AEF">
      <w:pPr>
        <w:rPr>
          <w:del w:id="9073" w:author="박윤수" w:date="2014-08-23T00:15:00Z"/>
          <w:color w:val="00B050"/>
          <w:lang w:val="en-US" w:eastAsia="ko-KR"/>
          <w:rPrChange w:id="9074" w:author="이은정" w:date="2014-08-22T15:20:00Z">
            <w:rPr>
              <w:del w:id="9075" w:author="박윤수" w:date="2014-08-23T00:15:00Z"/>
              <w:lang w:val="en-US" w:eastAsia="ko-KR"/>
            </w:rPr>
          </w:rPrChange>
        </w:rPr>
        <w:pPrChange w:id="9076" w:author="박윤수" w:date="2014-08-23T00:18:00Z">
          <w:pPr>
            <w:spacing w:after="0"/>
          </w:pPr>
        </w:pPrChange>
      </w:pPr>
      <w:del w:id="9077" w:author="박윤수" w:date="2014-08-23T00:15:00Z">
        <w:r w:rsidRPr="00E80AEF">
          <w:rPr>
            <w:color w:val="00B050"/>
            <w:lang w:val="en-US" w:eastAsia="ko-KR"/>
            <w:rPrChange w:id="9078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9079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프로그램</w:delText>
        </w:r>
        <w:r w:rsidRPr="00E80AEF">
          <w:rPr>
            <w:color w:val="00B050"/>
            <w:lang w:val="en-US" w:eastAsia="ko-KR"/>
            <w:rPrChange w:id="9080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081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수정</w:delText>
        </w:r>
        <w:r w:rsidRPr="00E80AEF">
          <w:rPr>
            <w:color w:val="00B050"/>
            <w:lang w:val="en-US" w:eastAsia="ko-KR"/>
            <w:rPrChange w:id="9082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083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시작</w:delText>
        </w:r>
        <w:r w:rsidRPr="00E80AEF">
          <w:rPr>
            <w:color w:val="00B050"/>
            <w:lang w:val="en-US" w:eastAsia="ko-KR"/>
            <w:rPrChange w:id="9084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085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지점</w:delText>
        </w:r>
      </w:del>
    </w:p>
    <w:p w:rsidR="00000000" w:rsidRDefault="00612431">
      <w:pPr>
        <w:rPr>
          <w:del w:id="9086" w:author="박윤수" w:date="2014-08-23T00:15:00Z"/>
          <w:lang w:val="en-US" w:eastAsia="ko-KR"/>
        </w:rPr>
        <w:pPrChange w:id="9087" w:author="박윤수" w:date="2014-08-23T00:18:00Z">
          <w:pPr>
            <w:spacing w:after="0"/>
          </w:pPr>
        </w:pPrChange>
      </w:pPr>
      <w:del w:id="9088" w:author="박윤수" w:date="2014-08-23T00:15:00Z">
        <w:r w:rsidRPr="00612431" w:rsidDel="00C13530">
          <w:rPr>
            <w:lang w:val="en-US" w:eastAsia="ko-KR"/>
          </w:rPr>
          <w:delText>if</w:delText>
        </w:r>
      </w:del>
      <w:ins w:id="9089" w:author="이은정" w:date="2014-08-22T15:15:00Z">
        <w:del w:id="9090" w:author="박윤수" w:date="2014-08-22T21:15:00Z">
          <w:r w:rsidR="00766DAB" w:rsidRPr="00766DAB" w:rsidDel="00005266">
            <w:rPr>
              <w:color w:val="0070C0"/>
              <w:lang w:val="en-US" w:eastAsia="ko-KR"/>
            </w:rPr>
            <w:delText>I</w:delText>
          </w:r>
        </w:del>
        <w:del w:id="9091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f</w:delText>
          </w:r>
        </w:del>
      </w:ins>
      <w:del w:id="9092" w:author="박윤수" w:date="2014-08-23T00:15:00Z">
        <w:r w:rsidRPr="00612431" w:rsidDel="00C13530">
          <w:rPr>
            <w:lang w:val="en-US" w:eastAsia="ko-KR"/>
          </w:rPr>
          <w:delText xml:space="preserve"> not front_is_clear():</w:delText>
        </w:r>
      </w:del>
    </w:p>
    <w:p w:rsidR="00000000" w:rsidRDefault="00612431">
      <w:pPr>
        <w:rPr>
          <w:del w:id="9093" w:author="박윤수" w:date="2014-08-23T00:15:00Z"/>
          <w:lang w:val="en-US" w:eastAsia="ko-KR"/>
        </w:rPr>
        <w:pPrChange w:id="9094" w:author="박윤수" w:date="2014-08-23T00:18:00Z">
          <w:pPr>
            <w:spacing w:after="0"/>
          </w:pPr>
        </w:pPrChange>
      </w:pPr>
      <w:del w:id="9095" w:author="박윤수" w:date="2014-08-23T00:15:00Z">
        <w:r w:rsidRPr="00612431" w:rsidDel="00C13530">
          <w:rPr>
            <w:lang w:val="en-US" w:eastAsia="ko-KR"/>
          </w:rPr>
          <w:delText xml:space="preserve">    turn_left()</w:delText>
        </w:r>
      </w:del>
    </w:p>
    <w:p w:rsidR="00000000" w:rsidRDefault="00E80AEF">
      <w:pPr>
        <w:rPr>
          <w:del w:id="9096" w:author="박윤수" w:date="2014-08-23T00:15:00Z"/>
          <w:color w:val="00B050"/>
          <w:lang w:val="en-US" w:eastAsia="ko-KR"/>
          <w:rPrChange w:id="9097" w:author="이은정" w:date="2014-08-22T15:20:00Z">
            <w:rPr>
              <w:del w:id="9098" w:author="박윤수" w:date="2014-08-23T00:15:00Z"/>
              <w:lang w:val="en-US" w:eastAsia="ko-KR"/>
            </w:rPr>
          </w:rPrChange>
        </w:rPr>
        <w:pPrChange w:id="9099" w:author="박윤수" w:date="2014-08-23T00:18:00Z">
          <w:pPr>
            <w:spacing w:after="0"/>
          </w:pPr>
        </w:pPrChange>
      </w:pPr>
      <w:del w:id="9100" w:author="박윤수" w:date="2014-08-23T00:15:00Z">
        <w:r w:rsidRPr="00E80AEF">
          <w:rPr>
            <w:color w:val="00B050"/>
            <w:lang w:val="en-US" w:eastAsia="ko-KR"/>
            <w:rPrChange w:id="9101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9102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프로그램</w:delText>
        </w:r>
        <w:r w:rsidRPr="00E80AEF">
          <w:rPr>
            <w:color w:val="00B050"/>
            <w:lang w:val="en-US" w:eastAsia="ko-KR"/>
            <w:rPrChange w:id="9103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104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수정</w:delText>
        </w:r>
        <w:r w:rsidRPr="00E80AEF">
          <w:rPr>
            <w:color w:val="00B050"/>
            <w:lang w:val="en-US" w:eastAsia="ko-KR"/>
            <w:rPrChange w:id="9105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106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끝</w:delText>
        </w:r>
        <w:r w:rsidRPr="00E80AEF">
          <w:rPr>
            <w:color w:val="00B050"/>
            <w:lang w:val="en-US" w:eastAsia="ko-KR"/>
            <w:rPrChange w:id="9107" w:author="이은정" w:date="2014-08-22T15:20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108" w:author="이은정" w:date="2014-08-22T15:20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지점</w:delText>
        </w:r>
      </w:del>
    </w:p>
    <w:p w:rsidR="00000000" w:rsidRDefault="00612431">
      <w:pPr>
        <w:rPr>
          <w:del w:id="9109" w:author="박윤수" w:date="2014-08-23T00:15:00Z"/>
          <w:lang w:val="en-US" w:eastAsia="ko-KR"/>
        </w:rPr>
        <w:pPrChange w:id="9110" w:author="박윤수" w:date="2014-08-23T00:18:00Z">
          <w:pPr>
            <w:spacing w:after="0"/>
          </w:pPr>
        </w:pPrChange>
      </w:pPr>
      <w:del w:id="9111" w:author="박윤수" w:date="2014-08-23T00:15:00Z">
        <w:r w:rsidRPr="00612431" w:rsidDel="00C13530">
          <w:rPr>
            <w:lang w:val="en-US" w:eastAsia="ko-KR"/>
          </w:rPr>
          <w:delText>move()</w:delText>
        </w:r>
      </w:del>
    </w:p>
    <w:p w:rsidR="00000000" w:rsidRDefault="00612431">
      <w:pPr>
        <w:rPr>
          <w:del w:id="9112" w:author="박윤수" w:date="2014-08-23T00:15:00Z"/>
          <w:lang w:val="en-US" w:eastAsia="ko-KR"/>
        </w:rPr>
        <w:pPrChange w:id="9113" w:author="박윤수" w:date="2014-08-23T00:18:00Z">
          <w:pPr>
            <w:spacing w:after="0"/>
          </w:pPr>
        </w:pPrChange>
      </w:pPr>
      <w:del w:id="9114" w:author="박윤수" w:date="2014-08-23T00:15:00Z">
        <w:r w:rsidRPr="00612431" w:rsidDel="00C13530">
          <w:rPr>
            <w:lang w:val="en-US" w:eastAsia="ko-KR"/>
          </w:rPr>
          <w:delText>while not</w:delText>
        </w:r>
      </w:del>
      <w:ins w:id="9115" w:author="이은정" w:date="2014-08-22T15:14:00Z">
        <w:del w:id="9116" w:author="박윤수" w:date="2014-08-22T21:15:00Z">
          <w:r w:rsidR="00766DAB" w:rsidRPr="00766DAB" w:rsidDel="00005266">
            <w:rPr>
              <w:color w:val="0070C0"/>
              <w:lang w:val="en-US" w:eastAsia="ko-KR"/>
            </w:rPr>
            <w:delText>W</w:delText>
          </w:r>
        </w:del>
        <w:del w:id="9117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hile not</w:delText>
          </w:r>
        </w:del>
      </w:ins>
      <w:del w:id="9118" w:author="박윤수" w:date="2014-08-23T00:15:00Z">
        <w:r w:rsidRPr="00612431" w:rsidDel="00C13530">
          <w:rPr>
            <w:lang w:val="en-US" w:eastAsia="ko-KR"/>
          </w:rPr>
          <w:delText xml:space="preserve"> next_to_a_beeper():</w:delText>
        </w:r>
      </w:del>
    </w:p>
    <w:p w:rsidR="00000000" w:rsidRDefault="00612431">
      <w:pPr>
        <w:rPr>
          <w:del w:id="9119" w:author="박윤수" w:date="2014-08-23T00:15:00Z"/>
          <w:lang w:val="en-US" w:eastAsia="ko-KR"/>
        </w:rPr>
        <w:pPrChange w:id="9120" w:author="박윤수" w:date="2014-08-23T00:18:00Z">
          <w:pPr>
            <w:spacing w:after="0"/>
          </w:pPr>
        </w:pPrChange>
      </w:pPr>
      <w:del w:id="9121" w:author="박윤수" w:date="2014-08-23T00:15:00Z">
        <w:r w:rsidRPr="00612431" w:rsidDel="00C13530">
          <w:rPr>
            <w:lang w:val="en-US" w:eastAsia="ko-KR"/>
          </w:rPr>
          <w:delText xml:space="preserve">    if</w:delText>
        </w:r>
      </w:del>
      <w:ins w:id="9122" w:author="이은정" w:date="2014-08-22T15:15:00Z">
        <w:del w:id="9123" w:author="박윤수" w:date="2014-08-22T21:15:00Z">
          <w:r w:rsidR="00766DAB" w:rsidRPr="00766DAB" w:rsidDel="00005266">
            <w:rPr>
              <w:color w:val="0070C0"/>
              <w:lang w:val="en-US" w:eastAsia="ko-KR"/>
            </w:rPr>
            <w:delText>I</w:delText>
          </w:r>
        </w:del>
        <w:del w:id="9124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f</w:delText>
          </w:r>
        </w:del>
      </w:ins>
      <w:del w:id="9125" w:author="박윤수" w:date="2014-08-23T00:15:00Z">
        <w:r w:rsidRPr="00612431" w:rsidDel="00C13530">
          <w:rPr>
            <w:lang w:val="en-US" w:eastAsia="ko-KR"/>
          </w:rPr>
          <w:delText xml:space="preserve"> right_is_clear():</w:delText>
        </w:r>
      </w:del>
    </w:p>
    <w:p w:rsidR="00000000" w:rsidRDefault="00612431">
      <w:pPr>
        <w:rPr>
          <w:del w:id="9126" w:author="박윤수" w:date="2014-08-23T00:15:00Z"/>
          <w:lang w:val="en-US" w:eastAsia="ko-KR"/>
        </w:rPr>
        <w:pPrChange w:id="9127" w:author="박윤수" w:date="2014-08-23T00:18:00Z">
          <w:pPr>
            <w:spacing w:after="0"/>
          </w:pPr>
        </w:pPrChange>
      </w:pPr>
      <w:del w:id="9128" w:author="박윤수" w:date="2014-08-23T00:15:00Z">
        <w:r w:rsidRPr="00612431" w:rsidDel="00C13530">
          <w:rPr>
            <w:lang w:val="en-US" w:eastAsia="ko-KR"/>
          </w:rPr>
          <w:delText xml:space="preserve">        turn_right()</w:delText>
        </w:r>
      </w:del>
    </w:p>
    <w:p w:rsidR="00000000" w:rsidRDefault="00612431">
      <w:pPr>
        <w:rPr>
          <w:del w:id="9129" w:author="박윤수" w:date="2014-08-23T00:15:00Z"/>
          <w:lang w:val="en-US" w:eastAsia="ko-KR"/>
        </w:rPr>
        <w:pPrChange w:id="9130" w:author="박윤수" w:date="2014-08-23T00:18:00Z">
          <w:pPr>
            <w:spacing w:after="0"/>
          </w:pPr>
        </w:pPrChange>
      </w:pPr>
      <w:del w:id="9131" w:author="박윤수" w:date="2014-08-23T00:15:00Z">
        <w:r w:rsidRPr="00612431" w:rsidDel="00C13530">
          <w:rPr>
            <w:lang w:val="en-US" w:eastAsia="ko-KR"/>
          </w:rPr>
          <w:delText xml:space="preserve">        move()</w:delText>
        </w:r>
      </w:del>
    </w:p>
    <w:p w:rsidR="00000000" w:rsidRDefault="00612431">
      <w:pPr>
        <w:rPr>
          <w:del w:id="9132" w:author="박윤수" w:date="2014-08-23T00:15:00Z"/>
          <w:lang w:val="en-US" w:eastAsia="ko-KR"/>
        </w:rPr>
        <w:pPrChange w:id="9133" w:author="박윤수" w:date="2014-08-23T00:18:00Z">
          <w:pPr>
            <w:spacing w:after="0"/>
          </w:pPr>
        </w:pPrChange>
      </w:pPr>
      <w:del w:id="9134" w:author="박윤수" w:date="2014-08-23T00:15:00Z">
        <w:r w:rsidRPr="00612431" w:rsidDel="00C13530">
          <w:rPr>
            <w:lang w:val="en-US" w:eastAsia="ko-KR"/>
          </w:rPr>
          <w:delText xml:space="preserve">    elif</w:delText>
        </w:r>
      </w:del>
      <w:ins w:id="9135" w:author="이은정" w:date="2014-08-22T15:17:00Z">
        <w:del w:id="9136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elif</w:delText>
          </w:r>
        </w:del>
      </w:ins>
      <w:del w:id="9137" w:author="박윤수" w:date="2014-08-23T00:15:00Z">
        <w:r w:rsidRPr="00612431" w:rsidDel="00C13530">
          <w:rPr>
            <w:lang w:val="en-US" w:eastAsia="ko-KR"/>
          </w:rPr>
          <w:delText xml:space="preserve"> front_is_clear():</w:delText>
        </w:r>
      </w:del>
    </w:p>
    <w:p w:rsidR="00000000" w:rsidRDefault="00612431">
      <w:pPr>
        <w:rPr>
          <w:del w:id="9138" w:author="박윤수" w:date="2014-08-23T00:15:00Z"/>
          <w:lang w:val="en-US" w:eastAsia="ko-KR"/>
        </w:rPr>
        <w:pPrChange w:id="9139" w:author="박윤수" w:date="2014-08-23T00:18:00Z">
          <w:pPr>
            <w:spacing w:after="0"/>
          </w:pPr>
        </w:pPrChange>
      </w:pPr>
      <w:del w:id="9140" w:author="박윤수" w:date="2014-08-23T00:15:00Z">
        <w:r w:rsidRPr="00612431" w:rsidDel="00C13530">
          <w:rPr>
            <w:lang w:val="en-US" w:eastAsia="ko-KR"/>
          </w:rPr>
          <w:delText xml:space="preserve">        move()</w:delText>
        </w:r>
      </w:del>
    </w:p>
    <w:p w:rsidR="00000000" w:rsidRDefault="00612431">
      <w:pPr>
        <w:rPr>
          <w:del w:id="9141" w:author="박윤수" w:date="2014-08-23T00:15:00Z"/>
          <w:lang w:val="en-US" w:eastAsia="ko-KR"/>
        </w:rPr>
        <w:pPrChange w:id="9142" w:author="박윤수" w:date="2014-08-23T00:18:00Z">
          <w:pPr>
            <w:spacing w:after="0"/>
          </w:pPr>
        </w:pPrChange>
      </w:pPr>
      <w:del w:id="9143" w:author="박윤수" w:date="2014-08-23T00:15:00Z">
        <w:r w:rsidRPr="00612431" w:rsidDel="00C13530">
          <w:rPr>
            <w:lang w:val="en-US" w:eastAsia="ko-KR"/>
          </w:rPr>
          <w:delText xml:space="preserve">    else</w:delText>
        </w:r>
      </w:del>
      <w:ins w:id="9144" w:author="이은정" w:date="2014-08-22T15:17:00Z">
        <w:del w:id="9145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9146" w:author="박윤수" w:date="2014-08-23T00:15:00Z">
        <w:r w:rsidRPr="00612431" w:rsidDel="00C13530">
          <w:rPr>
            <w:lang w:val="en-US" w:eastAsia="ko-KR"/>
          </w:rPr>
          <w:delText>:</w:delText>
        </w:r>
      </w:del>
    </w:p>
    <w:p w:rsidR="00000000" w:rsidRDefault="00612431">
      <w:pPr>
        <w:rPr>
          <w:del w:id="9147" w:author="박윤수" w:date="2014-08-23T00:15:00Z"/>
          <w:lang w:val="en-US" w:eastAsia="ko-KR"/>
        </w:rPr>
        <w:pPrChange w:id="9148" w:author="박윤수" w:date="2014-08-23T00:18:00Z">
          <w:pPr>
            <w:spacing w:after="0"/>
          </w:pPr>
        </w:pPrChange>
      </w:pPr>
      <w:del w:id="9149" w:author="박윤수" w:date="2014-08-23T00:15:00Z">
        <w:r w:rsidRPr="00612431" w:rsidDel="00C13530">
          <w:rPr>
            <w:lang w:val="en-US" w:eastAsia="ko-KR"/>
          </w:rPr>
          <w:delText xml:space="preserve">        turn_left()</w:delText>
        </w:r>
      </w:del>
    </w:p>
    <w:p w:rsidR="00000000" w:rsidRDefault="00612431">
      <w:pPr>
        <w:rPr>
          <w:del w:id="9150" w:author="박윤수" w:date="2014-08-23T00:15:00Z"/>
          <w:lang w:val="en-US" w:eastAsia="ko-KR"/>
        </w:rPr>
        <w:pPrChange w:id="9151" w:author="박윤수" w:date="2014-08-23T00:18:00Z">
          <w:pPr>
            <w:spacing w:after="0"/>
          </w:pPr>
        </w:pPrChange>
      </w:pPr>
      <w:del w:id="9152" w:author="박윤수" w:date="2014-08-23T00:15:00Z">
        <w:r w:rsidRPr="00612431" w:rsidDel="00C13530">
          <w:rPr>
            <w:lang w:val="en-US" w:eastAsia="ko-KR"/>
          </w:rPr>
          <w:delText>turn_off()</w:delText>
        </w:r>
      </w:del>
    </w:p>
    <w:p w:rsidR="00000000" w:rsidRDefault="00612431">
      <w:pPr>
        <w:spacing w:before="240"/>
        <w:rPr>
          <w:del w:id="9153" w:author="박윤수" w:date="2014-08-23T00:15:00Z"/>
          <w:lang w:val="en-US" w:eastAsia="ko-KR"/>
        </w:rPr>
        <w:pPrChange w:id="9154" w:author="박윤수" w:date="2014-08-23T00:18:00Z">
          <w:pPr>
            <w:spacing w:before="240" w:after="0"/>
          </w:pPr>
        </w:pPrChange>
      </w:pPr>
      <w:del w:id="9155" w:author="박윤수" w:date="2014-08-23T00:15:00Z">
        <w:r w:rsidDel="00C13530">
          <w:rPr>
            <w:rFonts w:hint="eastAsia"/>
            <w:lang w:val="en-US" w:eastAsia="ko-KR"/>
          </w:rPr>
          <w:delText>지금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당장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테스트해보고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정상적으로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작동하는지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확인하세요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동작할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같지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상황을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상상할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있나요</w:delText>
        </w:r>
        <w:r w:rsidDel="00C13530">
          <w:rPr>
            <w:rFonts w:hint="eastAsia"/>
            <w:lang w:val="en-US" w:eastAsia="ko-KR"/>
          </w:rPr>
          <w:delText>?</w:delText>
        </w:r>
      </w:del>
    </w:p>
    <w:p w:rsidR="00CF6B85" w:rsidRDefault="00AF7365">
      <w:pPr>
        <w:jc w:val="center"/>
        <w:rPr>
          <w:del w:id="9156" w:author="박윤수" w:date="2014-08-23T00:15:00Z"/>
          <w:lang w:eastAsia="ko-KR"/>
        </w:rPr>
      </w:pPr>
      <w:del w:id="9157" w:author="박윤수" w:date="2014-08-23T00:15:00Z">
        <w:r>
          <w:rPr>
            <w:noProof/>
            <w:lang w:val="en-US" w:eastAsia="ko-KR"/>
            <w:rPrChange w:id="915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90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612431" w:rsidRPr="00BC0DF4" w:rsidDel="00C13530">
          <w:rPr>
            <w:rFonts w:hint="eastAsia"/>
          </w:rPr>
          <w:delText xml:space="preserve"> </w:delText>
        </w:r>
        <w:r w:rsidR="00612431" w:rsidRPr="00BC0DF4" w:rsidDel="00C13530">
          <w:rPr>
            <w:rFonts w:hint="eastAsia"/>
            <w:lang w:eastAsia="ko-KR"/>
          </w:rPr>
          <w:delText>놀라운</w:delText>
        </w:r>
        <w:r w:rsidR="00612431" w:rsidRPr="00BC0DF4" w:rsidDel="00C13530">
          <w:rPr>
            <w:rFonts w:hint="eastAsia"/>
            <w:lang w:eastAsia="ko-KR"/>
          </w:rPr>
          <w:delText xml:space="preserve"> Part</w:delText>
        </w:r>
        <w:r w:rsidR="00612431" w:rsidDel="00C13530">
          <w:rPr>
            <w:rFonts w:hint="eastAsia"/>
            <w:lang w:eastAsia="ko-KR"/>
          </w:rPr>
          <w:delText xml:space="preserve"> 3 -</w:delText>
        </w:r>
        <w:r>
          <w:rPr>
            <w:noProof/>
            <w:lang w:val="en-US" w:eastAsia="ko-KR"/>
            <w:rPrChange w:id="915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291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612431" w:rsidDel="00C13530">
          <w:rPr>
            <w:rFonts w:hint="eastAsia"/>
            <w:lang w:eastAsia="ko-KR"/>
          </w:rPr>
          <w:delText xml:space="preserve">- </w:delText>
        </w:r>
        <w:r w:rsidR="00612431" w:rsidDel="00C13530">
          <w:rPr>
            <w:rFonts w:hint="eastAsia"/>
            <w:lang w:eastAsia="ko-KR"/>
          </w:rPr>
          <w:delText>놀라운</w:delText>
        </w:r>
        <w:r w:rsidR="00612431" w:rsidDel="00C13530">
          <w:rPr>
            <w:rFonts w:hint="eastAsia"/>
            <w:lang w:eastAsia="ko-KR"/>
          </w:rPr>
          <w:delText xml:space="preserve"> Part 5</w:delText>
        </w:r>
        <w:r w:rsidR="00612431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916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92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9161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9162" w:author="박윤수" w:date="2014-08-23T00:15:00Z"/>
          <w:rFonts w:asciiTheme="minorEastAsia" w:hAnsiTheme="minorEastAsia"/>
          <w:color w:val="0070C0"/>
          <w:lang w:eastAsia="ko-KR"/>
          <w:rPrChange w:id="9163" w:author="이은정" w:date="2014-08-22T16:41:00Z">
            <w:rPr>
              <w:del w:id="9164" w:author="박윤수" w:date="2014-08-23T00:15:00Z"/>
              <w:rFonts w:asciiTheme="minorEastAsia" w:hAnsiTheme="minorEastAsia"/>
              <w:lang w:eastAsia="ko-KR"/>
            </w:rPr>
          </w:rPrChange>
        </w:rPr>
      </w:pPr>
      <w:del w:id="9165" w:author="박윤수" w:date="2014-08-23T00:15:00Z">
        <w:r w:rsidRPr="00E80AEF">
          <w:rPr>
            <w:rFonts w:hint="eastAsia"/>
            <w:color w:val="0070C0"/>
            <w:lang w:eastAsia="ko-KR"/>
            <w:rPrChange w:id="9166" w:author="이은정" w:date="2014-08-22T16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color w:val="0070C0"/>
            <w:lang w:eastAsia="ko-KR"/>
            <w:rPrChange w:id="9167" w:author="이은정" w:date="2014-08-22T16:41:00Z">
              <w:rPr>
                <w:color w:val="0000FF"/>
                <w:u w:val="single"/>
                <w:lang w:eastAsia="ko-KR"/>
              </w:rPr>
            </w:rPrChange>
          </w:rPr>
          <w:delText xml:space="preserve"> Part 5</w:delText>
        </w:r>
      </w:del>
    </w:p>
    <w:p w:rsidR="00CF6B85" w:rsidRDefault="00E80AEF">
      <w:pPr>
        <w:pStyle w:val="affc"/>
        <w:numPr>
          <w:ilvl w:val="0"/>
          <w:numId w:val="33"/>
        </w:numPr>
        <w:ind w:leftChars="0"/>
        <w:rPr>
          <w:del w:id="9168" w:author="박윤수" w:date="2014-08-23T00:15:00Z"/>
          <w:b/>
          <w:color w:val="0070C0"/>
          <w:sz w:val="24"/>
          <w:lang w:eastAsia="ko-KR"/>
          <w:rPrChange w:id="9169" w:author="이은정" w:date="2014-08-22T16:42:00Z">
            <w:rPr>
              <w:del w:id="9170" w:author="박윤수" w:date="2014-08-23T00:15:00Z"/>
              <w:b/>
              <w:sz w:val="24"/>
              <w:lang w:eastAsia="ko-KR"/>
            </w:rPr>
          </w:rPrChange>
        </w:rPr>
      </w:pPr>
      <w:del w:id="9171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172" w:author="이은정" w:date="2014-08-22T16:42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좀더</w:delText>
        </w:r>
        <w:r w:rsidRPr="00E80AEF">
          <w:rPr>
            <w:b/>
            <w:color w:val="0070C0"/>
            <w:sz w:val="24"/>
            <w:lang w:eastAsia="ko-KR"/>
            <w:rPrChange w:id="9173" w:author="이은정" w:date="2014-08-22T16:42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174" w:author="이은정" w:date="2014-08-22T16:42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복잡함</w:delText>
        </w:r>
      </w:del>
    </w:p>
    <w:p w:rsidR="00CF6B85" w:rsidRDefault="00612431">
      <w:pPr>
        <w:rPr>
          <w:del w:id="9175" w:author="박윤수" w:date="2014-08-23T00:15:00Z"/>
          <w:lang w:eastAsia="ko-KR"/>
        </w:rPr>
      </w:pPr>
      <w:del w:id="9176" w:author="박윤수" w:date="2014-08-23T00:15:00Z">
        <w:r w:rsidRPr="00612431" w:rsidDel="00C13530">
          <w:rPr>
            <w:rFonts w:hint="eastAsia"/>
            <w:lang w:eastAsia="ko-KR"/>
          </w:rPr>
          <w:delText>다음</w:delText>
        </w:r>
        <w:r w:rsidRPr="00612431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RPr="00612431" w:rsidDel="00C13530">
          <w:rPr>
            <w:rFonts w:hint="eastAsia"/>
            <w:lang w:eastAsia="ko-KR"/>
          </w:rPr>
          <w:delText xml:space="preserve"> </w:delText>
        </w:r>
        <w:r w:rsidRPr="00612431" w:rsidDel="00C13530">
          <w:rPr>
            <w:rFonts w:hint="eastAsia"/>
            <w:lang w:eastAsia="ko-KR"/>
          </w:rPr>
          <w:delText>생각해봅시다</w:delText>
        </w:r>
        <w:r w:rsidRPr="00612431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177" w:author="박윤수" w:date="2014-08-23T00:15:00Z"/>
          <w:lang w:eastAsia="ko-KR"/>
        </w:rPr>
      </w:pPr>
      <w:del w:id="9178" w:author="박윤수" w:date="2014-08-23T00:15:00Z">
        <w:r>
          <w:rPr>
            <w:noProof/>
            <w:lang w:val="en-US" w:eastAsia="ko-KR"/>
            <w:rPrChange w:id="917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33500" cy="1657350"/>
              <wp:effectExtent l="19050" t="0" r="0" b="0"/>
              <wp:docPr id="293" name="그림 292" descr="around4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round4start.png"/>
                      <pic:cNvPicPr/>
                    </pic:nvPicPr>
                    <pic:blipFill>
                      <a:blip r:embed="rId10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3500" cy="1657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612431">
      <w:pPr>
        <w:rPr>
          <w:del w:id="9180" w:author="박윤수" w:date="2014-08-23T00:15:00Z"/>
          <w:lang w:eastAsia="ko-KR"/>
        </w:rPr>
      </w:pPr>
      <w:del w:id="9181" w:author="박윤수" w:date="2014-08-23T00:15:00Z">
        <w:r w:rsidDel="00C13530">
          <w:rPr>
            <w:rFonts w:hint="eastAsia"/>
            <w:lang w:eastAsia="ko-KR"/>
          </w:rPr>
          <w:delText>앞서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작동합니까</w:delText>
        </w:r>
        <w:r w:rsidDel="00C13530">
          <w:rPr>
            <w:rFonts w:hint="eastAsia"/>
            <w:lang w:eastAsia="ko-KR"/>
          </w:rPr>
          <w:delText xml:space="preserve">?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3B5B32">
      <w:pPr>
        <w:rPr>
          <w:del w:id="9182" w:author="박윤수" w:date="2014-08-23T00:15:00Z"/>
          <w:lang w:eastAsia="ko-KR"/>
        </w:rPr>
      </w:pPr>
      <w:del w:id="9183" w:author="박윤수" w:date="2014-08-23T00:15:00Z">
        <w:r w:rsidDel="00C13530">
          <w:rPr>
            <w:rFonts w:hint="eastAsia"/>
            <w:lang w:eastAsia="ko-KR"/>
          </w:rPr>
          <w:delText>아마도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생각하듯이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5418D9" w:rsidDel="00C13530">
          <w:rPr>
            <w:rFonts w:hint="eastAsia"/>
            <w:lang w:eastAsia="ko-KR"/>
          </w:rPr>
          <w:delText>정상적으로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작동시키기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위해서</w:delText>
        </w:r>
        <w:r w:rsidR="005418D9" w:rsidDel="00C13530">
          <w:rPr>
            <w:rFonts w:hint="eastAsia"/>
            <w:lang w:eastAsia="ko-KR"/>
          </w:rPr>
          <w:delText xml:space="preserve">, </w:delText>
        </w:r>
        <w:r w:rsidR="005418D9" w:rsidDel="00C13530">
          <w:rPr>
            <w:rFonts w:hint="eastAsia"/>
            <w:lang w:eastAsia="ko-KR"/>
          </w:rPr>
          <w:delText>방금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전에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추가한</w:delText>
        </w:r>
        <w:r w:rsidR="005418D9" w:rsidDel="00C13530">
          <w:rPr>
            <w:rFonts w:hint="eastAsia"/>
            <w:lang w:eastAsia="ko-KR"/>
          </w:rPr>
          <w:delText xml:space="preserve"> while </w:delText>
        </w:r>
        <w:r w:rsidR="005418D9" w:rsidDel="00C13530">
          <w:rPr>
            <w:rFonts w:hint="eastAsia"/>
            <w:lang w:eastAsia="ko-KR"/>
          </w:rPr>
          <w:delText>명령문을</w:delText>
        </w:r>
        <w:r w:rsidR="005418D9" w:rsidDel="00C13530">
          <w:rPr>
            <w:rFonts w:hint="eastAsia"/>
            <w:lang w:eastAsia="ko-KR"/>
          </w:rPr>
          <w:delText xml:space="preserve"> if </w:delText>
        </w:r>
        <w:r w:rsidR="005418D9" w:rsidDel="00C13530">
          <w:rPr>
            <w:rFonts w:hint="eastAsia"/>
            <w:lang w:eastAsia="ko-KR"/>
          </w:rPr>
          <w:delText>명령문으로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바꿀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필요가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있습니다</w:delText>
        </w:r>
        <w:r w:rsidR="005418D9" w:rsidDel="00C13530">
          <w:rPr>
            <w:rFonts w:hint="eastAsia"/>
            <w:lang w:eastAsia="ko-KR"/>
          </w:rPr>
          <w:delText xml:space="preserve">. </w:delText>
        </w:r>
        <w:r w:rsidR="005418D9" w:rsidDel="00C13530">
          <w:rPr>
            <w:rFonts w:hint="eastAsia"/>
            <w:lang w:eastAsia="ko-KR"/>
          </w:rPr>
          <w:delText>시도해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보세요</w:delText>
        </w:r>
        <w:r w:rsidR="005418D9" w:rsidDel="00C13530">
          <w:rPr>
            <w:rFonts w:hint="eastAsia"/>
            <w:lang w:eastAsia="ko-KR"/>
          </w:rPr>
          <w:delText xml:space="preserve">! </w:delText>
        </w:r>
        <w:r w:rsidR="005418D9" w:rsidDel="00C13530">
          <w:rPr>
            <w:rFonts w:hint="eastAsia"/>
            <w:lang w:eastAsia="ko-KR"/>
          </w:rPr>
          <w:delText>저장하는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것을</w:delText>
        </w:r>
        <w:r w:rsidR="005418D9" w:rsidDel="00C13530">
          <w:rPr>
            <w:rFonts w:hint="eastAsia"/>
            <w:lang w:eastAsia="ko-KR"/>
          </w:rPr>
          <w:delText xml:space="preserve"> </w:delText>
        </w:r>
        <w:r w:rsidR="005418D9" w:rsidDel="00C13530">
          <w:rPr>
            <w:rFonts w:hint="eastAsia"/>
            <w:lang w:eastAsia="ko-KR"/>
          </w:rPr>
          <w:delText>확인하세요</w:delText>
        </w:r>
        <w:r w:rsidR="005418D9"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3"/>
        </w:numPr>
        <w:ind w:leftChars="0"/>
        <w:rPr>
          <w:del w:id="9184" w:author="박윤수" w:date="2014-08-23T00:15:00Z"/>
          <w:b/>
          <w:color w:val="0070C0"/>
          <w:sz w:val="24"/>
          <w:lang w:eastAsia="ko-KR"/>
          <w:rPrChange w:id="9185" w:author="이은정" w:date="2014-08-22T15:21:00Z">
            <w:rPr>
              <w:del w:id="9186" w:author="박윤수" w:date="2014-08-23T00:15:00Z"/>
              <w:b/>
              <w:sz w:val="24"/>
              <w:lang w:eastAsia="ko-KR"/>
            </w:rPr>
          </w:rPrChange>
        </w:rPr>
      </w:pPr>
      <w:del w:id="9187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188" w:author="이은정" w:date="2014-08-22T15:2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의도를</w:delText>
        </w:r>
        <w:r w:rsidRPr="00E80AEF">
          <w:rPr>
            <w:b/>
            <w:color w:val="0070C0"/>
            <w:sz w:val="24"/>
            <w:lang w:eastAsia="ko-KR"/>
            <w:rPrChange w:id="9189" w:author="이은정" w:date="2014-08-22T15:2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190" w:author="이은정" w:date="2014-08-22T15:2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명확히</w:delText>
        </w:r>
        <w:r w:rsidRPr="00E80AEF">
          <w:rPr>
            <w:b/>
            <w:color w:val="0070C0"/>
            <w:sz w:val="24"/>
            <w:lang w:eastAsia="ko-KR"/>
            <w:rPrChange w:id="9191" w:author="이은정" w:date="2014-08-22T15:2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192" w:author="이은정" w:date="2014-08-22T15:2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하기</w:delText>
        </w:r>
      </w:del>
    </w:p>
    <w:p w:rsidR="00CF6B85" w:rsidRDefault="00D84D69">
      <w:pPr>
        <w:rPr>
          <w:del w:id="9193" w:author="박윤수" w:date="2014-08-23T00:15:00Z"/>
          <w:lang w:eastAsia="ko-KR"/>
        </w:rPr>
      </w:pPr>
      <w:del w:id="9194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9195" w:author="이은정" w:date="2014-08-22T10:41:00Z">
        <w:del w:id="919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197" w:author="박윤수" w:date="2014-08-23T00:15:00Z"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마주칠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것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같은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거의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모든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상황에서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작동하는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프로그램을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작성한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듯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보입니다</w:delText>
        </w:r>
        <w:r w:rsidR="00E71984" w:rsidDel="00C13530">
          <w:rPr>
            <w:rFonts w:hint="eastAsia"/>
            <w:lang w:eastAsia="ko-KR"/>
          </w:rPr>
          <w:delText xml:space="preserve">. </w:delText>
        </w:r>
        <w:r w:rsidR="00E71984" w:rsidDel="00C13530">
          <w:rPr>
            <w:rFonts w:hint="eastAsia"/>
            <w:lang w:eastAsia="ko-KR"/>
          </w:rPr>
          <w:delText>이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프로그램은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9198" w:author="이은정" w:date="2014-08-22T10:41:00Z">
        <w:del w:id="919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200" w:author="박윤수" w:date="2014-08-23T00:15:00Z"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벽면</w:delText>
        </w:r>
      </w:del>
      <w:ins w:id="9201" w:author="이은정" w:date="2014-08-22T13:22:00Z">
        <w:del w:id="9202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9203" w:author="박윤수" w:date="2014-08-23T00:15:00Z">
        <w:r w:rsidR="00E71984" w:rsidDel="00C13530">
          <w:rPr>
            <w:rFonts w:hint="eastAsia"/>
            <w:lang w:eastAsia="ko-KR"/>
          </w:rPr>
          <w:delText>을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따라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한번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탐색하도록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작성되었습니다</w:delText>
        </w:r>
        <w:r w:rsidR="00E71984" w:rsidDel="00C13530">
          <w:rPr>
            <w:rFonts w:hint="eastAsia"/>
            <w:lang w:eastAsia="ko-KR"/>
          </w:rPr>
          <w:delText xml:space="preserve">. </w:delText>
        </w:r>
        <w:r w:rsidR="00E71984" w:rsidDel="00C13530">
          <w:rPr>
            <w:rFonts w:hint="eastAsia"/>
            <w:lang w:eastAsia="ko-KR"/>
          </w:rPr>
          <w:delText>프로그램이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다소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짧고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구조가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깔끔하게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보일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수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있지만</w:delText>
        </w:r>
        <w:r w:rsidR="00E71984" w:rsidDel="00C13530">
          <w:rPr>
            <w:rFonts w:hint="eastAsia"/>
            <w:lang w:eastAsia="ko-KR"/>
          </w:rPr>
          <w:delText xml:space="preserve">, </w:delText>
        </w:r>
        <w:r w:rsidR="00E71984" w:rsidDel="00C13530">
          <w:rPr>
            <w:rFonts w:hint="eastAsia"/>
            <w:lang w:eastAsia="ko-KR"/>
          </w:rPr>
          <w:delText>처음으로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프로그램을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읽는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사람에게는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명확하게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보이지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않을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수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있습니다</w:delText>
        </w:r>
        <w:r w:rsidR="00E71984" w:rsidDel="00C13530">
          <w:rPr>
            <w:rFonts w:hint="eastAsia"/>
            <w:lang w:eastAsia="ko-KR"/>
          </w:rPr>
          <w:delText xml:space="preserve">. </w:delText>
        </w:r>
        <w:r w:rsidR="00E71984" w:rsidDel="00C13530">
          <w:rPr>
            <w:rFonts w:hint="eastAsia"/>
            <w:lang w:eastAsia="ko-KR"/>
          </w:rPr>
          <w:delText>주석을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추가하든지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좀더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의미가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있는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단어를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사용하는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것이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좋은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생각입니다</w:delText>
        </w:r>
        <w:r w:rsidR="00E71984" w:rsidDel="00C13530">
          <w:rPr>
            <w:rFonts w:hint="eastAsia"/>
            <w:lang w:eastAsia="ko-KR"/>
          </w:rPr>
          <w:delText xml:space="preserve">. </w:delText>
        </w:r>
        <w:r w:rsidR="00E71984" w:rsidDel="00C13530">
          <w:rPr>
            <w:rFonts w:hint="eastAsia"/>
            <w:lang w:eastAsia="ko-KR"/>
          </w:rPr>
          <w:delText>생각하는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것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보다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다소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단어나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말이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길어지는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것처럼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보일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수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있지만</w:delText>
        </w:r>
        <w:r w:rsidR="00E71984" w:rsidDel="00C13530">
          <w:rPr>
            <w:rFonts w:hint="eastAsia"/>
            <w:lang w:eastAsia="ko-KR"/>
          </w:rPr>
          <w:delText xml:space="preserve">, </w:delText>
        </w:r>
        <w:r w:rsidR="00E71984" w:rsidDel="00C13530">
          <w:rPr>
            <w:rFonts w:hint="eastAsia"/>
            <w:lang w:eastAsia="ko-KR"/>
          </w:rPr>
          <w:delText>주석을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추가해</w:delText>
        </w:r>
        <w:r w:rsidR="00E71984" w:rsidDel="00C13530">
          <w:rPr>
            <w:rFonts w:hint="eastAsia"/>
            <w:lang w:eastAsia="ko-KR"/>
          </w:rPr>
          <w:delText xml:space="preserve"> </w:delText>
        </w:r>
        <w:r w:rsidR="00E71984" w:rsidDel="00C13530">
          <w:rPr>
            <w:rFonts w:hint="eastAsia"/>
            <w:lang w:eastAsia="ko-KR"/>
          </w:rPr>
          <w:delText>봅시다</w:delText>
        </w:r>
        <w:r w:rsidR="00E71984"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rPr>
          <w:del w:id="9204" w:author="박윤수" w:date="2014-08-23T00:15:00Z"/>
          <w:color w:val="00B050"/>
          <w:lang w:eastAsia="ko-KR"/>
          <w:rPrChange w:id="9205" w:author="이은정" w:date="2014-08-22T15:21:00Z">
            <w:rPr>
              <w:del w:id="9206" w:author="박윤수" w:date="2014-08-23T00:15:00Z"/>
              <w:lang w:eastAsia="ko-KR"/>
            </w:rPr>
          </w:rPrChange>
        </w:rPr>
        <w:pPrChange w:id="9207" w:author="박윤수" w:date="2014-08-23T00:18:00Z">
          <w:pPr>
            <w:spacing w:after="0"/>
          </w:pPr>
        </w:pPrChange>
      </w:pPr>
      <w:del w:id="9208" w:author="박윤수" w:date="2014-08-23T00:15:00Z">
        <w:r w:rsidRPr="00E80AEF">
          <w:rPr>
            <w:color w:val="00B050"/>
            <w:lang w:eastAsia="ko-KR"/>
            <w:rPrChange w:id="9209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eastAsia="ko-KR"/>
            <w:rPrChange w:id="9210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유용한</w:delText>
        </w:r>
        <w:r w:rsidRPr="00E80AEF">
          <w:rPr>
            <w:color w:val="00B050"/>
            <w:lang w:eastAsia="ko-KR"/>
            <w:rPrChange w:id="9211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12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명령문</w:delText>
        </w:r>
        <w:r w:rsidRPr="00E80AEF">
          <w:rPr>
            <w:color w:val="00B050"/>
            <w:lang w:eastAsia="ko-KR"/>
            <w:rPrChange w:id="9213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14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함수를</w:delText>
        </w:r>
        <w:r w:rsidRPr="00E80AEF">
          <w:rPr>
            <w:color w:val="00B050"/>
            <w:lang w:eastAsia="ko-KR"/>
            <w:rPrChange w:id="9215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16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정의합니다</w:delText>
        </w:r>
        <w:r w:rsidRPr="00E80AEF">
          <w:rPr>
            <w:color w:val="00B050"/>
            <w:lang w:eastAsia="ko-KR"/>
            <w:rPrChange w:id="9217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. </w:delText>
        </w:r>
      </w:del>
    </w:p>
    <w:p w:rsidR="00000000" w:rsidRDefault="00E71984">
      <w:pPr>
        <w:rPr>
          <w:del w:id="9218" w:author="박윤수" w:date="2014-08-23T00:15:00Z"/>
          <w:lang w:eastAsia="ko-KR"/>
        </w:rPr>
        <w:pPrChange w:id="9219" w:author="박윤수" w:date="2014-08-23T00:18:00Z">
          <w:pPr>
            <w:spacing w:after="0"/>
          </w:pPr>
        </w:pPrChange>
      </w:pPr>
      <w:del w:id="9220" w:author="박윤수" w:date="2014-08-23T00:15:00Z">
        <w:r w:rsidDel="00C13530">
          <w:rPr>
            <w:lang w:eastAsia="ko-KR"/>
          </w:rPr>
          <w:delText>def</w:delText>
        </w:r>
      </w:del>
      <w:ins w:id="9221" w:author="이은정" w:date="2014-08-22T14:42:00Z">
        <w:del w:id="9222" w:author="박윤수" w:date="2014-08-23T00:15:00Z">
          <w:r w:rsidR="00BC6A53" w:rsidRPr="00BC6A53" w:rsidDel="00C13530">
            <w:rPr>
              <w:color w:val="0070C0"/>
              <w:lang w:eastAsia="ko-KR"/>
            </w:rPr>
            <w:delText>def</w:delText>
          </w:r>
        </w:del>
      </w:ins>
      <w:del w:id="9223" w:author="박윤수" w:date="2014-08-23T00:15:00Z">
        <w:r w:rsidDel="00C13530">
          <w:rPr>
            <w:lang w:eastAsia="ko-KR"/>
          </w:rPr>
          <w:delText xml:space="preserve"> turn_right():</w:delText>
        </w:r>
      </w:del>
    </w:p>
    <w:p w:rsidR="00000000" w:rsidRDefault="00E71984">
      <w:pPr>
        <w:rPr>
          <w:del w:id="9224" w:author="박윤수" w:date="2014-08-23T00:15:00Z"/>
          <w:lang w:eastAsia="ko-KR"/>
        </w:rPr>
        <w:pPrChange w:id="9225" w:author="박윤수" w:date="2014-08-23T00:18:00Z">
          <w:pPr>
            <w:spacing w:after="0"/>
          </w:pPr>
        </w:pPrChange>
      </w:pPr>
      <w:del w:id="9226" w:author="박윤수" w:date="2014-08-23T00:15:00Z">
        <w:r w:rsidDel="00C13530">
          <w:rPr>
            <w:lang w:eastAsia="ko-KR"/>
          </w:rPr>
          <w:delText xml:space="preserve">    repeat(turn_left, 3)</w:delText>
        </w:r>
      </w:del>
    </w:p>
    <w:p w:rsidR="00000000" w:rsidRDefault="00E80AEF">
      <w:pPr>
        <w:rPr>
          <w:del w:id="9227" w:author="박윤수" w:date="2014-08-23T00:15:00Z"/>
          <w:color w:val="00B050"/>
          <w:lang w:eastAsia="ko-KR"/>
          <w:rPrChange w:id="9228" w:author="이은정" w:date="2014-08-22T15:21:00Z">
            <w:rPr>
              <w:del w:id="9229" w:author="박윤수" w:date="2014-08-23T00:15:00Z"/>
              <w:lang w:eastAsia="ko-KR"/>
            </w:rPr>
          </w:rPrChange>
        </w:rPr>
        <w:pPrChange w:id="9230" w:author="박윤수" w:date="2014-08-23T00:18:00Z">
          <w:pPr>
            <w:spacing w:after="0"/>
          </w:pPr>
        </w:pPrChange>
      </w:pPr>
      <w:del w:id="9231" w:author="박윤수" w:date="2014-08-23T00:15:00Z">
        <w:r w:rsidRPr="00E80AEF">
          <w:rPr>
            <w:color w:val="00B050"/>
            <w:lang w:eastAsia="ko-KR"/>
            <w:rPrChange w:id="9232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>#</w:delText>
        </w:r>
        <w:r w:rsidRPr="00E80AEF">
          <w:rPr>
            <w:rFonts w:hint="eastAsia"/>
            <w:color w:val="00B050"/>
            <w:lang w:eastAsia="ko-KR"/>
            <w:rPrChange w:id="9233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비퍼를</w:delText>
        </w:r>
        <w:r w:rsidRPr="00E80AEF">
          <w:rPr>
            <w:color w:val="00B050"/>
            <w:lang w:eastAsia="ko-KR"/>
            <w:rPrChange w:id="9234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35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내려놓아서</w:delText>
        </w:r>
        <w:r w:rsidRPr="00E80AEF">
          <w:rPr>
            <w:color w:val="00B050"/>
            <w:lang w:eastAsia="ko-KR"/>
            <w:rPrChange w:id="9236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37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시작</w:delText>
        </w:r>
        <w:r w:rsidRPr="00E80AEF">
          <w:rPr>
            <w:color w:val="00B050"/>
            <w:lang w:eastAsia="ko-KR"/>
            <w:rPrChange w:id="9238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39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지점을</w:delText>
        </w:r>
        <w:r w:rsidRPr="00E80AEF">
          <w:rPr>
            <w:color w:val="00B050"/>
            <w:lang w:eastAsia="ko-KR"/>
            <w:rPrChange w:id="9240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41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표시합니다</w:delText>
        </w:r>
        <w:r w:rsidRPr="00E80AEF">
          <w:rPr>
            <w:color w:val="00B050"/>
            <w:lang w:eastAsia="ko-KR"/>
            <w:rPrChange w:id="9242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>.</w:delText>
        </w:r>
      </w:del>
    </w:p>
    <w:p w:rsidR="00000000" w:rsidRDefault="00E71984">
      <w:pPr>
        <w:rPr>
          <w:del w:id="9243" w:author="박윤수" w:date="2014-08-23T00:15:00Z"/>
          <w:lang w:eastAsia="ko-KR"/>
        </w:rPr>
        <w:pPrChange w:id="9244" w:author="박윤수" w:date="2014-08-23T00:18:00Z">
          <w:pPr>
            <w:spacing w:after="0"/>
          </w:pPr>
        </w:pPrChange>
      </w:pPr>
      <w:del w:id="9245" w:author="박윤수" w:date="2014-08-23T00:15:00Z">
        <w:r w:rsidDel="00C13530">
          <w:rPr>
            <w:lang w:eastAsia="ko-KR"/>
          </w:rPr>
          <w:delText>put_beeper()</w:delText>
        </w:r>
      </w:del>
    </w:p>
    <w:p w:rsidR="00000000" w:rsidRDefault="00E80AEF">
      <w:pPr>
        <w:rPr>
          <w:del w:id="9246" w:author="박윤수" w:date="2014-08-23T00:15:00Z"/>
          <w:color w:val="00B050"/>
          <w:lang w:eastAsia="ko-KR"/>
          <w:rPrChange w:id="9247" w:author="이은정" w:date="2014-08-22T15:21:00Z">
            <w:rPr>
              <w:del w:id="9248" w:author="박윤수" w:date="2014-08-23T00:15:00Z"/>
              <w:lang w:eastAsia="ko-KR"/>
            </w:rPr>
          </w:rPrChange>
        </w:rPr>
        <w:pPrChange w:id="9249" w:author="박윤수" w:date="2014-08-23T00:18:00Z">
          <w:pPr>
            <w:spacing w:after="0"/>
          </w:pPr>
        </w:pPrChange>
      </w:pPr>
      <w:del w:id="9250" w:author="박윤수" w:date="2014-08-23T00:15:00Z">
        <w:r w:rsidRPr="00E80AEF">
          <w:rPr>
            <w:color w:val="00B050"/>
            <w:lang w:eastAsia="ko-KR"/>
            <w:rPrChange w:id="9251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eastAsia="ko-KR"/>
            <w:rPrChange w:id="9252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그리고</w:delText>
        </w:r>
        <w:r w:rsidRPr="00E80AEF">
          <w:rPr>
            <w:color w:val="00B050"/>
            <w:lang w:eastAsia="ko-KR"/>
            <w:rPrChange w:id="9253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54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나서</w:delText>
        </w:r>
        <w:r w:rsidRPr="00E80AEF">
          <w:rPr>
            <w:color w:val="00B050"/>
            <w:lang w:eastAsia="ko-KR"/>
            <w:rPrChange w:id="9255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, </w:delText>
        </w:r>
        <w:r w:rsidRPr="00E80AEF">
          <w:rPr>
            <w:rFonts w:hint="eastAsia"/>
            <w:color w:val="00B050"/>
            <w:lang w:eastAsia="ko-KR"/>
            <w:rPrChange w:id="9256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나아갈</w:delText>
        </w:r>
        <w:r w:rsidRPr="00E80AEF">
          <w:rPr>
            <w:color w:val="00B050"/>
            <w:lang w:eastAsia="ko-KR"/>
            <w:rPrChange w:id="9257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58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방향을</w:delText>
        </w:r>
        <w:r w:rsidRPr="00E80AEF">
          <w:rPr>
            <w:color w:val="00B050"/>
            <w:lang w:eastAsia="ko-KR"/>
            <w:rPrChange w:id="9259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60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찾고</w:delText>
        </w:r>
        <w:r w:rsidRPr="00E80AEF">
          <w:rPr>
            <w:color w:val="00B050"/>
            <w:lang w:eastAsia="ko-KR"/>
            <w:rPrChange w:id="9261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, </w:delText>
        </w:r>
        <w:r w:rsidRPr="00E80AEF">
          <w:rPr>
            <w:rFonts w:hint="eastAsia"/>
            <w:color w:val="00B050"/>
            <w:lang w:eastAsia="ko-KR"/>
            <w:rPrChange w:id="9262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앞으로</w:delText>
        </w:r>
        <w:r w:rsidRPr="00E80AEF">
          <w:rPr>
            <w:color w:val="00B050"/>
            <w:lang w:eastAsia="ko-KR"/>
            <w:rPrChange w:id="9263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64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움직여</w:delText>
        </w:r>
        <w:r w:rsidRPr="00E80AEF">
          <w:rPr>
            <w:color w:val="00B050"/>
            <w:lang w:eastAsia="ko-KR"/>
            <w:rPrChange w:id="9265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66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갑니다</w:delText>
        </w:r>
        <w:r w:rsidRPr="00E80AEF">
          <w:rPr>
            <w:color w:val="00B050"/>
            <w:lang w:eastAsia="ko-KR"/>
            <w:rPrChange w:id="9267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>.</w:delText>
        </w:r>
      </w:del>
    </w:p>
    <w:p w:rsidR="00000000" w:rsidRDefault="00E71984">
      <w:pPr>
        <w:rPr>
          <w:del w:id="9268" w:author="박윤수" w:date="2014-08-23T00:15:00Z"/>
          <w:lang w:eastAsia="ko-KR"/>
        </w:rPr>
        <w:pPrChange w:id="9269" w:author="박윤수" w:date="2014-08-23T00:18:00Z">
          <w:pPr>
            <w:spacing w:after="0"/>
          </w:pPr>
        </w:pPrChange>
      </w:pPr>
      <w:del w:id="9270" w:author="박윤수" w:date="2014-08-23T00:15:00Z">
        <w:r w:rsidDel="00C13530">
          <w:rPr>
            <w:lang w:eastAsia="ko-KR"/>
          </w:rPr>
          <w:delText>while not</w:delText>
        </w:r>
      </w:del>
      <w:ins w:id="9271" w:author="이은정" w:date="2014-08-22T15:14:00Z">
        <w:del w:id="9272" w:author="박윤수" w:date="2014-08-22T21:15:00Z">
          <w:r w:rsidR="00766DAB" w:rsidRPr="00766DAB" w:rsidDel="00005266">
            <w:rPr>
              <w:color w:val="0070C0"/>
              <w:lang w:eastAsia="ko-KR"/>
            </w:rPr>
            <w:delText>W</w:delText>
          </w:r>
        </w:del>
        <w:del w:id="9273" w:author="박윤수" w:date="2014-08-23T00:15:00Z">
          <w:r w:rsidR="00766DAB" w:rsidRPr="00766DAB" w:rsidDel="00C13530">
            <w:rPr>
              <w:color w:val="0070C0"/>
              <w:lang w:eastAsia="ko-KR"/>
            </w:rPr>
            <w:delText>hile not</w:delText>
          </w:r>
        </w:del>
      </w:ins>
      <w:del w:id="9274" w:author="박윤수" w:date="2014-08-23T00:15:00Z">
        <w:r w:rsidDel="00C13530">
          <w:rPr>
            <w:lang w:eastAsia="ko-KR"/>
          </w:rPr>
          <w:delText xml:space="preserve"> front_is_clear():</w:delText>
        </w:r>
      </w:del>
    </w:p>
    <w:p w:rsidR="00000000" w:rsidRDefault="00E71984">
      <w:pPr>
        <w:rPr>
          <w:del w:id="9275" w:author="박윤수" w:date="2014-08-23T00:15:00Z"/>
          <w:lang w:eastAsia="ko-KR"/>
        </w:rPr>
        <w:pPrChange w:id="9276" w:author="박윤수" w:date="2014-08-23T00:18:00Z">
          <w:pPr>
            <w:spacing w:after="0"/>
          </w:pPr>
        </w:pPrChange>
      </w:pPr>
      <w:del w:id="9277" w:author="박윤수" w:date="2014-08-23T00:15:00Z">
        <w:r w:rsidDel="00C13530">
          <w:rPr>
            <w:lang w:eastAsia="ko-KR"/>
          </w:rPr>
          <w:delText xml:space="preserve">    turn_left()</w:delText>
        </w:r>
      </w:del>
    </w:p>
    <w:p w:rsidR="00000000" w:rsidRDefault="00E71984">
      <w:pPr>
        <w:rPr>
          <w:del w:id="9278" w:author="박윤수" w:date="2014-08-23T00:15:00Z"/>
          <w:lang w:eastAsia="ko-KR"/>
        </w:rPr>
        <w:pPrChange w:id="9279" w:author="박윤수" w:date="2014-08-23T00:18:00Z">
          <w:pPr>
            <w:spacing w:after="0"/>
          </w:pPr>
        </w:pPrChange>
      </w:pPr>
      <w:del w:id="9280" w:author="박윤수" w:date="2014-08-23T00:15:00Z">
        <w:r w:rsidDel="00C13530">
          <w:rPr>
            <w:lang w:eastAsia="ko-KR"/>
          </w:rPr>
          <w:delText>move()</w:delText>
        </w:r>
      </w:del>
    </w:p>
    <w:p w:rsidR="00000000" w:rsidRDefault="00E80AEF">
      <w:pPr>
        <w:rPr>
          <w:del w:id="9281" w:author="박윤수" w:date="2014-08-23T00:15:00Z"/>
          <w:color w:val="00B050"/>
          <w:lang w:eastAsia="ko-KR"/>
          <w:rPrChange w:id="9282" w:author="이은정" w:date="2014-08-22T15:21:00Z">
            <w:rPr>
              <w:del w:id="9283" w:author="박윤수" w:date="2014-08-23T00:15:00Z"/>
              <w:lang w:eastAsia="ko-KR"/>
            </w:rPr>
          </w:rPrChange>
        </w:rPr>
        <w:pPrChange w:id="9284" w:author="박윤수" w:date="2014-08-23T00:18:00Z">
          <w:pPr>
            <w:spacing w:after="0"/>
          </w:pPr>
        </w:pPrChange>
      </w:pPr>
      <w:del w:id="9285" w:author="박윤수" w:date="2014-08-23T00:15:00Z">
        <w:r w:rsidRPr="00E80AEF">
          <w:rPr>
            <w:color w:val="00B050"/>
            <w:lang w:eastAsia="ko-KR"/>
            <w:rPrChange w:id="9286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eastAsia="ko-KR"/>
            <w:rPrChange w:id="9287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비퍼를</w:delText>
        </w:r>
        <w:r w:rsidRPr="00E80AEF">
          <w:rPr>
            <w:color w:val="00B050"/>
            <w:lang w:eastAsia="ko-KR"/>
            <w:rPrChange w:id="9288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89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내려</w:delText>
        </w:r>
        <w:r w:rsidRPr="00E80AEF">
          <w:rPr>
            <w:color w:val="00B050"/>
            <w:lang w:eastAsia="ko-KR"/>
            <w:rPrChange w:id="9290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91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놓은</w:delText>
        </w:r>
        <w:r w:rsidRPr="00E80AEF">
          <w:rPr>
            <w:color w:val="00B050"/>
            <w:lang w:eastAsia="ko-KR"/>
            <w:rPrChange w:id="9292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93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장소로</w:delText>
        </w:r>
        <w:r w:rsidRPr="00E80AEF">
          <w:rPr>
            <w:color w:val="00B050"/>
            <w:lang w:eastAsia="ko-KR"/>
            <w:rPrChange w:id="9294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95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돌아왔을</w:delText>
        </w:r>
        <w:r w:rsidRPr="00E80AEF">
          <w:rPr>
            <w:color w:val="00B050"/>
            <w:lang w:eastAsia="ko-KR"/>
            <w:rPrChange w:id="9296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297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때</w:delText>
        </w:r>
        <w:r w:rsidRPr="00E80AEF">
          <w:rPr>
            <w:color w:val="00B050"/>
            <w:lang w:eastAsia="ko-KR"/>
            <w:rPrChange w:id="9298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>,</w:delText>
        </w:r>
      </w:del>
    </w:p>
    <w:p w:rsidR="00000000" w:rsidRDefault="00E80AEF">
      <w:pPr>
        <w:rPr>
          <w:del w:id="9299" w:author="박윤수" w:date="2014-08-23T00:15:00Z"/>
          <w:color w:val="00B050"/>
          <w:lang w:eastAsia="ko-KR"/>
          <w:rPrChange w:id="9300" w:author="이은정" w:date="2014-08-22T15:21:00Z">
            <w:rPr>
              <w:del w:id="9301" w:author="박윤수" w:date="2014-08-23T00:15:00Z"/>
              <w:lang w:eastAsia="ko-KR"/>
            </w:rPr>
          </w:rPrChange>
        </w:rPr>
        <w:pPrChange w:id="9302" w:author="박윤수" w:date="2014-08-23T00:18:00Z">
          <w:pPr>
            <w:spacing w:after="0"/>
          </w:pPr>
        </w:pPrChange>
      </w:pPr>
      <w:del w:id="9303" w:author="박윤수" w:date="2014-08-23T00:15:00Z">
        <w:r w:rsidRPr="00E80AEF">
          <w:rPr>
            <w:color w:val="00B050"/>
            <w:lang w:eastAsia="ko-KR"/>
            <w:rPrChange w:id="9304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eastAsia="ko-KR"/>
            <w:rPrChange w:id="9305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월드를</w:delText>
        </w:r>
        <w:r w:rsidRPr="00E80AEF">
          <w:rPr>
            <w:color w:val="00B050"/>
            <w:lang w:eastAsia="ko-KR"/>
            <w:rPrChange w:id="9306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07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벽면</w:delText>
        </w:r>
      </w:del>
      <w:ins w:id="9308" w:author="이은정" w:date="2014-08-22T13:22:00Z">
        <w:del w:id="9309" w:author="박윤수" w:date="2014-08-23T00:15:00Z">
          <w:r w:rsidRPr="00E80AEF">
            <w:rPr>
              <w:rFonts w:hint="eastAsia"/>
              <w:color w:val="00B050"/>
              <w:lang w:eastAsia="ko-KR"/>
              <w:rPrChange w:id="9310" w:author="이은정" w:date="2014-08-22T15:21:00Z">
                <w:rPr>
                  <w:rFonts w:hint="eastAsia"/>
                  <w:color w:val="0000FF"/>
                  <w:u w:val="single"/>
                  <w:lang w:eastAsia="ko-KR"/>
                </w:rPr>
              </w:rPrChange>
            </w:rPr>
            <w:delText>벽</w:delText>
          </w:r>
        </w:del>
      </w:ins>
      <w:del w:id="9311" w:author="박윤수" w:date="2014-08-23T00:15:00Z">
        <w:r w:rsidRPr="00E80AEF">
          <w:rPr>
            <w:rFonts w:hint="eastAsia"/>
            <w:color w:val="00B050"/>
            <w:lang w:eastAsia="ko-KR"/>
            <w:rPrChange w:id="9312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을</w:delText>
        </w:r>
        <w:r w:rsidRPr="00E80AEF">
          <w:rPr>
            <w:color w:val="00B050"/>
            <w:lang w:eastAsia="ko-KR"/>
            <w:rPrChange w:id="9313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14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따라</w:delText>
        </w:r>
        <w:r w:rsidRPr="00E80AEF">
          <w:rPr>
            <w:color w:val="00B050"/>
            <w:lang w:eastAsia="ko-KR"/>
            <w:rPrChange w:id="9315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16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한</w:delText>
        </w:r>
        <w:r w:rsidRPr="00E80AEF">
          <w:rPr>
            <w:color w:val="00B050"/>
            <w:lang w:eastAsia="ko-KR"/>
            <w:rPrChange w:id="9317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18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바퀴</w:delText>
        </w:r>
        <w:r w:rsidRPr="00E80AEF">
          <w:rPr>
            <w:color w:val="00B050"/>
            <w:lang w:eastAsia="ko-KR"/>
            <w:rPrChange w:id="9319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20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돈</w:delText>
        </w:r>
        <w:r w:rsidRPr="00E80AEF">
          <w:rPr>
            <w:color w:val="00B050"/>
            <w:lang w:eastAsia="ko-KR"/>
            <w:rPrChange w:id="9321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22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것을</w:delText>
        </w:r>
        <w:r w:rsidRPr="00E80AEF">
          <w:rPr>
            <w:color w:val="00B050"/>
            <w:lang w:eastAsia="ko-KR"/>
            <w:rPrChange w:id="9323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24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알</w:delText>
        </w:r>
        <w:r w:rsidRPr="00E80AEF">
          <w:rPr>
            <w:color w:val="00B050"/>
            <w:lang w:eastAsia="ko-KR"/>
            <w:rPrChange w:id="9325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26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수</w:delText>
        </w:r>
        <w:r w:rsidRPr="00E80AEF">
          <w:rPr>
            <w:color w:val="00B050"/>
            <w:lang w:eastAsia="ko-KR"/>
            <w:rPrChange w:id="9327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eastAsia="ko-KR"/>
            <w:rPrChange w:id="9328" w:author="이은정" w:date="2014-08-22T15:2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있습니다</w:delText>
        </w:r>
        <w:r w:rsidRPr="00E80AEF">
          <w:rPr>
            <w:color w:val="00B050"/>
            <w:lang w:eastAsia="ko-KR"/>
            <w:rPrChange w:id="9329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>.</w:delText>
        </w:r>
      </w:del>
    </w:p>
    <w:p w:rsidR="00000000" w:rsidRDefault="00E71984">
      <w:pPr>
        <w:rPr>
          <w:del w:id="9330" w:author="박윤수" w:date="2014-08-23T00:15:00Z"/>
          <w:lang w:eastAsia="ko-KR"/>
        </w:rPr>
        <w:pPrChange w:id="9331" w:author="박윤수" w:date="2014-08-23T00:18:00Z">
          <w:pPr>
            <w:spacing w:after="0"/>
          </w:pPr>
        </w:pPrChange>
      </w:pPr>
      <w:del w:id="9332" w:author="박윤수" w:date="2014-08-23T00:15:00Z">
        <w:r w:rsidDel="00C13530">
          <w:rPr>
            <w:lang w:eastAsia="ko-KR"/>
          </w:rPr>
          <w:delText>while not</w:delText>
        </w:r>
      </w:del>
      <w:ins w:id="9333" w:author="이은정" w:date="2014-08-22T15:14:00Z">
        <w:del w:id="9334" w:author="박윤수" w:date="2014-08-23T00:15:00Z">
          <w:r w:rsidR="00766DAB" w:rsidRPr="00766DAB" w:rsidDel="00C13530">
            <w:rPr>
              <w:color w:val="0070C0"/>
              <w:lang w:eastAsia="ko-KR"/>
            </w:rPr>
            <w:delText>While not</w:delText>
          </w:r>
        </w:del>
      </w:ins>
      <w:del w:id="9335" w:author="박윤수" w:date="2014-08-23T00:15:00Z">
        <w:r w:rsidDel="00C13530">
          <w:rPr>
            <w:lang w:eastAsia="ko-KR"/>
          </w:rPr>
          <w:delText xml:space="preserve"> next_to_a_beeper():</w:delText>
        </w:r>
      </w:del>
    </w:p>
    <w:p w:rsidR="00000000" w:rsidRDefault="00E71984">
      <w:pPr>
        <w:rPr>
          <w:del w:id="9336" w:author="박윤수" w:date="2014-08-23T00:15:00Z"/>
          <w:color w:val="00B050"/>
          <w:lang w:eastAsia="ko-KR"/>
          <w:rPrChange w:id="9337" w:author="이은정" w:date="2014-08-22T15:22:00Z">
            <w:rPr>
              <w:del w:id="9338" w:author="박윤수" w:date="2014-08-23T00:15:00Z"/>
              <w:lang w:eastAsia="ko-KR"/>
            </w:rPr>
          </w:rPrChange>
        </w:rPr>
        <w:pPrChange w:id="9339" w:author="박윤수" w:date="2014-08-23T00:18:00Z">
          <w:pPr>
            <w:spacing w:after="0"/>
          </w:pPr>
        </w:pPrChange>
      </w:pPr>
      <w:del w:id="9340" w:author="박윤수" w:date="2014-08-23T00:15:00Z">
        <w:r w:rsidDel="00C13530">
          <w:rPr>
            <w:lang w:eastAsia="ko-KR"/>
          </w:rPr>
          <w:delText xml:space="preserve">    if</w:delText>
        </w:r>
      </w:del>
      <w:ins w:id="9341" w:author="이은정" w:date="2014-08-22T15:15:00Z">
        <w:del w:id="9342" w:author="박윤수" w:date="2014-08-23T00:15:00Z">
          <w:r w:rsidR="00766DAB" w:rsidRPr="00766DAB" w:rsidDel="00C13530">
            <w:rPr>
              <w:color w:val="0070C0"/>
              <w:lang w:eastAsia="ko-KR"/>
            </w:rPr>
            <w:delText>if</w:delText>
          </w:r>
        </w:del>
      </w:ins>
      <w:del w:id="9343" w:author="박윤수" w:date="2014-08-23T00:15:00Z">
        <w:r w:rsidDel="00C13530">
          <w:rPr>
            <w:lang w:eastAsia="ko-KR"/>
          </w:rPr>
          <w:delText xml:space="preserve"> right_is_clear(): </w:delText>
        </w:r>
        <w:r w:rsidR="00E80AEF" w:rsidRPr="00E80AEF">
          <w:rPr>
            <w:color w:val="00B050"/>
            <w:lang w:eastAsia="ko-KR"/>
            <w:rPrChange w:id="9344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># keep to the right</w:delText>
        </w:r>
      </w:del>
    </w:p>
    <w:p w:rsidR="00000000" w:rsidRDefault="00E71984">
      <w:pPr>
        <w:rPr>
          <w:del w:id="9345" w:author="박윤수" w:date="2014-08-23T00:15:00Z"/>
          <w:lang w:eastAsia="ko-KR"/>
        </w:rPr>
        <w:pPrChange w:id="9346" w:author="박윤수" w:date="2014-08-23T00:18:00Z">
          <w:pPr>
            <w:spacing w:after="0"/>
          </w:pPr>
        </w:pPrChange>
      </w:pPr>
      <w:del w:id="9347" w:author="박윤수" w:date="2014-08-23T00:15:00Z">
        <w:r w:rsidDel="00C13530">
          <w:rPr>
            <w:lang w:eastAsia="ko-KR"/>
          </w:rPr>
          <w:delText xml:space="preserve">        turn_right()</w:delText>
        </w:r>
      </w:del>
    </w:p>
    <w:p w:rsidR="00000000" w:rsidRDefault="00E71984">
      <w:pPr>
        <w:rPr>
          <w:del w:id="9348" w:author="박윤수" w:date="2014-08-23T00:15:00Z"/>
          <w:lang w:eastAsia="ko-KR"/>
        </w:rPr>
        <w:pPrChange w:id="9349" w:author="박윤수" w:date="2014-08-23T00:18:00Z">
          <w:pPr>
            <w:spacing w:after="0"/>
          </w:pPr>
        </w:pPrChange>
      </w:pPr>
      <w:del w:id="9350" w:author="박윤수" w:date="2014-08-23T00:15:00Z">
        <w:r w:rsidDel="00C13530">
          <w:rPr>
            <w:lang w:eastAsia="ko-KR"/>
          </w:rPr>
          <w:delText xml:space="preserve">        move()</w:delText>
        </w:r>
      </w:del>
    </w:p>
    <w:p w:rsidR="00000000" w:rsidRDefault="00E71984">
      <w:pPr>
        <w:rPr>
          <w:del w:id="9351" w:author="박윤수" w:date="2014-08-23T00:15:00Z"/>
          <w:color w:val="00B050"/>
          <w:lang w:eastAsia="ko-KR"/>
          <w:rPrChange w:id="9352" w:author="이은정" w:date="2014-08-22T15:22:00Z">
            <w:rPr>
              <w:del w:id="9353" w:author="박윤수" w:date="2014-08-23T00:15:00Z"/>
              <w:lang w:eastAsia="ko-KR"/>
            </w:rPr>
          </w:rPrChange>
        </w:rPr>
        <w:pPrChange w:id="9354" w:author="박윤수" w:date="2014-08-23T00:18:00Z">
          <w:pPr>
            <w:spacing w:after="0"/>
          </w:pPr>
        </w:pPrChange>
      </w:pPr>
      <w:del w:id="9355" w:author="박윤수" w:date="2014-08-23T00:15:00Z">
        <w:r w:rsidDel="00C13530">
          <w:rPr>
            <w:lang w:eastAsia="ko-KR"/>
          </w:rPr>
          <w:delText xml:space="preserve">    </w:delText>
        </w:r>
        <w:r w:rsidR="00E80AEF" w:rsidRPr="00E80AEF">
          <w:rPr>
            <w:color w:val="0070C0"/>
            <w:lang w:eastAsia="ko-KR"/>
            <w:rPrChange w:id="9356" w:author="이은정" w:date="2014-08-22T15:21:00Z">
              <w:rPr>
                <w:color w:val="0000FF"/>
                <w:u w:val="single"/>
                <w:lang w:eastAsia="ko-KR"/>
              </w:rPr>
            </w:rPrChange>
          </w:rPr>
          <w:delText>elif</w:delText>
        </w:r>
      </w:del>
      <w:ins w:id="9357" w:author="이은정" w:date="2014-08-22T15:15:00Z">
        <w:del w:id="9358" w:author="박윤수" w:date="2014-08-23T00:15:00Z">
          <w:r w:rsidR="002D5762" w:rsidDel="00C13530">
            <w:rPr>
              <w:color w:val="0070C0"/>
              <w:lang w:eastAsia="ko-KR"/>
            </w:rPr>
            <w:delText>if</w:delText>
          </w:r>
        </w:del>
      </w:ins>
      <w:del w:id="9359" w:author="박윤수" w:date="2014-08-23T00:15:00Z">
        <w:r w:rsidDel="00C13530">
          <w:rPr>
            <w:lang w:eastAsia="ko-KR"/>
          </w:rPr>
          <w:delText xml:space="preserve"> front_is_clear(): </w:delText>
        </w:r>
        <w:r w:rsidR="00E80AEF" w:rsidRPr="00E80AEF">
          <w:rPr>
            <w:color w:val="00B050"/>
            <w:lang w:eastAsia="ko-KR"/>
            <w:rPrChange w:id="9360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eastAsia="ko-KR"/>
            <w:rPrChange w:id="9361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오른쪽</w:delText>
        </w:r>
        <w:r w:rsidR="00E80AEF" w:rsidRPr="00E80AEF">
          <w:rPr>
            <w:color w:val="00B050"/>
            <w:lang w:eastAsia="ko-KR"/>
            <w:rPrChange w:id="9362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9363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벽면</w:delText>
        </w:r>
      </w:del>
      <w:ins w:id="9364" w:author="이은정" w:date="2014-08-22T13:22:00Z">
        <w:del w:id="9365" w:author="박윤수" w:date="2014-08-23T00:15:00Z">
          <w:r w:rsidR="00E80AEF" w:rsidRPr="00E80AEF">
            <w:rPr>
              <w:rFonts w:hint="eastAsia"/>
              <w:color w:val="00B050"/>
              <w:lang w:eastAsia="ko-KR"/>
              <w:rPrChange w:id="9366" w:author="이은정" w:date="2014-08-22T15:22:00Z">
                <w:rPr>
                  <w:rFonts w:hint="eastAsia"/>
                  <w:color w:val="0000FF"/>
                  <w:u w:val="single"/>
                  <w:lang w:eastAsia="ko-KR"/>
                </w:rPr>
              </w:rPrChange>
            </w:rPr>
            <w:delText>벽</w:delText>
          </w:r>
        </w:del>
      </w:ins>
      <w:del w:id="9367" w:author="박윤수" w:date="2014-08-23T00:15:00Z">
        <w:r w:rsidR="00E80AEF" w:rsidRPr="00E80AEF">
          <w:rPr>
            <w:rFonts w:hint="eastAsia"/>
            <w:color w:val="00B050"/>
            <w:lang w:eastAsia="ko-KR"/>
            <w:rPrChange w:id="9368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을</w:delText>
        </w:r>
        <w:r w:rsidR="00E80AEF" w:rsidRPr="00E80AEF">
          <w:rPr>
            <w:color w:val="00B050"/>
            <w:lang w:eastAsia="ko-KR"/>
            <w:rPrChange w:id="9369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9370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따라</w:delText>
        </w:r>
        <w:r w:rsidR="00E80AEF" w:rsidRPr="00E80AEF">
          <w:rPr>
            <w:color w:val="00B050"/>
            <w:lang w:eastAsia="ko-KR"/>
            <w:rPrChange w:id="9371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9372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움직입니다</w:delText>
        </w:r>
        <w:r w:rsidR="00E80AEF" w:rsidRPr="00E80AEF">
          <w:rPr>
            <w:color w:val="00B050"/>
            <w:lang w:eastAsia="ko-KR"/>
            <w:rPrChange w:id="9373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>.</w:delText>
        </w:r>
      </w:del>
    </w:p>
    <w:p w:rsidR="00000000" w:rsidRDefault="00E71984">
      <w:pPr>
        <w:rPr>
          <w:del w:id="9374" w:author="박윤수" w:date="2014-08-23T00:15:00Z"/>
          <w:lang w:eastAsia="ko-KR"/>
        </w:rPr>
        <w:pPrChange w:id="9375" w:author="박윤수" w:date="2014-08-23T00:18:00Z">
          <w:pPr>
            <w:spacing w:after="0"/>
          </w:pPr>
        </w:pPrChange>
      </w:pPr>
      <w:del w:id="9376" w:author="박윤수" w:date="2014-08-23T00:15:00Z">
        <w:r w:rsidDel="00C13530">
          <w:rPr>
            <w:lang w:eastAsia="ko-KR"/>
          </w:rPr>
          <w:delText xml:space="preserve">        move()</w:delText>
        </w:r>
      </w:del>
    </w:p>
    <w:p w:rsidR="00000000" w:rsidRDefault="00E71984">
      <w:pPr>
        <w:rPr>
          <w:del w:id="9377" w:author="박윤수" w:date="2014-08-23T00:15:00Z"/>
          <w:color w:val="00B050"/>
          <w:lang w:eastAsia="ko-KR"/>
          <w:rPrChange w:id="9378" w:author="이은정" w:date="2014-08-22T15:22:00Z">
            <w:rPr>
              <w:del w:id="9379" w:author="박윤수" w:date="2014-08-23T00:15:00Z"/>
              <w:lang w:eastAsia="ko-KR"/>
            </w:rPr>
          </w:rPrChange>
        </w:rPr>
        <w:pPrChange w:id="9380" w:author="박윤수" w:date="2014-08-23T00:18:00Z">
          <w:pPr>
            <w:spacing w:after="0"/>
          </w:pPr>
        </w:pPrChange>
      </w:pPr>
      <w:del w:id="9381" w:author="박윤수" w:date="2014-08-23T00:15:00Z">
        <w:r w:rsidDel="00C13530">
          <w:rPr>
            <w:lang w:eastAsia="ko-KR"/>
          </w:rPr>
          <w:delText xml:space="preserve">    else</w:delText>
        </w:r>
      </w:del>
      <w:ins w:id="9382" w:author="이은정" w:date="2014-08-22T15:17:00Z">
        <w:del w:id="9383" w:author="박윤수" w:date="2014-08-23T00:15:00Z">
          <w:r w:rsidR="00766DAB" w:rsidRPr="00766DAB" w:rsidDel="00C13530">
            <w:rPr>
              <w:color w:val="0070C0"/>
              <w:lang w:eastAsia="ko-KR"/>
            </w:rPr>
            <w:delText>else</w:delText>
          </w:r>
        </w:del>
      </w:ins>
      <w:del w:id="9384" w:author="박윤수" w:date="2014-08-23T00:15:00Z">
        <w:r w:rsidDel="00C13530">
          <w:rPr>
            <w:lang w:eastAsia="ko-KR"/>
          </w:rPr>
          <w:delText xml:space="preserve">: </w:delText>
        </w:r>
        <w:r w:rsidR="00E80AEF" w:rsidRPr="00E80AEF">
          <w:rPr>
            <w:color w:val="00B050"/>
            <w:lang w:eastAsia="ko-KR"/>
            <w:rPrChange w:id="9385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eastAsia="ko-KR"/>
            <w:rPrChange w:id="9386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왼쪽</w:delText>
        </w:r>
        <w:r w:rsidR="00E80AEF" w:rsidRPr="00E80AEF">
          <w:rPr>
            <w:color w:val="00B050"/>
            <w:lang w:eastAsia="ko-KR"/>
            <w:rPrChange w:id="9387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9388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벽면</w:delText>
        </w:r>
      </w:del>
      <w:ins w:id="9389" w:author="이은정" w:date="2014-08-22T13:22:00Z">
        <w:del w:id="9390" w:author="박윤수" w:date="2014-08-23T00:15:00Z">
          <w:r w:rsidR="00E80AEF" w:rsidRPr="00E80AEF">
            <w:rPr>
              <w:rFonts w:hint="eastAsia"/>
              <w:color w:val="00B050"/>
              <w:lang w:eastAsia="ko-KR"/>
              <w:rPrChange w:id="9391" w:author="이은정" w:date="2014-08-22T15:22:00Z">
                <w:rPr>
                  <w:rFonts w:hint="eastAsia"/>
                  <w:color w:val="0000FF"/>
                  <w:u w:val="single"/>
                  <w:lang w:eastAsia="ko-KR"/>
                </w:rPr>
              </w:rPrChange>
            </w:rPr>
            <w:delText>벽</w:delText>
          </w:r>
        </w:del>
      </w:ins>
      <w:del w:id="9392" w:author="박윤수" w:date="2014-08-23T00:15:00Z">
        <w:r w:rsidR="00E80AEF" w:rsidRPr="00E80AEF">
          <w:rPr>
            <w:rFonts w:hint="eastAsia"/>
            <w:color w:val="00B050"/>
            <w:lang w:eastAsia="ko-KR"/>
            <w:rPrChange w:id="9393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을</w:delText>
        </w:r>
        <w:r w:rsidR="00E80AEF" w:rsidRPr="00E80AEF">
          <w:rPr>
            <w:color w:val="00B050"/>
            <w:lang w:eastAsia="ko-KR"/>
            <w:rPrChange w:id="9394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9395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따라</w:delText>
        </w:r>
        <w:r w:rsidR="00E80AEF" w:rsidRPr="00E80AEF">
          <w:rPr>
            <w:color w:val="00B050"/>
            <w:lang w:eastAsia="ko-KR"/>
            <w:rPrChange w:id="9396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9397" w:author="이은정" w:date="2014-08-22T15:2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움직입니다</w:delText>
        </w:r>
        <w:r w:rsidR="00E80AEF" w:rsidRPr="00E80AEF">
          <w:rPr>
            <w:color w:val="00B050"/>
            <w:lang w:eastAsia="ko-KR"/>
            <w:rPrChange w:id="9398" w:author="이은정" w:date="2014-08-22T15:22:00Z">
              <w:rPr>
                <w:color w:val="0000FF"/>
                <w:u w:val="single"/>
                <w:lang w:eastAsia="ko-KR"/>
              </w:rPr>
            </w:rPrChange>
          </w:rPr>
          <w:delText>.</w:delText>
        </w:r>
      </w:del>
    </w:p>
    <w:p w:rsidR="00000000" w:rsidRDefault="00E71984">
      <w:pPr>
        <w:rPr>
          <w:del w:id="9399" w:author="박윤수" w:date="2014-08-23T00:15:00Z"/>
          <w:lang w:eastAsia="ko-KR"/>
        </w:rPr>
        <w:pPrChange w:id="9400" w:author="박윤수" w:date="2014-08-23T00:18:00Z">
          <w:pPr>
            <w:spacing w:after="0"/>
          </w:pPr>
        </w:pPrChange>
      </w:pPr>
      <w:del w:id="9401" w:author="박윤수" w:date="2014-08-23T00:15:00Z">
        <w:r w:rsidDel="00C13530">
          <w:rPr>
            <w:lang w:eastAsia="ko-KR"/>
          </w:rPr>
          <w:delText xml:space="preserve">        turn_left()</w:delText>
        </w:r>
      </w:del>
    </w:p>
    <w:p w:rsidR="00000000" w:rsidRDefault="00E71984">
      <w:pPr>
        <w:rPr>
          <w:del w:id="9402" w:author="박윤수" w:date="2014-08-23T00:15:00Z"/>
          <w:lang w:eastAsia="ko-KR"/>
        </w:rPr>
        <w:pPrChange w:id="9403" w:author="박윤수" w:date="2014-08-23T00:18:00Z">
          <w:pPr>
            <w:spacing w:after="0"/>
          </w:pPr>
        </w:pPrChange>
      </w:pPr>
      <w:del w:id="9404" w:author="박윤수" w:date="2014-08-23T00:15:00Z">
        <w:r w:rsidDel="00C13530">
          <w:rPr>
            <w:lang w:eastAsia="ko-KR"/>
          </w:rPr>
          <w:delText>turn_off()</w:delText>
        </w:r>
      </w:del>
    </w:p>
    <w:p w:rsidR="00000000" w:rsidRDefault="00B03EC8">
      <w:pPr>
        <w:spacing w:before="240"/>
        <w:rPr>
          <w:del w:id="9405" w:author="박윤수" w:date="2014-08-23T00:15:00Z"/>
          <w:lang w:eastAsia="ko-KR"/>
        </w:rPr>
        <w:pPrChange w:id="9406" w:author="박윤수" w:date="2014-08-23T00:18:00Z">
          <w:pPr>
            <w:spacing w:before="240" w:after="0"/>
          </w:pPr>
        </w:pPrChange>
      </w:pPr>
      <w:del w:id="9407" w:author="박윤수" w:date="2014-08-23T00:15:00Z"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방법이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의도를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명확히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해결하는데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알고리즘</w:delText>
        </w:r>
        <w:r w:rsidDel="00C13530">
          <w:rPr>
            <w:rFonts w:hint="eastAsia"/>
            <w:lang w:eastAsia="ko-KR"/>
          </w:rPr>
          <w:delText>(Algorithm)</w:delText>
        </w:r>
        <w:r w:rsidDel="00C13530">
          <w:rPr>
            <w:rFonts w:hint="eastAsia"/>
            <w:lang w:eastAsia="ko-KR"/>
          </w:rPr>
          <w:delText>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알려진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요약하는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데는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그다지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도움이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따라서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이렇게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희망하는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분들에게는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도움이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않을지도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읽으면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작성된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부분으로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구성된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주목바랍니다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B03EC8">
      <w:pPr>
        <w:pStyle w:val="affc"/>
        <w:numPr>
          <w:ilvl w:val="0"/>
          <w:numId w:val="34"/>
        </w:numPr>
        <w:spacing w:before="240"/>
        <w:ind w:leftChars="0"/>
        <w:rPr>
          <w:del w:id="9408" w:author="박윤수" w:date="2014-08-23T00:15:00Z"/>
          <w:lang w:eastAsia="ko-KR"/>
        </w:rPr>
        <w:pPrChange w:id="9409" w:author="박윤수" w:date="2014-08-23T00:18:00Z">
          <w:pPr>
            <w:pStyle w:val="affc"/>
            <w:numPr>
              <w:numId w:val="34"/>
            </w:numPr>
            <w:spacing w:before="240" w:after="0"/>
            <w:ind w:leftChars="0" w:left="900" w:hanging="400"/>
          </w:pPr>
        </w:pPrChange>
      </w:pPr>
      <w:del w:id="9410" w:author="박윤수" w:date="2014-08-23T00:15:00Z"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지점을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표시합니다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B03EC8">
      <w:pPr>
        <w:pStyle w:val="affc"/>
        <w:numPr>
          <w:ilvl w:val="0"/>
          <w:numId w:val="34"/>
        </w:numPr>
        <w:spacing w:before="240"/>
        <w:ind w:leftChars="0"/>
        <w:rPr>
          <w:del w:id="9411" w:author="박윤수" w:date="2014-08-23T00:15:00Z"/>
          <w:lang w:eastAsia="ko-KR"/>
        </w:rPr>
        <w:pPrChange w:id="9412" w:author="박윤수" w:date="2014-08-23T00:18:00Z">
          <w:pPr>
            <w:pStyle w:val="affc"/>
            <w:numPr>
              <w:numId w:val="34"/>
            </w:numPr>
            <w:spacing w:before="240" w:after="0"/>
            <w:ind w:leftChars="0" w:left="900" w:hanging="400"/>
          </w:pPr>
        </w:pPrChange>
      </w:pPr>
      <w:del w:id="9413" w:author="박윤수" w:date="2014-08-23T00:15:00Z"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지점으로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벽면</w:delText>
        </w:r>
      </w:del>
      <w:ins w:id="9414" w:author="이은정" w:date="2014-08-22T13:22:00Z">
        <w:del w:id="9415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9416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계속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B03EC8">
      <w:pPr>
        <w:spacing w:before="240"/>
        <w:ind w:left="500"/>
        <w:rPr>
          <w:del w:id="9417" w:author="박윤수" w:date="2014-08-23T00:15:00Z"/>
          <w:lang w:eastAsia="ko-KR"/>
        </w:rPr>
        <w:pPrChange w:id="9418" w:author="박윤수" w:date="2014-08-23T00:18:00Z">
          <w:pPr>
            <w:spacing w:before="240" w:after="0"/>
            <w:ind w:left="500"/>
          </w:pPr>
        </w:pPrChange>
      </w:pPr>
      <w:del w:id="9419" w:author="박윤수" w:date="2014-08-23T00:15:00Z"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명확해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작성합시다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B03EC8">
      <w:pPr>
        <w:spacing w:before="240"/>
        <w:ind w:left="500"/>
        <w:rPr>
          <w:del w:id="9420" w:author="박윤수" w:date="2014-08-23T00:15:00Z"/>
          <w:lang w:val="en-US" w:eastAsia="ko-KR"/>
        </w:rPr>
        <w:pPrChange w:id="9421" w:author="박윤수" w:date="2014-08-23T00:18:00Z">
          <w:pPr>
            <w:spacing w:before="240" w:after="0"/>
            <w:ind w:left="500"/>
          </w:pPr>
        </w:pPrChange>
      </w:pPr>
      <w:del w:id="9422" w:author="박윤수" w:date="2014-08-23T00:15:00Z">
        <w:r w:rsidDel="00C13530">
          <w:rPr>
            <w:rFonts w:hint="eastAsia"/>
            <w:lang w:val="en-US" w:eastAsia="ko-KR"/>
          </w:rPr>
          <w:delText xml:space="preserve"># </w:delText>
        </w:r>
        <w:r w:rsidDel="00C13530">
          <w:rPr>
            <w:rFonts w:hint="eastAsia"/>
            <w:lang w:val="en-US" w:eastAsia="ko-KR"/>
          </w:rPr>
          <w:delText>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R="00D84D69" w:rsidDel="00C13530">
          <w:rPr>
            <w:rFonts w:hint="eastAsia"/>
            <w:lang w:val="en-US" w:eastAsia="ko-KR"/>
          </w:rPr>
          <w:delText>리봇</w:delText>
        </w:r>
        <w:r w:rsidR="00D84D69" w:rsidDel="00C13530">
          <w:rPr>
            <w:lang w:val="en-US" w:eastAsia="ko-KR"/>
          </w:rPr>
          <w:delText>이</w:delText>
        </w:r>
      </w:del>
      <w:ins w:id="9423" w:author="이은정" w:date="2014-08-22T10:41:00Z">
        <w:del w:id="9424" w:author="박윤수" w:date="2014-08-23T00:15:00Z">
          <w:r w:rsidR="005A42A0" w:rsidDel="00C13530">
            <w:rPr>
              <w:rFonts w:hint="eastAsia"/>
              <w:lang w:val="en-US" w:eastAsia="ko-KR"/>
            </w:rPr>
            <w:delText>리보그</w:delText>
          </w:r>
          <w:r w:rsidR="005A42A0" w:rsidDel="00C13530">
            <w:rPr>
              <w:lang w:val="en-US" w:eastAsia="ko-KR"/>
            </w:rPr>
            <w:delText>가</w:delText>
          </w:r>
        </w:del>
      </w:ins>
      <w:del w:id="9425" w:author="박윤수" w:date="2014-08-23T00:15:00Z"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반시계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방향으로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벽면</w:delText>
        </w:r>
      </w:del>
      <w:ins w:id="9426" w:author="이은정" w:date="2014-08-22T13:22:00Z">
        <w:del w:id="9427" w:author="박윤수" w:date="2014-08-23T00:15:00Z">
          <w:r w:rsidR="00D0143E" w:rsidDel="00C13530">
            <w:rPr>
              <w:rFonts w:hint="eastAsia"/>
              <w:lang w:val="en-US" w:eastAsia="ko-KR"/>
            </w:rPr>
            <w:delText>벽</w:delText>
          </w:r>
        </w:del>
      </w:ins>
      <w:del w:id="9428" w:author="박윤수" w:date="2014-08-23T00:15:00Z">
        <w:r w:rsidDel="00C13530">
          <w:rPr>
            <w:rFonts w:hint="eastAsia"/>
            <w:lang w:val="en-US" w:eastAsia="ko-KR"/>
          </w:rPr>
          <w:delText>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따라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돌아</w:delText>
        </w:r>
      </w:del>
    </w:p>
    <w:p w:rsidR="00000000" w:rsidRDefault="00B03EC8">
      <w:pPr>
        <w:ind w:left="500"/>
        <w:rPr>
          <w:del w:id="9429" w:author="박윤수" w:date="2014-08-23T00:15:00Z"/>
          <w:lang w:val="en-US" w:eastAsia="ko-KR"/>
        </w:rPr>
        <w:pPrChange w:id="9430" w:author="박윤수" w:date="2014-08-23T00:18:00Z">
          <w:pPr>
            <w:spacing w:after="0"/>
            <w:ind w:left="500"/>
          </w:pPr>
        </w:pPrChange>
      </w:pPr>
      <w:del w:id="9431" w:author="박윤수" w:date="2014-08-23T00:15:00Z">
        <w:r w:rsidRPr="00B03EC8" w:rsidDel="00C13530">
          <w:rPr>
            <w:lang w:val="en-US" w:eastAsia="ko-KR"/>
          </w:rPr>
          <w:delText xml:space="preserve"># </w:delText>
        </w:r>
        <w:r w:rsidDel="00C13530">
          <w:rPr>
            <w:rFonts w:hint="eastAsia"/>
            <w:lang w:val="en-US" w:eastAsia="ko-KR"/>
          </w:rPr>
          <w:delText>처음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시작한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지점으로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돌아와서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멈추는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프로그램입니다</w:delText>
        </w:r>
        <w:r w:rsidDel="00C13530">
          <w:rPr>
            <w:rFonts w:hint="eastAsia"/>
            <w:lang w:val="en-US" w:eastAsia="ko-KR"/>
          </w:rPr>
          <w:delText>.</w:delText>
        </w:r>
        <w:r w:rsidRPr="00B03EC8" w:rsidDel="00C13530">
          <w:rPr>
            <w:lang w:val="en-US" w:eastAsia="ko-KR"/>
          </w:rPr>
          <w:delText xml:space="preserve"> </w:delText>
        </w:r>
      </w:del>
    </w:p>
    <w:p w:rsidR="00000000" w:rsidRDefault="00B03EC8">
      <w:pPr>
        <w:ind w:left="500"/>
        <w:rPr>
          <w:del w:id="9432" w:author="박윤수" w:date="2014-08-23T00:15:00Z"/>
          <w:lang w:val="en-US" w:eastAsia="ko-KR"/>
        </w:rPr>
        <w:pPrChange w:id="9433" w:author="박윤수" w:date="2014-08-23T00:18:00Z">
          <w:pPr>
            <w:spacing w:after="0"/>
            <w:ind w:left="500"/>
          </w:pPr>
        </w:pPrChange>
      </w:pPr>
      <w:del w:id="9434" w:author="박윤수" w:date="2014-08-23T00:15:00Z">
        <w:r w:rsidRPr="00B03EC8" w:rsidDel="00C13530">
          <w:rPr>
            <w:lang w:val="en-US" w:eastAsia="ko-KR"/>
          </w:rPr>
          <w:delText>def</w:delText>
        </w:r>
      </w:del>
      <w:ins w:id="9435" w:author="이은정" w:date="2014-08-22T14:42:00Z">
        <w:del w:id="9436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9437" w:author="박윤수" w:date="2014-08-23T00:15:00Z">
        <w:r w:rsidRPr="00B03EC8" w:rsidDel="00C13530">
          <w:rPr>
            <w:lang w:val="en-US" w:eastAsia="ko-KR"/>
          </w:rPr>
          <w:delText xml:space="preserve"> turn_right():</w:delText>
        </w:r>
      </w:del>
    </w:p>
    <w:p w:rsidR="00000000" w:rsidRDefault="00B03EC8">
      <w:pPr>
        <w:ind w:left="500"/>
        <w:rPr>
          <w:del w:id="9438" w:author="박윤수" w:date="2014-08-23T00:15:00Z"/>
          <w:lang w:val="en-US" w:eastAsia="ko-KR"/>
        </w:rPr>
        <w:pPrChange w:id="9439" w:author="박윤수" w:date="2014-08-23T00:18:00Z">
          <w:pPr>
            <w:spacing w:after="0"/>
            <w:ind w:left="500"/>
          </w:pPr>
        </w:pPrChange>
      </w:pPr>
      <w:del w:id="9440" w:author="박윤수" w:date="2014-08-23T00:15:00Z">
        <w:r w:rsidRPr="00B03EC8" w:rsidDel="00C13530">
          <w:rPr>
            <w:lang w:val="en-US" w:eastAsia="ko-KR"/>
          </w:rPr>
          <w:delText xml:space="preserve">    repeat(turn_left, 3)</w:delText>
        </w:r>
      </w:del>
    </w:p>
    <w:p w:rsidR="00000000" w:rsidRDefault="00B03EC8">
      <w:pPr>
        <w:spacing w:before="240"/>
        <w:ind w:left="500"/>
        <w:rPr>
          <w:del w:id="9441" w:author="박윤수" w:date="2014-08-23T00:15:00Z"/>
          <w:lang w:val="en-US" w:eastAsia="ko-KR"/>
        </w:rPr>
        <w:pPrChange w:id="9442" w:author="박윤수" w:date="2014-08-23T00:18:00Z">
          <w:pPr>
            <w:spacing w:before="240" w:after="0"/>
            <w:ind w:left="500"/>
          </w:pPr>
        </w:pPrChange>
      </w:pPr>
      <w:del w:id="9443" w:author="박윤수" w:date="2014-08-23T00:15:00Z">
        <w:r w:rsidRPr="00B03EC8" w:rsidDel="00C13530">
          <w:rPr>
            <w:lang w:val="en-US" w:eastAsia="ko-KR"/>
          </w:rPr>
          <w:delText>def</w:delText>
        </w:r>
      </w:del>
      <w:ins w:id="9444" w:author="이은정" w:date="2014-08-22T14:42:00Z">
        <w:del w:id="9445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9446" w:author="박윤수" w:date="2014-08-23T00:15:00Z">
        <w:r w:rsidRPr="00B03EC8" w:rsidDel="00C13530">
          <w:rPr>
            <w:lang w:val="en-US" w:eastAsia="ko-KR"/>
          </w:rPr>
          <w:delText xml:space="preserve"> mark_starting_point_and_move():</w:delText>
        </w:r>
      </w:del>
    </w:p>
    <w:p w:rsidR="00000000" w:rsidRDefault="00B03EC8">
      <w:pPr>
        <w:ind w:left="500"/>
        <w:rPr>
          <w:del w:id="9447" w:author="박윤수" w:date="2014-08-23T00:15:00Z"/>
          <w:lang w:val="en-US" w:eastAsia="ko-KR"/>
        </w:rPr>
        <w:pPrChange w:id="9448" w:author="박윤수" w:date="2014-08-23T00:18:00Z">
          <w:pPr>
            <w:spacing w:after="0"/>
            <w:ind w:left="500"/>
          </w:pPr>
        </w:pPrChange>
      </w:pPr>
      <w:del w:id="9449" w:author="박윤수" w:date="2014-08-23T00:15:00Z">
        <w:r w:rsidRPr="00B03EC8" w:rsidDel="00C13530">
          <w:rPr>
            <w:lang w:val="en-US" w:eastAsia="ko-KR"/>
          </w:rPr>
          <w:delText xml:space="preserve">    put_beeper()</w:delText>
        </w:r>
      </w:del>
    </w:p>
    <w:p w:rsidR="00000000" w:rsidRDefault="00B03EC8">
      <w:pPr>
        <w:ind w:left="500"/>
        <w:rPr>
          <w:del w:id="9450" w:author="박윤수" w:date="2014-08-23T00:15:00Z"/>
          <w:lang w:val="en-US" w:eastAsia="ko-KR"/>
        </w:rPr>
        <w:pPrChange w:id="9451" w:author="박윤수" w:date="2014-08-23T00:18:00Z">
          <w:pPr>
            <w:spacing w:after="0"/>
            <w:ind w:left="500"/>
          </w:pPr>
        </w:pPrChange>
      </w:pPr>
      <w:del w:id="9452" w:author="박윤수" w:date="2014-08-23T00:15:00Z">
        <w:r w:rsidRPr="00B03EC8" w:rsidDel="00C13530">
          <w:rPr>
            <w:lang w:val="en-US" w:eastAsia="ko-KR"/>
          </w:rPr>
          <w:delText xml:space="preserve">    while not</w:delText>
        </w:r>
      </w:del>
      <w:ins w:id="9453" w:author="이은정" w:date="2014-08-22T15:14:00Z">
        <w:del w:id="9454" w:author="박윤수" w:date="2014-08-22T21:15:00Z">
          <w:r w:rsidR="00766DAB" w:rsidRPr="00766DAB" w:rsidDel="00005266">
            <w:rPr>
              <w:color w:val="0070C0"/>
              <w:lang w:val="en-US" w:eastAsia="ko-KR"/>
            </w:rPr>
            <w:delText>W</w:delText>
          </w:r>
        </w:del>
        <w:del w:id="9455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hile not</w:delText>
          </w:r>
        </w:del>
      </w:ins>
      <w:del w:id="9456" w:author="박윤수" w:date="2014-08-23T00:15:00Z">
        <w:r w:rsidRPr="00B03EC8" w:rsidDel="00C13530">
          <w:rPr>
            <w:lang w:val="en-US" w:eastAsia="ko-KR"/>
          </w:rPr>
          <w:delText xml:space="preserve"> front_is_clear():</w:delText>
        </w:r>
      </w:del>
    </w:p>
    <w:p w:rsidR="00000000" w:rsidRDefault="00B03EC8">
      <w:pPr>
        <w:ind w:left="500"/>
        <w:rPr>
          <w:del w:id="9457" w:author="박윤수" w:date="2014-08-23T00:15:00Z"/>
          <w:lang w:val="en-US" w:eastAsia="ko-KR"/>
        </w:rPr>
        <w:pPrChange w:id="9458" w:author="박윤수" w:date="2014-08-23T00:18:00Z">
          <w:pPr>
            <w:spacing w:after="0"/>
            <w:ind w:left="500"/>
          </w:pPr>
        </w:pPrChange>
      </w:pPr>
      <w:del w:id="9459" w:author="박윤수" w:date="2014-08-23T00:15:00Z">
        <w:r w:rsidRPr="00B03EC8" w:rsidDel="00C13530">
          <w:rPr>
            <w:lang w:val="en-US" w:eastAsia="ko-KR"/>
          </w:rPr>
          <w:delText xml:space="preserve">        turn_left()</w:delText>
        </w:r>
      </w:del>
    </w:p>
    <w:p w:rsidR="00000000" w:rsidRDefault="00B03EC8">
      <w:pPr>
        <w:ind w:left="500"/>
        <w:rPr>
          <w:del w:id="9460" w:author="박윤수" w:date="2014-08-23T00:15:00Z"/>
          <w:lang w:val="en-US" w:eastAsia="ko-KR"/>
        </w:rPr>
        <w:pPrChange w:id="9461" w:author="박윤수" w:date="2014-08-23T00:18:00Z">
          <w:pPr>
            <w:spacing w:after="0"/>
            <w:ind w:left="500"/>
          </w:pPr>
        </w:pPrChange>
      </w:pPr>
      <w:del w:id="9462" w:author="박윤수" w:date="2014-08-23T00:15:00Z">
        <w:r w:rsidRPr="00B03EC8" w:rsidDel="00C13530">
          <w:rPr>
            <w:lang w:val="en-US" w:eastAsia="ko-KR"/>
          </w:rPr>
          <w:delText xml:space="preserve">    move()</w:delText>
        </w:r>
      </w:del>
    </w:p>
    <w:p w:rsidR="00000000" w:rsidRDefault="00B03EC8">
      <w:pPr>
        <w:spacing w:before="240"/>
        <w:ind w:left="500"/>
        <w:rPr>
          <w:del w:id="9463" w:author="박윤수" w:date="2014-08-23T00:15:00Z"/>
          <w:lang w:val="en-US" w:eastAsia="ko-KR"/>
        </w:rPr>
        <w:pPrChange w:id="9464" w:author="박윤수" w:date="2014-08-23T00:18:00Z">
          <w:pPr>
            <w:spacing w:before="240" w:after="0"/>
            <w:ind w:left="500"/>
          </w:pPr>
        </w:pPrChange>
      </w:pPr>
      <w:del w:id="9465" w:author="박윤수" w:date="2014-08-23T00:15:00Z">
        <w:r w:rsidRPr="00B03EC8" w:rsidDel="00C13530">
          <w:rPr>
            <w:lang w:val="en-US" w:eastAsia="ko-KR"/>
          </w:rPr>
          <w:delText>def</w:delText>
        </w:r>
      </w:del>
      <w:ins w:id="9466" w:author="이은정" w:date="2014-08-22T14:42:00Z">
        <w:del w:id="9467" w:author="박윤수" w:date="2014-08-23T00:15:00Z">
          <w:r w:rsidR="00BC6A53" w:rsidRPr="00BC6A53" w:rsidDel="00C13530">
            <w:rPr>
              <w:color w:val="0070C0"/>
              <w:lang w:val="en-US" w:eastAsia="ko-KR"/>
            </w:rPr>
            <w:delText>def</w:delText>
          </w:r>
        </w:del>
      </w:ins>
      <w:del w:id="9468" w:author="박윤수" w:date="2014-08-23T00:15:00Z">
        <w:r w:rsidRPr="00B03EC8" w:rsidDel="00C13530">
          <w:rPr>
            <w:lang w:val="en-US" w:eastAsia="ko-KR"/>
          </w:rPr>
          <w:delText xml:space="preserve"> follow_right_wall():</w:delText>
        </w:r>
      </w:del>
    </w:p>
    <w:p w:rsidR="00000000" w:rsidRDefault="00B03EC8">
      <w:pPr>
        <w:ind w:left="500"/>
        <w:rPr>
          <w:del w:id="9469" w:author="박윤수" w:date="2014-08-23T00:15:00Z"/>
          <w:lang w:val="en-US" w:eastAsia="ko-KR"/>
        </w:rPr>
        <w:pPrChange w:id="9470" w:author="박윤수" w:date="2014-08-23T00:18:00Z">
          <w:pPr>
            <w:spacing w:after="0"/>
            <w:ind w:left="500"/>
          </w:pPr>
        </w:pPrChange>
      </w:pPr>
      <w:del w:id="9471" w:author="박윤수" w:date="2014-08-23T00:15:00Z">
        <w:r w:rsidRPr="00B03EC8" w:rsidDel="00C13530">
          <w:rPr>
            <w:lang w:val="en-US" w:eastAsia="ko-KR"/>
          </w:rPr>
          <w:delText xml:space="preserve">    if</w:delText>
        </w:r>
      </w:del>
      <w:ins w:id="9472" w:author="이은정" w:date="2014-08-22T15:15:00Z">
        <w:del w:id="9473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if</w:delText>
          </w:r>
        </w:del>
      </w:ins>
      <w:del w:id="9474" w:author="박윤수" w:date="2014-08-23T00:15:00Z">
        <w:r w:rsidRPr="00B03EC8" w:rsidDel="00C13530">
          <w:rPr>
            <w:lang w:val="en-US" w:eastAsia="ko-KR"/>
          </w:rPr>
          <w:delText xml:space="preserve"> right_is_clear(): </w:delText>
        </w:r>
      </w:del>
    </w:p>
    <w:p w:rsidR="00000000" w:rsidRDefault="00B03EC8">
      <w:pPr>
        <w:ind w:left="500"/>
        <w:rPr>
          <w:del w:id="9475" w:author="박윤수" w:date="2014-08-23T00:15:00Z"/>
          <w:lang w:val="en-US" w:eastAsia="ko-KR"/>
        </w:rPr>
        <w:pPrChange w:id="9476" w:author="박윤수" w:date="2014-08-23T00:18:00Z">
          <w:pPr>
            <w:spacing w:after="0"/>
            <w:ind w:left="500"/>
          </w:pPr>
        </w:pPrChange>
      </w:pPr>
      <w:del w:id="9477" w:author="박윤수" w:date="2014-08-23T00:15:00Z">
        <w:r w:rsidRPr="00B03EC8" w:rsidDel="00C13530">
          <w:rPr>
            <w:lang w:val="en-US" w:eastAsia="ko-KR"/>
          </w:rPr>
          <w:delText xml:space="preserve">        turn_right()</w:delText>
        </w:r>
      </w:del>
    </w:p>
    <w:p w:rsidR="00000000" w:rsidRDefault="00B03EC8">
      <w:pPr>
        <w:ind w:left="500"/>
        <w:rPr>
          <w:del w:id="9478" w:author="박윤수" w:date="2014-08-23T00:15:00Z"/>
          <w:lang w:val="en-US" w:eastAsia="ko-KR"/>
        </w:rPr>
        <w:pPrChange w:id="9479" w:author="박윤수" w:date="2014-08-23T00:18:00Z">
          <w:pPr>
            <w:spacing w:after="0"/>
            <w:ind w:left="500"/>
          </w:pPr>
        </w:pPrChange>
      </w:pPr>
      <w:del w:id="9480" w:author="박윤수" w:date="2014-08-23T00:15:00Z">
        <w:r w:rsidRPr="00B03EC8" w:rsidDel="00C13530">
          <w:rPr>
            <w:lang w:val="en-US" w:eastAsia="ko-KR"/>
          </w:rPr>
          <w:delText xml:space="preserve">        move()</w:delText>
        </w:r>
      </w:del>
    </w:p>
    <w:p w:rsidR="00000000" w:rsidRDefault="00B03EC8">
      <w:pPr>
        <w:ind w:left="500"/>
        <w:rPr>
          <w:del w:id="9481" w:author="박윤수" w:date="2014-08-23T00:15:00Z"/>
          <w:lang w:val="en-US" w:eastAsia="ko-KR"/>
        </w:rPr>
        <w:pPrChange w:id="9482" w:author="박윤수" w:date="2014-08-23T00:18:00Z">
          <w:pPr>
            <w:spacing w:after="0"/>
            <w:ind w:left="500"/>
          </w:pPr>
        </w:pPrChange>
      </w:pPr>
      <w:del w:id="9483" w:author="박윤수" w:date="2014-08-23T00:15:00Z">
        <w:r w:rsidRPr="00B03EC8" w:rsidDel="00C13530">
          <w:rPr>
            <w:lang w:val="en-US" w:eastAsia="ko-KR"/>
          </w:rPr>
          <w:delText xml:space="preserve">    </w:delText>
        </w:r>
        <w:r w:rsidR="00E80AEF" w:rsidRPr="00E80AEF">
          <w:rPr>
            <w:color w:val="0070C0"/>
            <w:lang w:val="en-US" w:eastAsia="ko-KR"/>
            <w:rPrChange w:id="9484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>elif</w:delText>
        </w:r>
      </w:del>
      <w:ins w:id="9485" w:author="이은정" w:date="2014-08-22T15:15:00Z">
        <w:del w:id="9486" w:author="박윤수" w:date="2014-08-23T00:15:00Z">
          <w:r w:rsidR="002D5762" w:rsidDel="00C13530">
            <w:rPr>
              <w:color w:val="0070C0"/>
              <w:lang w:val="en-US" w:eastAsia="ko-KR"/>
            </w:rPr>
            <w:delText>if</w:delText>
          </w:r>
        </w:del>
      </w:ins>
      <w:del w:id="9487" w:author="박윤수" w:date="2014-08-23T00:15:00Z">
        <w:r w:rsidR="00E80AEF" w:rsidRPr="00E80AEF">
          <w:rPr>
            <w:color w:val="0070C0"/>
            <w:lang w:val="en-US" w:eastAsia="ko-KR"/>
            <w:rPrChange w:id="9488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B03EC8" w:rsidDel="00C13530">
          <w:rPr>
            <w:lang w:val="en-US" w:eastAsia="ko-KR"/>
          </w:rPr>
          <w:delText xml:space="preserve">front_is_clear(): </w:delText>
        </w:r>
      </w:del>
    </w:p>
    <w:p w:rsidR="00000000" w:rsidRDefault="00B03EC8">
      <w:pPr>
        <w:ind w:left="500"/>
        <w:rPr>
          <w:del w:id="9489" w:author="박윤수" w:date="2014-08-23T00:15:00Z"/>
          <w:lang w:val="en-US" w:eastAsia="ko-KR"/>
        </w:rPr>
        <w:pPrChange w:id="9490" w:author="박윤수" w:date="2014-08-23T00:18:00Z">
          <w:pPr>
            <w:spacing w:after="0"/>
            <w:ind w:left="500"/>
          </w:pPr>
        </w:pPrChange>
      </w:pPr>
      <w:del w:id="9491" w:author="박윤수" w:date="2014-08-23T00:15:00Z">
        <w:r w:rsidRPr="00B03EC8" w:rsidDel="00C13530">
          <w:rPr>
            <w:lang w:val="en-US" w:eastAsia="ko-KR"/>
          </w:rPr>
          <w:delText xml:space="preserve">        move()</w:delText>
        </w:r>
      </w:del>
    </w:p>
    <w:p w:rsidR="00000000" w:rsidRDefault="00B03EC8">
      <w:pPr>
        <w:ind w:left="500"/>
        <w:rPr>
          <w:del w:id="9492" w:author="박윤수" w:date="2014-08-23T00:15:00Z"/>
          <w:lang w:val="en-US" w:eastAsia="ko-KR"/>
        </w:rPr>
        <w:pPrChange w:id="9493" w:author="박윤수" w:date="2014-08-23T00:18:00Z">
          <w:pPr>
            <w:spacing w:after="0"/>
            <w:ind w:left="500"/>
          </w:pPr>
        </w:pPrChange>
      </w:pPr>
      <w:del w:id="9494" w:author="박윤수" w:date="2014-08-23T00:15:00Z">
        <w:r w:rsidRPr="00B03EC8" w:rsidDel="00C13530">
          <w:rPr>
            <w:lang w:val="en-US" w:eastAsia="ko-KR"/>
          </w:rPr>
          <w:delText xml:space="preserve">    else</w:delText>
        </w:r>
      </w:del>
      <w:ins w:id="9495" w:author="이은정" w:date="2014-08-22T15:17:00Z">
        <w:del w:id="9496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else</w:delText>
          </w:r>
        </w:del>
      </w:ins>
      <w:del w:id="9497" w:author="박윤수" w:date="2014-08-23T00:15:00Z">
        <w:r w:rsidRPr="00B03EC8" w:rsidDel="00C13530">
          <w:rPr>
            <w:lang w:val="en-US" w:eastAsia="ko-KR"/>
          </w:rPr>
          <w:delText xml:space="preserve">: </w:delText>
        </w:r>
      </w:del>
    </w:p>
    <w:p w:rsidR="00000000" w:rsidRDefault="00B03EC8">
      <w:pPr>
        <w:ind w:left="500"/>
        <w:rPr>
          <w:del w:id="9498" w:author="박윤수" w:date="2014-08-23T00:15:00Z"/>
          <w:lang w:val="en-US" w:eastAsia="ko-KR"/>
        </w:rPr>
        <w:pPrChange w:id="9499" w:author="박윤수" w:date="2014-08-23T00:18:00Z">
          <w:pPr>
            <w:spacing w:after="0"/>
            <w:ind w:left="500"/>
          </w:pPr>
        </w:pPrChange>
      </w:pPr>
      <w:del w:id="9500" w:author="박윤수" w:date="2014-08-23T00:15:00Z">
        <w:r w:rsidRPr="00B03EC8" w:rsidDel="00C13530">
          <w:rPr>
            <w:lang w:val="en-US" w:eastAsia="ko-KR"/>
          </w:rPr>
          <w:delText xml:space="preserve">        turn_left()</w:delText>
        </w:r>
      </w:del>
    </w:p>
    <w:p w:rsidR="00000000" w:rsidRDefault="00B03EC8">
      <w:pPr>
        <w:ind w:left="500"/>
        <w:rPr>
          <w:del w:id="9501" w:author="박윤수" w:date="2014-08-23T00:15:00Z"/>
          <w:color w:val="00B050"/>
          <w:lang w:val="en-US" w:eastAsia="ko-KR"/>
          <w:rPrChange w:id="9502" w:author="이은정" w:date="2014-08-22T15:22:00Z">
            <w:rPr>
              <w:del w:id="9503" w:author="박윤수" w:date="2014-08-23T00:15:00Z"/>
              <w:lang w:val="en-US" w:eastAsia="ko-KR"/>
            </w:rPr>
          </w:rPrChange>
        </w:rPr>
        <w:pPrChange w:id="9504" w:author="박윤수" w:date="2014-08-23T00:18:00Z">
          <w:pPr>
            <w:spacing w:after="0"/>
            <w:ind w:left="500"/>
          </w:pPr>
        </w:pPrChange>
      </w:pPr>
      <w:del w:id="9505" w:author="박윤수" w:date="2014-08-23T00:15:00Z">
        <w:r w:rsidRPr="00B03EC8" w:rsidDel="00C13530">
          <w:rPr>
            <w:lang w:val="en-US" w:eastAsia="ko-KR"/>
          </w:rPr>
          <w:delText>found_starting_point = next_to_a_beeper</w:delText>
        </w:r>
        <w:r w:rsidRPr="00B03EC8" w:rsidDel="00C13530">
          <w:rPr>
            <w:lang w:val="en-US" w:eastAsia="ko-KR"/>
          </w:rPr>
          <w:tab/>
        </w:r>
        <w:r w:rsidR="00E80AEF" w:rsidRPr="00E80AEF">
          <w:rPr>
            <w:color w:val="00B050"/>
            <w:lang w:val="en-US" w:eastAsia="ko-KR"/>
            <w:rPrChange w:id="9506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val="en-US" w:eastAsia="ko-KR"/>
            <w:rPrChange w:id="9507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비퍼가</w:delText>
        </w:r>
        <w:r w:rsidR="00E80AEF" w:rsidRPr="00E80AEF">
          <w:rPr>
            <w:color w:val="00B050"/>
            <w:lang w:val="en-US" w:eastAsia="ko-KR"/>
            <w:rPrChange w:id="9508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9509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초기</w:delText>
        </w:r>
        <w:r w:rsidR="00E80AEF" w:rsidRPr="00E80AEF">
          <w:rPr>
            <w:color w:val="00B050"/>
            <w:lang w:val="en-US" w:eastAsia="ko-KR"/>
            <w:rPrChange w:id="9510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9511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시작지점을</w:delText>
        </w:r>
        <w:r w:rsidR="00E80AEF" w:rsidRPr="00E80AEF">
          <w:rPr>
            <w:color w:val="00B050"/>
            <w:lang w:val="en-US" w:eastAsia="ko-KR"/>
            <w:rPrChange w:id="9512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val="en-US" w:eastAsia="ko-KR"/>
            <w:rPrChange w:id="9513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표시합니다</w:delText>
        </w:r>
        <w:r w:rsidR="00E80AEF" w:rsidRPr="00E80AEF">
          <w:rPr>
            <w:color w:val="00B050"/>
            <w:lang w:val="en-US" w:eastAsia="ko-KR"/>
            <w:rPrChange w:id="9514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>.</w:delText>
        </w:r>
      </w:del>
    </w:p>
    <w:p w:rsidR="00000000" w:rsidRDefault="00E80AEF">
      <w:pPr>
        <w:spacing w:before="240"/>
        <w:ind w:left="500"/>
        <w:rPr>
          <w:del w:id="9515" w:author="박윤수" w:date="2014-08-23T00:15:00Z"/>
          <w:color w:val="00B050"/>
          <w:lang w:val="en-US" w:eastAsia="ko-KR"/>
          <w:rPrChange w:id="9516" w:author="이은정" w:date="2014-08-22T15:22:00Z">
            <w:rPr>
              <w:del w:id="9517" w:author="박윤수" w:date="2014-08-23T00:15:00Z"/>
              <w:lang w:val="en-US" w:eastAsia="ko-KR"/>
            </w:rPr>
          </w:rPrChange>
        </w:rPr>
        <w:pPrChange w:id="9518" w:author="박윤수" w:date="2014-08-23T00:18:00Z">
          <w:pPr>
            <w:spacing w:before="240" w:after="0"/>
            <w:ind w:left="500"/>
          </w:pPr>
        </w:pPrChange>
      </w:pPr>
      <w:del w:id="9519" w:author="박윤수" w:date="2014-08-23T00:15:00Z">
        <w:r w:rsidRPr="00E80AEF">
          <w:rPr>
            <w:color w:val="00B050"/>
            <w:lang w:val="en-US" w:eastAsia="ko-KR"/>
            <w:rPrChange w:id="9520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#=== </w:delText>
        </w:r>
        <w:r w:rsidRPr="00E80AEF">
          <w:rPr>
            <w:rFonts w:hint="eastAsia"/>
            <w:color w:val="00B050"/>
            <w:lang w:val="en-US" w:eastAsia="ko-KR"/>
            <w:rPrChange w:id="9521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함수</w:delText>
        </w:r>
        <w:r w:rsidRPr="00E80AEF">
          <w:rPr>
            <w:color w:val="00B050"/>
            <w:lang w:val="en-US" w:eastAsia="ko-KR"/>
            <w:rPrChange w:id="9522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523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명령문</w:delText>
        </w:r>
        <w:r w:rsidRPr="00E80AEF">
          <w:rPr>
            <w:color w:val="00B050"/>
            <w:lang w:val="en-US" w:eastAsia="ko-KR"/>
            <w:rPrChange w:id="9524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525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정의</w:delText>
        </w:r>
        <w:r w:rsidRPr="00E80AEF">
          <w:rPr>
            <w:color w:val="00B050"/>
            <w:lang w:val="en-US" w:eastAsia="ko-KR"/>
            <w:rPrChange w:id="9526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9527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끝</w:delText>
        </w:r>
        <w:r w:rsidRPr="00E80AEF">
          <w:rPr>
            <w:color w:val="00B050"/>
            <w:lang w:val="en-US" w:eastAsia="ko-KR"/>
            <w:rPrChange w:id="9528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, </w:delText>
        </w:r>
        <w:r w:rsidRPr="00E80AEF">
          <w:rPr>
            <w:rFonts w:hint="eastAsia"/>
            <w:color w:val="00B050"/>
            <w:lang w:val="en-US" w:eastAsia="ko-KR"/>
            <w:rPrChange w:id="9529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솔루션</w:delText>
        </w:r>
        <w:r w:rsidRPr="00E80AEF">
          <w:rPr>
            <w:color w:val="00B050"/>
            <w:lang w:val="en-US" w:eastAsia="ko-KR"/>
            <w:rPrChange w:id="9530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>(</w:delText>
        </w:r>
        <w:r w:rsidRPr="00E80AEF">
          <w:rPr>
            <w:rFonts w:hint="eastAsia"/>
            <w:color w:val="00B050"/>
            <w:lang w:val="en-US" w:eastAsia="ko-KR"/>
            <w:rPrChange w:id="9531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해법</w:delText>
        </w:r>
        <w:r w:rsidRPr="00E80AEF">
          <w:rPr>
            <w:color w:val="00B050"/>
            <w:lang w:val="en-US" w:eastAsia="ko-KR"/>
            <w:rPrChange w:id="9532" w:author="이은정" w:date="2014-08-22T15:22:00Z">
              <w:rPr>
                <w:color w:val="0000FF"/>
                <w:u w:val="single"/>
                <w:lang w:val="en-US" w:eastAsia="ko-KR"/>
              </w:rPr>
            </w:rPrChange>
          </w:rPr>
          <w:delText xml:space="preserve">) </w:delText>
        </w:r>
        <w:r w:rsidRPr="00E80AEF">
          <w:rPr>
            <w:rFonts w:hint="eastAsia"/>
            <w:color w:val="00B050"/>
            <w:lang w:val="en-US" w:eastAsia="ko-KR"/>
            <w:rPrChange w:id="9533" w:author="이은정" w:date="2014-08-22T15:22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시작</w:delText>
        </w:r>
      </w:del>
    </w:p>
    <w:p w:rsidR="00000000" w:rsidRDefault="00B03EC8">
      <w:pPr>
        <w:ind w:left="500"/>
        <w:rPr>
          <w:del w:id="9534" w:author="박윤수" w:date="2014-08-23T00:15:00Z"/>
          <w:lang w:val="en-US" w:eastAsia="ko-KR"/>
        </w:rPr>
        <w:pPrChange w:id="9535" w:author="박윤수" w:date="2014-08-23T00:18:00Z">
          <w:pPr>
            <w:spacing w:after="0"/>
            <w:ind w:left="500"/>
          </w:pPr>
        </w:pPrChange>
      </w:pPr>
      <w:del w:id="9536" w:author="박윤수" w:date="2014-08-23T00:15:00Z">
        <w:r w:rsidRPr="00B03EC8" w:rsidDel="00C13530">
          <w:rPr>
            <w:lang w:val="en-US" w:eastAsia="ko-KR"/>
          </w:rPr>
          <w:delText>mark_starting_point_and_move()</w:delText>
        </w:r>
      </w:del>
    </w:p>
    <w:p w:rsidR="00000000" w:rsidRDefault="00B03EC8">
      <w:pPr>
        <w:spacing w:before="240"/>
        <w:ind w:left="500"/>
        <w:rPr>
          <w:del w:id="9537" w:author="박윤수" w:date="2014-08-23T00:15:00Z"/>
          <w:lang w:val="en-US" w:eastAsia="ko-KR"/>
        </w:rPr>
        <w:pPrChange w:id="9538" w:author="박윤수" w:date="2014-08-23T00:18:00Z">
          <w:pPr>
            <w:spacing w:before="240" w:after="0"/>
            <w:ind w:left="500"/>
          </w:pPr>
        </w:pPrChange>
      </w:pPr>
      <w:del w:id="9539" w:author="박윤수" w:date="2014-08-23T00:15:00Z">
        <w:r w:rsidRPr="00B03EC8" w:rsidDel="00C13530">
          <w:rPr>
            <w:lang w:val="en-US" w:eastAsia="ko-KR"/>
          </w:rPr>
          <w:delText>while not</w:delText>
        </w:r>
      </w:del>
      <w:ins w:id="9540" w:author="이은정" w:date="2014-08-22T15:14:00Z">
        <w:del w:id="9541" w:author="박윤수" w:date="2014-08-23T00:15:00Z">
          <w:r w:rsidR="00766DAB" w:rsidRPr="00766DAB" w:rsidDel="00C13530">
            <w:rPr>
              <w:color w:val="0070C0"/>
              <w:lang w:val="en-US" w:eastAsia="ko-KR"/>
            </w:rPr>
            <w:delText>While not</w:delText>
          </w:r>
        </w:del>
      </w:ins>
      <w:del w:id="9542" w:author="박윤수" w:date="2014-08-23T00:15:00Z">
        <w:r w:rsidRPr="00B03EC8" w:rsidDel="00C13530">
          <w:rPr>
            <w:lang w:val="en-US" w:eastAsia="ko-KR"/>
          </w:rPr>
          <w:delText xml:space="preserve"> found_starting_point(): </w:delText>
        </w:r>
      </w:del>
    </w:p>
    <w:p w:rsidR="00000000" w:rsidRDefault="00B03EC8">
      <w:pPr>
        <w:ind w:left="500"/>
        <w:rPr>
          <w:del w:id="9543" w:author="박윤수" w:date="2014-08-23T00:15:00Z"/>
          <w:lang w:val="en-US" w:eastAsia="ko-KR"/>
        </w:rPr>
        <w:pPrChange w:id="9544" w:author="박윤수" w:date="2014-08-23T00:18:00Z">
          <w:pPr>
            <w:spacing w:after="0"/>
            <w:ind w:left="500"/>
          </w:pPr>
        </w:pPrChange>
      </w:pPr>
      <w:del w:id="9545" w:author="박윤수" w:date="2014-08-23T00:15:00Z">
        <w:r w:rsidRPr="00B03EC8" w:rsidDel="00C13530">
          <w:rPr>
            <w:lang w:val="en-US" w:eastAsia="ko-KR"/>
          </w:rPr>
          <w:delText xml:space="preserve">    follow_right_wall()</w:delText>
        </w:r>
      </w:del>
    </w:p>
    <w:p w:rsidR="00000000" w:rsidRDefault="00B03EC8">
      <w:pPr>
        <w:spacing w:before="240"/>
        <w:ind w:left="500"/>
        <w:rPr>
          <w:del w:id="9546" w:author="박윤수" w:date="2014-08-23T00:15:00Z"/>
          <w:lang w:val="en-US" w:eastAsia="ko-KR"/>
        </w:rPr>
        <w:pPrChange w:id="9547" w:author="박윤수" w:date="2014-08-23T00:18:00Z">
          <w:pPr>
            <w:spacing w:before="240" w:after="0"/>
            <w:ind w:left="500"/>
          </w:pPr>
        </w:pPrChange>
      </w:pPr>
      <w:del w:id="9548" w:author="박윤수" w:date="2014-08-23T00:15:00Z">
        <w:r w:rsidRPr="00B03EC8" w:rsidDel="00C13530">
          <w:rPr>
            <w:lang w:val="en-US" w:eastAsia="ko-KR"/>
          </w:rPr>
          <w:delText>turn_off()</w:delText>
        </w:r>
      </w:del>
    </w:p>
    <w:p w:rsidR="00000000" w:rsidRDefault="008D0141">
      <w:pPr>
        <w:spacing w:before="240"/>
        <w:ind w:left="500"/>
        <w:rPr>
          <w:del w:id="9549" w:author="박윤수" w:date="2014-08-23T00:15:00Z"/>
          <w:lang w:val="en-US" w:eastAsia="ko-KR"/>
        </w:rPr>
        <w:pPrChange w:id="9550" w:author="박윤수" w:date="2014-08-23T00:18:00Z">
          <w:pPr>
            <w:spacing w:before="240" w:after="0"/>
            <w:ind w:left="500"/>
          </w:pPr>
        </w:pPrChange>
      </w:pPr>
      <w:del w:id="9551" w:author="박윤수" w:date="2014-08-23T00:15:00Z">
        <w:r w:rsidDel="00C13530">
          <w:rPr>
            <w:rFonts w:hint="eastAsia"/>
            <w:lang w:val="en-US" w:eastAsia="ko-KR"/>
          </w:rPr>
          <w:delText>이것이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좀더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명확하지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않습니까</w:delText>
        </w:r>
        <w:r w:rsidDel="00C13530">
          <w:rPr>
            <w:rFonts w:hint="eastAsia"/>
            <w:lang w:val="en-US" w:eastAsia="ko-KR"/>
          </w:rPr>
          <w:delText xml:space="preserve">? </w:delText>
        </w:r>
        <w:r w:rsidDel="00C13530">
          <w:rPr>
            <w:rFonts w:hint="eastAsia"/>
            <w:lang w:val="en-US" w:eastAsia="ko-KR"/>
          </w:rPr>
          <w:delText>이번에는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각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모퉁이의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시작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지점에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비퍼가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있다고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가정합시다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다음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비퍼를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제거하는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통해서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시작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지점을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선택할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Del="00C13530">
          <w:rPr>
            <w:rFonts w:hint="eastAsia"/>
            <w:lang w:val="en-US" w:eastAsia="ko-KR"/>
          </w:rPr>
          <w:delText>함수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명령문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정의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부분을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약간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수정할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필요가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있지만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솔루션</w:delText>
        </w:r>
        <w:r w:rsidDel="00C13530">
          <w:rPr>
            <w:rFonts w:hint="eastAsia"/>
            <w:lang w:val="en-US" w:eastAsia="ko-KR"/>
          </w:rPr>
          <w:delText>(</w:delText>
        </w:r>
        <w:r w:rsidDel="00C13530">
          <w:rPr>
            <w:rFonts w:hint="eastAsia"/>
            <w:lang w:val="en-US" w:eastAsia="ko-KR"/>
          </w:rPr>
          <w:delText>해법</w:delText>
        </w:r>
        <w:r w:rsidDel="00C13530">
          <w:rPr>
            <w:rFonts w:hint="eastAsia"/>
            <w:lang w:val="en-US" w:eastAsia="ko-KR"/>
          </w:rPr>
          <w:delText xml:space="preserve">) </w:delText>
        </w:r>
        <w:r w:rsidDel="00C13530">
          <w:rPr>
            <w:rFonts w:hint="eastAsia"/>
            <w:lang w:val="en-US" w:eastAsia="ko-KR"/>
          </w:rPr>
          <w:delText>부분을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수정할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필요는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없습니다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AF7365">
      <w:pPr>
        <w:spacing w:before="240"/>
        <w:ind w:left="500"/>
        <w:rPr>
          <w:del w:id="9552" w:author="박윤수" w:date="2014-08-23T00:15:00Z"/>
          <w:lang w:eastAsia="ko-KR"/>
        </w:rPr>
        <w:pPrChange w:id="9553" w:author="박윤수" w:date="2014-08-23T00:18:00Z">
          <w:pPr>
            <w:spacing w:before="240" w:after="0"/>
            <w:ind w:left="500"/>
          </w:pPr>
        </w:pPrChange>
      </w:pPr>
    </w:p>
    <w:p w:rsidR="00CF6B85" w:rsidRDefault="00E80AEF">
      <w:pPr>
        <w:pStyle w:val="affc"/>
        <w:numPr>
          <w:ilvl w:val="0"/>
          <w:numId w:val="33"/>
        </w:numPr>
        <w:ind w:leftChars="0"/>
        <w:rPr>
          <w:del w:id="9554" w:author="박윤수" w:date="2014-08-23T00:15:00Z"/>
          <w:b/>
          <w:color w:val="0070C0"/>
          <w:sz w:val="24"/>
          <w:lang w:eastAsia="ko-KR"/>
          <w:rPrChange w:id="9555" w:author="이은정" w:date="2014-08-22T15:23:00Z">
            <w:rPr>
              <w:del w:id="9556" w:author="박윤수" w:date="2014-08-23T00:15:00Z"/>
              <w:b/>
              <w:sz w:val="24"/>
              <w:lang w:eastAsia="ko-KR"/>
            </w:rPr>
          </w:rPrChange>
        </w:rPr>
      </w:pPr>
      <w:del w:id="9557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558" w:author="이은정" w:date="2014-08-22T15:2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첫</w:delText>
        </w:r>
        <w:r w:rsidRPr="00E80AEF">
          <w:rPr>
            <w:b/>
            <w:color w:val="0070C0"/>
            <w:sz w:val="24"/>
            <w:lang w:eastAsia="ko-KR"/>
            <w:rPrChange w:id="9559" w:author="이은정" w:date="2014-08-22T15:2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560" w:author="이은정" w:date="2014-08-22T15:2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번째</w:delText>
        </w:r>
        <w:r w:rsidRPr="00E80AEF">
          <w:rPr>
            <w:b/>
            <w:color w:val="0070C0"/>
            <w:sz w:val="24"/>
            <w:lang w:eastAsia="ko-KR"/>
            <w:rPrChange w:id="9561" w:author="이은정" w:date="2014-08-22T15:2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562" w:author="이은정" w:date="2014-08-22T15:2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기적</w:delText>
        </w:r>
      </w:del>
    </w:p>
    <w:p w:rsidR="00CF6B85" w:rsidRDefault="008D0141">
      <w:pPr>
        <w:rPr>
          <w:del w:id="9563" w:author="박윤수" w:date="2014-08-23T00:15:00Z"/>
          <w:lang w:eastAsia="ko-KR"/>
        </w:rPr>
      </w:pPr>
      <w:del w:id="9564" w:author="박윤수" w:date="2014-08-23T00:15:00Z">
        <w:r w:rsidDel="00C13530">
          <w:rPr>
            <w:rFonts w:hint="eastAsia"/>
            <w:lang w:eastAsia="ko-KR"/>
          </w:rPr>
          <w:delText>방금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경주</w:delText>
        </w:r>
        <w:r w:rsidRPr="008D0141" w:rsidDel="00C13530">
          <w:rPr>
            <w:lang w:eastAsia="ko-KR"/>
          </w:rPr>
          <w:delText xml:space="preserve"> (</w:delText>
        </w:r>
        <w:r w:rsidDel="00C13530">
          <w:rPr>
            <w:rFonts w:hint="eastAsia"/>
            <w:lang w:eastAsia="ko-KR"/>
          </w:rPr>
          <w:delText>파일</w:delText>
        </w:r>
        <w:r w:rsidRPr="008D0141" w:rsidDel="00C13530">
          <w:rPr>
            <w:lang w:eastAsia="ko-KR"/>
          </w:rPr>
          <w:delText>: hurdles3.wld)</w:delText>
        </w:r>
        <w:r w:rsidDel="00C13530">
          <w:rPr>
            <w:rFonts w:hint="eastAsia"/>
            <w:lang w:eastAsia="ko-KR"/>
          </w:rPr>
          <w:delText>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AF7365">
      <w:pPr>
        <w:rPr>
          <w:del w:id="9565" w:author="박윤수" w:date="2014-08-23T00:15:00Z"/>
          <w:lang w:eastAsia="ko-KR"/>
        </w:rPr>
      </w:pPr>
      <w:del w:id="9566" w:author="박윤수" w:date="2014-08-23T00:15:00Z">
        <w:r>
          <w:rPr>
            <w:noProof/>
            <w:lang w:val="en-US" w:eastAsia="ko-KR"/>
            <w:rPrChange w:id="956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05250" cy="790575"/>
              <wp:effectExtent l="19050" t="0" r="0" b="0"/>
              <wp:docPr id="277" name="그림 276" descr="hurdles3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3_start.png"/>
                      <pic:cNvPicPr/>
                    </pic:nvPicPr>
                    <pic:blipFill>
                      <a:blip r:embed="rId9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525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6F1667">
      <w:pPr>
        <w:rPr>
          <w:del w:id="9568" w:author="박윤수" w:date="2014-08-23T00:15:00Z"/>
          <w:lang w:eastAsia="ko-KR"/>
        </w:rPr>
      </w:pPr>
      <w:del w:id="9569" w:author="박윤수" w:date="2014-08-23T00:15:00Z">
        <w:r w:rsidDel="00C13530">
          <w:rPr>
            <w:rFonts w:hint="eastAsia"/>
            <w:lang w:eastAsia="ko-KR"/>
          </w:rPr>
          <w:delText>기적</w:delText>
        </w:r>
        <w:r w:rsidDel="00C13530">
          <w:rPr>
            <w:rFonts w:hint="eastAsia"/>
            <w:lang w:eastAsia="ko-KR"/>
          </w:rPr>
          <w:delText xml:space="preserve">! </w:delText>
        </w:r>
        <w:r w:rsidDel="00C13530">
          <w:rPr>
            <w:rFonts w:hint="eastAsia"/>
            <w:lang w:eastAsia="ko-KR"/>
          </w:rPr>
          <w:delText>특이한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방향으로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결승선을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통과하</w:delText>
        </w:r>
        <w:r w:rsidR="0047203B" w:rsidDel="00C13530">
          <w:rPr>
            <w:rFonts w:hint="eastAsia"/>
            <w:lang w:eastAsia="ko-KR"/>
          </w:rPr>
          <w:delText>고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결승선에서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우승한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후에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관람객에게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인사하는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제외하고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방금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장애물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이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프로그램은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아래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그림의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울퉁불퉁한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장애물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경주</w:delText>
        </w:r>
        <w:r w:rsidR="0047203B" w:rsidRPr="008D0141" w:rsidDel="00C13530">
          <w:rPr>
            <w:lang w:eastAsia="ko-KR"/>
          </w:rPr>
          <w:delText>(</w:delText>
        </w:r>
        <w:r w:rsidR="0047203B" w:rsidDel="00C13530">
          <w:rPr>
            <w:rFonts w:hint="eastAsia"/>
            <w:lang w:eastAsia="ko-KR"/>
          </w:rPr>
          <w:delText>파일</w:delText>
        </w:r>
        <w:r w:rsidR="0047203B" w:rsidRPr="008D0141" w:rsidDel="00C13530">
          <w:rPr>
            <w:lang w:eastAsia="ko-KR"/>
          </w:rPr>
          <w:delText>: hurdles3.wld)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에도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작동합니다</w:delText>
        </w:r>
        <w:r w:rsidR="0047203B" w:rsidDel="00C13530">
          <w:rPr>
            <w:rFonts w:hint="eastAsia"/>
            <w:lang w:eastAsia="ko-KR"/>
          </w:rPr>
          <w:delText xml:space="preserve">. </w:delText>
        </w:r>
        <w:r w:rsidR="0047203B" w:rsidDel="00C13530">
          <w:rPr>
            <w:rFonts w:hint="eastAsia"/>
            <w:lang w:eastAsia="ko-KR"/>
          </w:rPr>
          <w:delText>장애물을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넘기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위해서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전에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작성한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프로그램은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해결할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수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없었던</w:delText>
        </w:r>
        <w:r w:rsidR="0047203B" w:rsidDel="00C13530">
          <w:rPr>
            <w:rFonts w:hint="eastAsia"/>
            <w:lang w:eastAsia="ko-KR"/>
          </w:rPr>
          <w:delText xml:space="preserve"> </w:delText>
        </w:r>
        <w:r w:rsidR="0047203B" w:rsidDel="00C13530">
          <w:rPr>
            <w:rFonts w:hint="eastAsia"/>
            <w:lang w:eastAsia="ko-KR"/>
          </w:rPr>
          <w:delText>것입니다</w:delText>
        </w:r>
        <w:r w:rsidR="0047203B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570" w:author="박윤수" w:date="2014-08-23T00:15:00Z"/>
          <w:lang w:eastAsia="ko-KR"/>
        </w:rPr>
      </w:pPr>
      <w:del w:id="9571" w:author="박윤수" w:date="2014-08-23T00:15:00Z">
        <w:r>
          <w:rPr>
            <w:noProof/>
            <w:lang w:val="en-US" w:eastAsia="ko-KR"/>
            <w:rPrChange w:id="957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43350" cy="1590675"/>
              <wp:effectExtent l="19050" t="0" r="0" b="0"/>
              <wp:docPr id="294" name="그림 293" descr="hurdles4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urdles4_start.png"/>
                      <pic:cNvPicPr/>
                    </pic:nvPicPr>
                    <pic:blipFill>
                      <a:blip r:embed="rId10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43350" cy="1590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47203B">
      <w:pPr>
        <w:rPr>
          <w:del w:id="9573" w:author="박윤수" w:date="2014-08-23T00:15:00Z"/>
          <w:lang w:eastAsia="ko-KR"/>
        </w:rPr>
      </w:pPr>
      <w:del w:id="9574" w:author="박윤수" w:date="2014-08-23T00:15:00Z"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47203B" w:rsidDel="00C13530">
          <w:rPr>
            <w:lang w:eastAsia="ko-KR"/>
          </w:rPr>
          <w:delText>mark_starting_point_and_move()</w:delText>
        </w:r>
        <w:r w:rsidDel="00C13530">
          <w:rPr>
            <w:rFonts w:hint="eastAsia"/>
            <w:lang w:eastAsia="ko-KR"/>
          </w:rPr>
          <w:delText>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채셨을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깔끔하게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구조화했기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때문에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명령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함수문을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제거하고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서술적인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</w:delText>
        </w:r>
        <w:r w:rsidDel="00C13530">
          <w:rPr>
            <w:rFonts w:hint="eastAsia"/>
            <w:lang w:eastAsia="ko-KR"/>
          </w:rPr>
          <w:delText>(</w:delText>
        </w:r>
        <w:r w:rsidRPr="0047203B" w:rsidDel="00C13530">
          <w:rPr>
            <w:lang w:eastAsia="ko-KR"/>
          </w:rPr>
          <w:delText>racing_hurdles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등</w:delText>
        </w:r>
        <w:r w:rsidDel="00C13530">
          <w:rPr>
            <w:rFonts w:hint="eastAsia"/>
            <w:lang w:eastAsia="ko-KR"/>
          </w:rPr>
          <w:delText xml:space="preserve">) </w:delText>
        </w:r>
        <w:r w:rsidDel="00C13530">
          <w:rPr>
            <w:rFonts w:hint="eastAsia"/>
            <w:lang w:eastAsia="ko-KR"/>
          </w:rPr>
          <w:delText>저장하기가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쉬울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3"/>
        </w:numPr>
        <w:ind w:leftChars="0"/>
        <w:rPr>
          <w:del w:id="9575" w:author="박윤수" w:date="2014-08-23T00:15:00Z"/>
          <w:b/>
          <w:color w:val="0070C0"/>
          <w:sz w:val="24"/>
          <w:lang w:eastAsia="ko-KR"/>
          <w:rPrChange w:id="9576" w:author="이은정" w:date="2014-08-22T15:23:00Z">
            <w:rPr>
              <w:del w:id="9577" w:author="박윤수" w:date="2014-08-23T00:15:00Z"/>
              <w:b/>
              <w:sz w:val="24"/>
              <w:lang w:eastAsia="ko-KR"/>
            </w:rPr>
          </w:rPrChange>
        </w:rPr>
      </w:pPr>
      <w:del w:id="9578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579" w:author="이은정" w:date="2014-08-22T15:2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놀라운</w:delText>
        </w:r>
        <w:r w:rsidRPr="00E80AEF">
          <w:rPr>
            <w:b/>
            <w:color w:val="0070C0"/>
            <w:sz w:val="24"/>
            <w:lang w:eastAsia="ko-KR"/>
            <w:rPrChange w:id="9580" w:author="이은정" w:date="2014-08-22T15:2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581" w:author="이은정" w:date="2014-08-22T15:2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기적</w:delText>
        </w:r>
      </w:del>
    </w:p>
    <w:p w:rsidR="00CF6B85" w:rsidRDefault="00175EBA">
      <w:pPr>
        <w:rPr>
          <w:del w:id="9582" w:author="박윤수" w:date="2014-08-23T00:15:00Z"/>
          <w:lang w:eastAsia="ko-KR"/>
        </w:rPr>
      </w:pPr>
      <w:del w:id="9583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소개한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실행하여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봅시다</w:delText>
        </w:r>
        <w:r w:rsidDel="00C13530">
          <w:rPr>
            <w:rFonts w:hint="eastAsia"/>
            <w:lang w:eastAsia="ko-KR"/>
          </w:rPr>
          <w:delText>. (</w:delText>
        </w:r>
      </w:del>
      <w:ins w:id="9584" w:author="이은정" w:date="2014-08-22T15:23:00Z">
        <w:del w:id="9585" w:author="박윤수" w:date="2014-08-23T00:15:00Z">
          <w:r w:rsidR="003E4CF9" w:rsidDel="00C13530">
            <w:rPr>
              <w:rFonts w:hint="eastAsia"/>
              <w:lang w:eastAsia="ko-KR"/>
            </w:rPr>
            <w:delText>월드</w:delText>
          </w:r>
        </w:del>
      </w:ins>
      <w:del w:id="9586" w:author="박윤수" w:date="2014-08-23T00:15:00Z">
        <w:r w:rsidDel="00C13530">
          <w:rPr>
            <w:rFonts w:hint="eastAsia"/>
            <w:lang w:eastAsia="ko-KR"/>
          </w:rPr>
          <w:delText>파일</w:delText>
        </w:r>
        <w:r w:rsidDel="00C13530">
          <w:rPr>
            <w:rFonts w:hint="eastAsia"/>
            <w:lang w:eastAsia="ko-KR"/>
          </w:rPr>
          <w:delText xml:space="preserve">: </w:delText>
        </w:r>
        <w:r w:rsidRPr="00175EBA" w:rsidDel="00C13530">
          <w:rPr>
            <w:lang w:eastAsia="ko-KR"/>
          </w:rPr>
          <w:delText>maze1.wld)</w:delText>
        </w:r>
      </w:del>
    </w:p>
    <w:p w:rsidR="00CF6B85" w:rsidRDefault="00AF7365">
      <w:pPr>
        <w:rPr>
          <w:del w:id="9587" w:author="박윤수" w:date="2014-08-23T00:15:00Z"/>
          <w:lang w:eastAsia="ko-KR"/>
        </w:rPr>
      </w:pPr>
      <w:del w:id="9588" w:author="박윤수" w:date="2014-08-23T00:15:00Z">
        <w:r>
          <w:rPr>
            <w:noProof/>
            <w:lang w:val="en-US" w:eastAsia="ko-KR"/>
            <w:rPrChange w:id="958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562225" cy="2314575"/>
              <wp:effectExtent l="19050" t="0" r="9525" b="0"/>
              <wp:docPr id="295" name="그림 294" descr="maze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maze1_start.png"/>
                      <pic:cNvPicPr/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225" cy="2314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6233F9">
      <w:pPr>
        <w:rPr>
          <w:del w:id="9590" w:author="박윤수" w:date="2014-08-23T00:15:00Z"/>
          <w:lang w:eastAsia="ko-KR"/>
        </w:rPr>
      </w:pPr>
      <w:del w:id="9591" w:author="박윤수" w:date="2014-08-23T00:15:00Z">
        <w:r w:rsidDel="00C13530">
          <w:rPr>
            <w:rFonts w:hint="eastAsia"/>
            <w:lang w:eastAsia="ko-KR"/>
          </w:rPr>
          <w:delText>실행해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미로도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탈출할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놀랍죠</w:delText>
        </w:r>
        <w:r w:rsidDel="00C13530">
          <w:rPr>
            <w:rFonts w:hint="eastAsia"/>
            <w:lang w:eastAsia="ko-KR"/>
          </w:rPr>
          <w:delText xml:space="preserve">!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한번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불필요한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함수가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포함되어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있음을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주목하세요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3"/>
        </w:numPr>
        <w:ind w:leftChars="0"/>
        <w:rPr>
          <w:del w:id="9592" w:author="박윤수" w:date="2014-08-23T00:15:00Z"/>
          <w:b/>
          <w:color w:val="0070C0"/>
          <w:sz w:val="24"/>
          <w:lang w:eastAsia="ko-KR"/>
          <w:rPrChange w:id="9593" w:author="이은정" w:date="2014-08-22T15:24:00Z">
            <w:rPr>
              <w:del w:id="9594" w:author="박윤수" w:date="2014-08-23T00:15:00Z"/>
              <w:b/>
              <w:sz w:val="24"/>
              <w:lang w:eastAsia="ko-KR"/>
            </w:rPr>
          </w:rPrChange>
        </w:rPr>
      </w:pPr>
      <w:del w:id="9595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596" w:author="이은정" w:date="2014-08-22T15:24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결론</w:delText>
        </w:r>
      </w:del>
    </w:p>
    <w:p w:rsidR="00CF6B85" w:rsidRDefault="00FA347B">
      <w:pPr>
        <w:rPr>
          <w:del w:id="9597" w:author="박윤수" w:date="2014-08-23T00:15:00Z"/>
          <w:lang w:eastAsia="ko-KR"/>
        </w:rPr>
      </w:pPr>
      <w:del w:id="9598" w:author="박윤수" w:date="2014-08-23T00:15:00Z">
        <w:r w:rsidDel="00C13530">
          <w:rPr>
            <w:rFonts w:hint="eastAsia"/>
            <w:lang w:eastAsia="ko-KR"/>
          </w:rPr>
          <w:delText>사각형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벽면</w:delText>
        </w:r>
      </w:del>
      <w:ins w:id="9599" w:author="이은정" w:date="2014-08-22T13:22:00Z">
        <w:del w:id="9600" w:author="박윤수" w:date="2014-08-23T00:15:00Z">
          <w:r w:rsidR="00D0143E" w:rsidDel="00C13530">
            <w:rPr>
              <w:rFonts w:hint="eastAsia"/>
              <w:lang w:eastAsia="ko-KR"/>
            </w:rPr>
            <w:delText>벽</w:delText>
          </w:r>
        </w:del>
      </w:ins>
      <w:del w:id="9601" w:author="박윤수" w:date="2014-08-23T00:15:00Z"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따라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움직이는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간단한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조금씩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조금씩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향상시키는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점진적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상세화</w:delText>
        </w:r>
        <w:r w:rsidDel="00C13530">
          <w:rPr>
            <w:rFonts w:hint="eastAsia"/>
            <w:lang w:eastAsia="ko-KR"/>
          </w:rPr>
          <w:delText>(stepwise refinement)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통해서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연관되지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해결하는데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단계마다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수정사항을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최소화하고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복잡한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고려하기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솔루션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개발했습니다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313731" w:rsidDel="00C13530">
          <w:rPr>
            <w:rFonts w:hint="eastAsia"/>
            <w:lang w:eastAsia="ko-KR"/>
          </w:rPr>
          <w:delText>또한</w:delText>
        </w:r>
        <w:r w:rsidR="00313731" w:rsidDel="00C13530">
          <w:rPr>
            <w:rFonts w:hint="eastAsia"/>
            <w:lang w:eastAsia="ko-KR"/>
          </w:rPr>
          <w:delText xml:space="preserve">, </w:delText>
        </w:r>
        <w:r w:rsidR="00313731" w:rsidDel="00C13530">
          <w:rPr>
            <w:rFonts w:hint="eastAsia"/>
            <w:lang w:eastAsia="ko-KR"/>
          </w:rPr>
          <w:delText>서술적인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이름을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알고리즘의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부분에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부여해서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읽기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쉽고</w:delText>
        </w:r>
        <w:r w:rsidR="00313731" w:rsidDel="00C13530">
          <w:rPr>
            <w:rFonts w:hint="eastAsia"/>
            <w:lang w:eastAsia="ko-KR"/>
          </w:rPr>
          <w:delText xml:space="preserve">, </w:delText>
        </w:r>
        <w:r w:rsidR="00313731" w:rsidDel="00C13530">
          <w:rPr>
            <w:rFonts w:hint="eastAsia"/>
            <w:lang w:eastAsia="ko-KR"/>
          </w:rPr>
          <w:delText>이해하기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좋은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프로그램을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작성했습니다</w:delText>
        </w:r>
        <w:r w:rsidR="00313731" w:rsidDel="00C13530">
          <w:rPr>
            <w:rFonts w:hint="eastAsia"/>
            <w:lang w:eastAsia="ko-KR"/>
          </w:rPr>
          <w:delText xml:space="preserve">. </w:delText>
        </w:r>
        <w:r w:rsidR="00313731" w:rsidDel="00C13530">
          <w:rPr>
            <w:rFonts w:hint="eastAsia"/>
            <w:lang w:eastAsia="ko-KR"/>
          </w:rPr>
          <w:delText>이것이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여러분이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자신만의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프로그램을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작성할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때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사용할</w:delText>
        </w:r>
        <w:r w:rsidR="00313731" w:rsidDel="00C13530">
          <w:rPr>
            <w:rFonts w:hint="eastAsia"/>
            <w:lang w:eastAsia="ko-KR"/>
          </w:rPr>
          <w:delText xml:space="preserve"> </w:delText>
        </w:r>
        <w:r w:rsidR="00313731" w:rsidDel="00C13530">
          <w:rPr>
            <w:rFonts w:hint="eastAsia"/>
            <w:lang w:eastAsia="ko-KR"/>
          </w:rPr>
          <w:delText>전략입니다</w:delText>
        </w:r>
        <w:r w:rsidR="00313731" w:rsidDel="00C13530">
          <w:rPr>
            <w:rFonts w:hint="eastAsia"/>
            <w:lang w:eastAsia="ko-KR"/>
          </w:rPr>
          <w:delText>.</w:delText>
        </w:r>
      </w:del>
    </w:p>
    <w:p w:rsidR="00000000" w:rsidRDefault="00313731">
      <w:pPr>
        <w:pStyle w:val="affc"/>
        <w:numPr>
          <w:ilvl w:val="0"/>
          <w:numId w:val="35"/>
        </w:numPr>
        <w:ind w:leftChars="0"/>
        <w:rPr>
          <w:del w:id="9602" w:author="박윤수" w:date="2014-08-23T00:15:00Z"/>
          <w:lang w:eastAsia="ko-KR"/>
        </w:rPr>
        <w:pPrChange w:id="9603" w:author="박윤수" w:date="2014-08-23T00:18:00Z">
          <w:pPr>
            <w:pStyle w:val="affc"/>
            <w:numPr>
              <w:numId w:val="35"/>
            </w:numPr>
            <w:spacing w:after="0"/>
            <w:ind w:leftChars="0" w:left="1367" w:hanging="400"/>
          </w:pPr>
        </w:pPrChange>
      </w:pPr>
      <w:del w:id="9604" w:author="박윤수" w:date="2014-08-23T00:15:00Z">
        <w:r w:rsidDel="00C13530">
          <w:rPr>
            <w:rFonts w:hint="eastAsia"/>
            <w:lang w:eastAsia="ko-KR"/>
          </w:rPr>
          <w:delText>간단하고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작게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313731">
      <w:pPr>
        <w:pStyle w:val="affc"/>
        <w:numPr>
          <w:ilvl w:val="0"/>
          <w:numId w:val="35"/>
        </w:numPr>
        <w:ind w:leftChars="0"/>
        <w:rPr>
          <w:del w:id="9605" w:author="박윤수" w:date="2014-08-23T00:15:00Z"/>
          <w:lang w:eastAsia="ko-KR"/>
        </w:rPr>
        <w:pPrChange w:id="9606" w:author="박윤수" w:date="2014-08-23T00:18:00Z">
          <w:pPr>
            <w:pStyle w:val="affc"/>
            <w:numPr>
              <w:numId w:val="35"/>
            </w:numPr>
            <w:spacing w:after="0"/>
            <w:ind w:leftChars="0" w:left="1367" w:hanging="400"/>
          </w:pPr>
        </w:pPrChange>
      </w:pPr>
      <w:del w:id="9607" w:author="박윤수" w:date="2014-08-23T00:15:00Z">
        <w:r w:rsidDel="00C13530">
          <w:rPr>
            <w:rFonts w:hint="eastAsia"/>
            <w:lang w:eastAsia="ko-KR"/>
          </w:rPr>
          <w:delText>한번에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수정사항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변경을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313731">
      <w:pPr>
        <w:pStyle w:val="affc"/>
        <w:numPr>
          <w:ilvl w:val="0"/>
          <w:numId w:val="35"/>
        </w:numPr>
        <w:ind w:leftChars="0"/>
        <w:rPr>
          <w:del w:id="9608" w:author="박윤수" w:date="2014-08-23T00:15:00Z"/>
          <w:lang w:eastAsia="ko-KR"/>
        </w:rPr>
        <w:pPrChange w:id="9609" w:author="박윤수" w:date="2014-08-23T00:18:00Z">
          <w:pPr>
            <w:pStyle w:val="affc"/>
            <w:numPr>
              <w:numId w:val="35"/>
            </w:numPr>
            <w:spacing w:after="0"/>
            <w:ind w:leftChars="0" w:left="1367" w:hanging="400"/>
          </w:pPr>
        </w:pPrChange>
      </w:pPr>
      <w:del w:id="9610" w:author="박윤수" w:date="2014-08-23T00:15:00Z"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단계의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변경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사항이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313731">
      <w:pPr>
        <w:pStyle w:val="affc"/>
        <w:numPr>
          <w:ilvl w:val="0"/>
          <w:numId w:val="35"/>
        </w:numPr>
        <w:ind w:leftChars="0"/>
        <w:rPr>
          <w:del w:id="9611" w:author="박윤수" w:date="2014-08-23T00:15:00Z"/>
          <w:lang w:eastAsia="ko-KR"/>
        </w:rPr>
        <w:pPrChange w:id="9612" w:author="박윤수" w:date="2014-08-23T00:18:00Z">
          <w:pPr>
            <w:pStyle w:val="affc"/>
            <w:numPr>
              <w:numId w:val="35"/>
            </w:numPr>
            <w:spacing w:after="0"/>
            <w:ind w:leftChars="0" w:left="1367" w:hanging="400"/>
          </w:pPr>
        </w:pPrChange>
      </w:pPr>
      <w:del w:id="9613" w:author="박윤수" w:date="2014-08-23T00:15:00Z"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적절한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주석을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추가하세요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313731">
      <w:pPr>
        <w:pStyle w:val="affc"/>
        <w:numPr>
          <w:ilvl w:val="0"/>
          <w:numId w:val="35"/>
        </w:numPr>
        <w:ind w:leftChars="0"/>
        <w:rPr>
          <w:del w:id="9614" w:author="박윤수" w:date="2014-08-23T00:15:00Z"/>
          <w:lang w:eastAsia="ko-KR"/>
        </w:rPr>
        <w:pPrChange w:id="9615" w:author="박윤수" w:date="2014-08-23T00:18:00Z">
          <w:pPr>
            <w:pStyle w:val="affc"/>
            <w:numPr>
              <w:numId w:val="35"/>
            </w:numPr>
            <w:spacing w:after="0"/>
            <w:ind w:leftChars="0" w:left="1367" w:hanging="400"/>
          </w:pPr>
        </w:pPrChange>
      </w:pPr>
      <w:del w:id="9616" w:author="박윤수" w:date="2014-08-23T00:15:00Z">
        <w:r w:rsidDel="00C13530">
          <w:rPr>
            <w:rFonts w:hint="eastAsia"/>
            <w:lang w:eastAsia="ko-KR"/>
          </w:rPr>
          <w:delText>서술적인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9617" w:author="박윤수" w:date="2014-08-22T21:16:00Z"/>
          <w:lang w:eastAsia="ko-KR"/>
        </w:rPr>
      </w:pPr>
      <w:del w:id="9618" w:author="박윤수" w:date="2014-08-23T00:15:00Z">
        <w:r>
          <w:rPr>
            <w:noProof/>
            <w:lang w:val="en-US" w:eastAsia="ko-KR"/>
            <w:rPrChange w:id="96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29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4412C7" w:rsidRPr="00BC0DF4" w:rsidDel="00C13530">
          <w:rPr>
            <w:rFonts w:hint="eastAsia"/>
            <w:lang w:eastAsia="ko-KR"/>
          </w:rPr>
          <w:delText xml:space="preserve"> </w:delText>
        </w:r>
        <w:r w:rsidR="004412C7" w:rsidRPr="00BC0DF4" w:rsidDel="00C13530">
          <w:rPr>
            <w:rFonts w:hint="eastAsia"/>
            <w:lang w:eastAsia="ko-KR"/>
          </w:rPr>
          <w:delText>놀라운</w:delText>
        </w:r>
        <w:r w:rsidR="004412C7" w:rsidRPr="00BC0DF4" w:rsidDel="00C13530">
          <w:rPr>
            <w:rFonts w:hint="eastAsia"/>
            <w:lang w:eastAsia="ko-KR"/>
          </w:rPr>
          <w:delText xml:space="preserve"> Part</w:delText>
        </w:r>
        <w:r w:rsidR="004412C7" w:rsidDel="00C13530">
          <w:rPr>
            <w:rFonts w:hint="eastAsia"/>
            <w:lang w:eastAsia="ko-KR"/>
          </w:rPr>
          <w:delText xml:space="preserve"> 4 -</w:delText>
        </w:r>
        <w:r>
          <w:rPr>
            <w:noProof/>
            <w:lang w:val="en-US" w:eastAsia="ko-KR"/>
            <w:rPrChange w:id="96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0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4412C7" w:rsidDel="00C13530">
          <w:rPr>
            <w:rFonts w:hint="eastAsia"/>
            <w:lang w:eastAsia="ko-KR"/>
          </w:rPr>
          <w:delText xml:space="preserve">- </w:delText>
        </w:r>
        <w:r w:rsidR="004412C7" w:rsidDel="00C13530">
          <w:rPr>
            <w:rFonts w:hint="eastAsia"/>
            <w:lang w:eastAsia="ko-KR"/>
          </w:rPr>
          <w:delText>비가</w:delText>
        </w:r>
        <w:r w:rsidR="004412C7" w:rsidDel="00C13530">
          <w:rPr>
            <w:rFonts w:hint="eastAsia"/>
            <w:lang w:eastAsia="ko-KR"/>
          </w:rPr>
          <w:delText xml:space="preserve"> </w:delText>
        </w:r>
        <w:r w:rsidR="004412C7" w:rsidDel="00C13530">
          <w:rPr>
            <w:rFonts w:hint="eastAsia"/>
            <w:lang w:eastAsia="ko-KR"/>
          </w:rPr>
          <w:delText>와요</w:delText>
        </w:r>
        <w:r w:rsidR="004412C7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96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01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jc w:val="center"/>
        <w:rPr>
          <w:del w:id="9622" w:author="박윤수" w:date="2014-08-23T00:15:00Z"/>
          <w:lang w:eastAsia="ko-KR"/>
        </w:rPr>
        <w:pPrChange w:id="9623" w:author="박윤수" w:date="2014-08-23T00:18:00Z">
          <w:pPr/>
        </w:pPrChange>
      </w:pPr>
    </w:p>
    <w:p w:rsidR="00CF6B85" w:rsidRDefault="00E80AEF">
      <w:pPr>
        <w:pStyle w:val="HiddenfromContents"/>
        <w:pageBreakBefore/>
        <w:rPr>
          <w:del w:id="9624" w:author="박윤수" w:date="2014-08-23T00:15:00Z"/>
          <w:color w:val="0070C0"/>
          <w:lang w:eastAsia="ko-KR"/>
          <w:rPrChange w:id="9625" w:author="이은정" w:date="2014-08-22T15:25:00Z">
            <w:rPr>
              <w:del w:id="9626" w:author="박윤수" w:date="2014-08-23T00:15:00Z"/>
              <w:lang w:eastAsia="ko-KR"/>
            </w:rPr>
          </w:rPrChange>
        </w:rPr>
      </w:pPr>
      <w:del w:id="9627" w:author="박윤수" w:date="2014-08-23T00:15:00Z">
        <w:r w:rsidRPr="00E80AEF">
          <w:rPr>
            <w:rFonts w:hint="eastAsia"/>
            <w:color w:val="0070C0"/>
            <w:lang w:eastAsia="ko-KR"/>
            <w:rPrChange w:id="9628" w:author="이은정" w:date="2014-08-22T15:2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비가</w:delText>
        </w:r>
        <w:r w:rsidRPr="00E80AEF">
          <w:rPr>
            <w:color w:val="0070C0"/>
            <w:lang w:eastAsia="ko-KR"/>
            <w:rPrChange w:id="9629" w:author="이은정" w:date="2014-08-22T15:25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9630" w:author="이은정" w:date="2014-08-22T15:2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와요</w:delText>
        </w:r>
      </w:del>
    </w:p>
    <w:p w:rsidR="00CF6B85" w:rsidRDefault="004412C7">
      <w:pPr>
        <w:rPr>
          <w:del w:id="9631" w:author="박윤수" w:date="2014-08-23T00:15:00Z"/>
          <w:lang w:eastAsia="ko-KR"/>
        </w:rPr>
      </w:pPr>
      <w:del w:id="9632" w:author="박윤수" w:date="2014-08-23T00:15:00Z">
        <w:r w:rsidDel="00C13530">
          <w:rPr>
            <w:rFonts w:hint="eastAsia"/>
            <w:lang w:eastAsia="ko-KR"/>
          </w:rPr>
          <w:delText>아름답도록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햇살이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가득한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날입니다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9633" w:author="이은정" w:date="2014-08-22T10:41:00Z">
        <w:del w:id="963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63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친구와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밖에서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있어요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갑자기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비가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내렸는데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9636" w:author="이은정" w:date="2014-08-22T10:41:00Z">
        <w:del w:id="963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63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창문을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그래서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9639" w:author="이은정" w:date="2014-08-22T10:41:00Z">
        <w:del w:id="964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9641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황급히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앞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문턱에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멈췄는데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창문을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닫아야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확신할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642" w:author="박윤수" w:date="2014-08-23T00:15:00Z"/>
          <w:lang w:eastAsia="ko-KR"/>
        </w:rPr>
      </w:pPr>
      <w:del w:id="9643" w:author="박윤수" w:date="2014-08-23T00:15:00Z">
        <w:r>
          <w:rPr>
            <w:noProof/>
            <w:lang w:val="en-US" w:eastAsia="ko-KR"/>
            <w:rPrChange w:id="964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57525" cy="2295525"/>
              <wp:effectExtent l="19050" t="0" r="9525" b="0"/>
              <wp:docPr id="302" name="그림 301" descr="rain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1_start.png"/>
                      <pic:cNvPicPr/>
                    </pic:nvPicPr>
                    <pic:blipFill>
                      <a:blip r:embed="rId10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7525" cy="2295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9645" w:author="박윤수" w:date="2014-08-23T00:15:00Z"/>
          <w:lang w:eastAsia="ko-KR"/>
        </w:rPr>
      </w:pPr>
      <w:del w:id="9646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9647" w:author="이은정" w:date="2014-08-22T10:41:00Z">
        <w:del w:id="964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649" w:author="박윤수" w:date="2014-08-23T00:15:00Z"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집의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모든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창문을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닫도록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도와주세요</w:delText>
        </w:r>
        <w:r w:rsidR="00FE6DBD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</w:del>
      <w:ins w:id="9650" w:author="이은정" w:date="2014-08-22T10:41:00Z">
        <w:del w:id="965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652" w:author="박윤수" w:date="2014-08-23T00:15:00Z">
        <w:r w:rsidR="00FE6DBD"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FE6DBD" w:rsidDel="00C13530">
          <w:rPr>
            <w:rFonts w:hint="eastAsia"/>
            <w:lang w:eastAsia="ko-KR"/>
          </w:rPr>
          <w:delText>에서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닫힌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창문은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창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앞에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FE6DBD" w:rsidDel="00C13530">
          <w:rPr>
            <w:rFonts w:hint="eastAsia"/>
            <w:lang w:eastAsia="ko-KR"/>
          </w:rPr>
          <w:delText>가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하나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놓여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있습니다</w:delText>
        </w:r>
        <w:r w:rsidR="00FE6DBD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9653" w:author="이은정" w:date="2014-08-22T10:41:00Z">
        <w:del w:id="965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655" w:author="박윤수" w:date="2014-08-23T00:15:00Z"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작업을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마쳤을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때</w:delText>
        </w:r>
        <w:r w:rsidR="00FE6DBD" w:rsidDel="00C13530">
          <w:rPr>
            <w:rFonts w:hint="eastAsia"/>
            <w:lang w:eastAsia="ko-KR"/>
          </w:rPr>
          <w:delText xml:space="preserve">, </w:delText>
        </w:r>
        <w:r w:rsidR="00FE6DBD" w:rsidDel="00C13530">
          <w:rPr>
            <w:rFonts w:hint="eastAsia"/>
            <w:lang w:eastAsia="ko-KR"/>
          </w:rPr>
          <w:delText>다시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문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앞에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서서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다시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돌아가서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밖에서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놀기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전에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비가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그치기를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기다리면서</w:delText>
        </w:r>
        <w:r w:rsidR="00FE6DBD" w:rsidDel="00C13530">
          <w:rPr>
            <w:rFonts w:hint="eastAsia"/>
            <w:lang w:eastAsia="ko-KR"/>
          </w:rPr>
          <w:delText xml:space="preserve">, </w:delText>
        </w:r>
        <w:r w:rsidR="00FE6DBD" w:rsidDel="00C13530">
          <w:rPr>
            <w:rFonts w:hint="eastAsia"/>
            <w:lang w:eastAsia="ko-KR"/>
          </w:rPr>
          <w:delText>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내리는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것을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바라보고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있을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것입니다</w:delText>
        </w:r>
        <w:r w:rsidR="00FE6DBD"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AF7365">
      <w:pPr>
        <w:rPr>
          <w:del w:id="9656" w:author="박윤수" w:date="2014-08-23T00:15:00Z"/>
          <w:lang w:eastAsia="ko-KR"/>
        </w:rPr>
      </w:pPr>
      <w:del w:id="9657" w:author="박윤수" w:date="2014-08-23T00:15:00Z">
        <w:r>
          <w:rPr>
            <w:noProof/>
            <w:lang w:val="en-US" w:eastAsia="ko-KR"/>
            <w:rPrChange w:id="965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57525" cy="2295525"/>
              <wp:effectExtent l="19050" t="0" r="9525" b="0"/>
              <wp:docPr id="303" name="그림 302" descr="rain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1_end.png"/>
                      <pic:cNvPicPr/>
                    </pic:nvPicPr>
                    <pic:blipFill>
                      <a:blip r:embed="rId1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7525" cy="2295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E0C29">
      <w:pPr>
        <w:rPr>
          <w:del w:id="9659" w:author="박윤수" w:date="2014-08-23T00:15:00Z"/>
          <w:lang w:eastAsia="ko-KR"/>
        </w:rPr>
      </w:pPr>
      <w:del w:id="9660" w:author="박윤수" w:date="2014-08-23T00:15:00Z">
        <w:r w:rsidDel="00C13530">
          <w:rPr>
            <w:rFonts w:hint="eastAsia"/>
            <w:lang w:eastAsia="ko-KR"/>
          </w:rPr>
          <w:delText>월드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파일은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A61A07" w:rsidDel="00C13530">
          <w:rPr>
            <w:lang w:eastAsia="ko-KR"/>
          </w:rPr>
          <w:delText>‘</w:delText>
        </w:r>
        <w:r w:rsidR="00FE6DBD" w:rsidDel="00C13530">
          <w:rPr>
            <w:rFonts w:hint="eastAsia"/>
            <w:lang w:eastAsia="ko-KR"/>
          </w:rPr>
          <w:delText>rain1.wld</w:delText>
        </w:r>
        <w:r w:rsidR="00A61A07" w:rsidDel="00C13530">
          <w:rPr>
            <w:lang w:eastAsia="ko-KR"/>
          </w:rPr>
          <w:delText>’</w:delText>
        </w:r>
        <w:r w:rsidR="00A61A07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파일이며</w:delText>
        </w:r>
        <w:r w:rsidR="00FE6DBD"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9661" w:author="이은정" w:date="2014-08-22T10:41:00Z">
        <w:del w:id="966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9663" w:author="박윤수" w:date="2014-08-23T00:15:00Z"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작업을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수행하기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위해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충분한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FE6DBD" w:rsidDel="00C13530">
          <w:rPr>
            <w:rFonts w:hint="eastAsia"/>
            <w:lang w:eastAsia="ko-KR"/>
          </w:rPr>
          <w:delText>를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가지고</w:delText>
        </w:r>
        <w:r w:rsidR="00FE6DBD" w:rsidDel="00C13530">
          <w:rPr>
            <w:rFonts w:hint="eastAsia"/>
            <w:lang w:eastAsia="ko-KR"/>
          </w:rPr>
          <w:delText xml:space="preserve"> </w:delText>
        </w:r>
        <w:r w:rsidR="00FE6DBD" w:rsidDel="00C13530">
          <w:rPr>
            <w:rFonts w:hint="eastAsia"/>
            <w:lang w:eastAsia="ko-KR"/>
          </w:rPr>
          <w:delText>다닙니다</w:delText>
        </w:r>
        <w:r w:rsidR="00FE6DBD"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rPr>
          <w:del w:id="9664" w:author="박윤수" w:date="2014-08-23T00:15:00Z"/>
          <w:b/>
          <w:color w:val="0070C0"/>
          <w:sz w:val="24"/>
          <w:lang w:eastAsia="ko-KR"/>
          <w:rPrChange w:id="9665" w:author="이은정" w:date="2014-08-22T16:42:00Z">
            <w:rPr>
              <w:del w:id="9666" w:author="박윤수" w:date="2014-08-23T00:15:00Z"/>
              <w:b/>
              <w:color w:val="002060"/>
              <w:sz w:val="24"/>
              <w:lang w:eastAsia="ko-KR"/>
            </w:rPr>
          </w:rPrChange>
        </w:rPr>
      </w:pPr>
      <w:del w:id="9667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668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리봇</w:delText>
        </w:r>
      </w:del>
      <w:ins w:id="9669" w:author="이은정" w:date="2014-08-22T10:41:00Z">
        <w:del w:id="9670" w:author="박윤수" w:date="2014-08-23T00:15:00Z">
          <w:r w:rsidRPr="00E80AEF">
            <w:rPr>
              <w:rFonts w:hint="eastAsia"/>
              <w:b/>
              <w:color w:val="0070C0"/>
              <w:sz w:val="24"/>
              <w:lang w:eastAsia="ko-KR"/>
              <w:rPrChange w:id="9671" w:author="이은정" w:date="2014-08-22T16:42:00Z">
                <w:rPr>
                  <w:rFonts w:hint="eastAsia"/>
                  <w:b/>
                  <w:color w:val="002060"/>
                  <w:sz w:val="24"/>
                  <w:u w:val="single"/>
                  <w:lang w:eastAsia="ko-KR"/>
                </w:rPr>
              </w:rPrChange>
            </w:rPr>
            <w:delText>리보그</w:delText>
          </w:r>
        </w:del>
      </w:ins>
      <w:del w:id="9672" w:author="박윤수" w:date="2014-08-23T00:15:00Z">
        <w:r w:rsidRPr="00E80AEF">
          <w:rPr>
            <w:b/>
            <w:color w:val="0070C0"/>
            <w:sz w:val="24"/>
            <w:lang w:eastAsia="ko-KR"/>
            <w:rPrChange w:id="9673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674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친구</w:delText>
        </w:r>
        <w:r w:rsidRPr="00E80AEF">
          <w:rPr>
            <w:b/>
            <w:color w:val="0070C0"/>
            <w:sz w:val="24"/>
            <w:lang w:eastAsia="ko-KR"/>
            <w:rPrChange w:id="9675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676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차례</w:delText>
        </w:r>
      </w:del>
    </w:p>
    <w:p w:rsidR="00CF6B85" w:rsidRDefault="00D84D69">
      <w:pPr>
        <w:rPr>
          <w:del w:id="9677" w:author="박윤수" w:date="2014-08-23T00:15:00Z"/>
          <w:lang w:eastAsia="ko-KR"/>
        </w:rPr>
      </w:pPr>
      <w:del w:id="9678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9679" w:author="이은정" w:date="2014-08-22T10:41:00Z">
        <w:del w:id="968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681" w:author="박윤수" w:date="2014-08-23T00:15:00Z"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친구</w:delText>
        </w:r>
        <w:r w:rsidR="000076BF" w:rsidDel="00C13530">
          <w:rPr>
            <w:rFonts w:hint="eastAsia"/>
            <w:lang w:eastAsia="ko-KR"/>
          </w:rPr>
          <w:delText xml:space="preserve"> Erdna</w:delText>
        </w:r>
        <w:r w:rsidR="000076BF" w:rsidDel="00C13530">
          <w:rPr>
            <w:rFonts w:hint="eastAsia"/>
            <w:lang w:eastAsia="ko-KR"/>
          </w:rPr>
          <w:delText>는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좀더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큰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집에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살고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있습니다</w:delText>
        </w:r>
        <w:r w:rsidR="000076BF" w:rsidDel="00C13530">
          <w:rPr>
            <w:rFonts w:hint="eastAsia"/>
            <w:lang w:eastAsia="ko-KR"/>
          </w:rPr>
          <w:delText xml:space="preserve">. </w:delText>
        </w:r>
        <w:r w:rsidR="000076BF" w:rsidDel="00C13530">
          <w:rPr>
            <w:rFonts w:hint="eastAsia"/>
            <w:lang w:eastAsia="ko-KR"/>
          </w:rPr>
          <w:delText>비가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오기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시작했을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때</w:delText>
        </w:r>
        <w:r w:rsidR="000076BF" w:rsidDel="00C13530">
          <w:rPr>
            <w:rFonts w:hint="eastAsia"/>
            <w:lang w:eastAsia="ko-KR"/>
          </w:rPr>
          <w:delText>, Erdna</w:delText>
        </w:r>
        <w:r w:rsidR="000076BF" w:rsidDel="00C13530">
          <w:rPr>
            <w:rFonts w:hint="eastAsia"/>
            <w:lang w:eastAsia="ko-KR"/>
          </w:rPr>
          <w:delText>는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과</w:delText>
        </w:r>
      </w:del>
      <w:ins w:id="9682" w:author="이은정" w:date="2014-08-22T10:42:00Z">
        <w:del w:id="968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와</w:delText>
          </w:r>
        </w:del>
      </w:ins>
      <w:del w:id="9684" w:author="박윤수" w:date="2014-08-23T00:15:00Z"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함께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밖에서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놀고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있었습니다</w:delText>
        </w:r>
        <w:r w:rsidR="000076BF" w:rsidDel="00C13530">
          <w:rPr>
            <w:rFonts w:hint="eastAsia"/>
            <w:lang w:eastAsia="ko-KR"/>
          </w:rPr>
          <w:delText>. Erdna</w:delText>
        </w:r>
        <w:r w:rsidR="000076BF" w:rsidDel="00C13530">
          <w:rPr>
            <w:rFonts w:hint="eastAsia"/>
            <w:lang w:eastAsia="ko-KR"/>
          </w:rPr>
          <w:delText>가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집의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창문을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모두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닫도록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도와주세요</w:delText>
        </w:r>
        <w:r w:rsidR="000076BF" w:rsidDel="00C13530">
          <w:rPr>
            <w:rFonts w:hint="eastAsia"/>
            <w:lang w:eastAsia="ko-KR"/>
          </w:rPr>
          <w:delText xml:space="preserve">. </w:delText>
        </w:r>
        <w:r w:rsidR="000076BF" w:rsidDel="00C13530">
          <w:rPr>
            <w:rFonts w:hint="eastAsia"/>
            <w:lang w:eastAsia="ko-KR"/>
          </w:rPr>
          <w:delText>시작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위치는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다음과</w:delText>
        </w:r>
        <w:r w:rsidR="000076BF" w:rsidDel="00C13530">
          <w:rPr>
            <w:rFonts w:hint="eastAsia"/>
            <w:lang w:eastAsia="ko-KR"/>
          </w:rPr>
          <w:delText xml:space="preserve"> </w:delText>
        </w:r>
        <w:r w:rsidR="000076BF" w:rsidDel="00C13530">
          <w:rPr>
            <w:rFonts w:hint="eastAsia"/>
            <w:lang w:eastAsia="ko-KR"/>
          </w:rPr>
          <w:delText>같습니다</w:delText>
        </w:r>
        <w:r w:rsidR="000076BF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685" w:author="박윤수" w:date="2014-08-23T00:15:00Z"/>
          <w:lang w:eastAsia="ko-KR"/>
        </w:rPr>
      </w:pPr>
      <w:del w:id="9686" w:author="박윤수" w:date="2014-08-23T00:15:00Z">
        <w:r>
          <w:rPr>
            <w:noProof/>
            <w:lang w:val="en-US" w:eastAsia="ko-KR"/>
            <w:rPrChange w:id="968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200525" cy="2676525"/>
              <wp:effectExtent l="19050" t="0" r="9525" b="0"/>
              <wp:docPr id="304" name="그림 303" descr="rain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2_start.png"/>
                      <pic:cNvPicPr/>
                    </pic:nvPicPr>
                    <pic:blipFill>
                      <a:blip r:embed="rId1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0525" cy="2676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0076BF">
      <w:pPr>
        <w:rPr>
          <w:del w:id="9688" w:author="박윤수" w:date="2014-08-23T00:15:00Z"/>
          <w:lang w:eastAsia="ko-KR"/>
        </w:rPr>
      </w:pPr>
      <w:del w:id="9689" w:author="박윤수" w:date="2014-08-23T00:15:00Z">
        <w:r w:rsidDel="00C13530">
          <w:rPr>
            <w:rFonts w:hint="eastAsia"/>
            <w:lang w:eastAsia="ko-KR"/>
          </w:rPr>
          <w:delText>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해당하는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파일은</w:delText>
        </w:r>
        <w:r w:rsidDel="00C13530">
          <w:rPr>
            <w:rFonts w:hint="eastAsia"/>
            <w:lang w:eastAsia="ko-KR"/>
          </w:rPr>
          <w:delText xml:space="preserve"> rain2.wld 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0076BF">
      <w:pPr>
        <w:rPr>
          <w:del w:id="9690" w:author="박윤수" w:date="2014-08-23T00:15:00Z"/>
          <w:lang w:eastAsia="ko-KR"/>
        </w:rPr>
      </w:pPr>
      <w:del w:id="9691" w:author="박윤수" w:date="2014-08-23T00:15:00Z">
        <w:r w:rsidDel="00C13530">
          <w:rPr>
            <w:rFonts w:hint="eastAsia"/>
            <w:lang w:eastAsia="ko-KR"/>
          </w:rPr>
          <w:delText>Erdna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창문을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닫았을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, </w:delText>
        </w:r>
        <w:r w:rsidR="005F7527" w:rsidDel="00C13530">
          <w:rPr>
            <w:rFonts w:hint="eastAsia"/>
            <w:lang w:eastAsia="ko-KR"/>
          </w:rPr>
          <w:delText>다음에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보여주듯이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집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문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앞에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서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있을</w:delText>
        </w:r>
        <w:r w:rsidR="005F7527" w:rsidDel="00C13530">
          <w:rPr>
            <w:rFonts w:hint="eastAsia"/>
            <w:lang w:eastAsia="ko-KR"/>
          </w:rPr>
          <w:delText xml:space="preserve"> </w:delText>
        </w:r>
        <w:r w:rsidR="005F7527" w:rsidDel="00C13530">
          <w:rPr>
            <w:rFonts w:hint="eastAsia"/>
            <w:lang w:eastAsia="ko-KR"/>
          </w:rPr>
          <w:delText>것입니다</w:delText>
        </w:r>
        <w:r w:rsidR="005F7527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692" w:author="박윤수" w:date="2014-08-23T00:15:00Z"/>
          <w:lang w:eastAsia="ko-KR"/>
        </w:rPr>
      </w:pPr>
      <w:del w:id="9693" w:author="박윤수" w:date="2014-08-23T00:15:00Z">
        <w:r>
          <w:rPr>
            <w:noProof/>
            <w:lang w:val="en-US" w:eastAsia="ko-KR"/>
            <w:rPrChange w:id="969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200525" cy="2676525"/>
              <wp:effectExtent l="19050" t="0" r="9525" b="0"/>
              <wp:docPr id="305" name="그림 304" descr="rain2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ain2_end.png"/>
                      <pic:cNvPicPr/>
                    </pic:nvPicPr>
                    <pic:blipFill>
                      <a:blip r:embed="rId1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0525" cy="2676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61A07">
      <w:pPr>
        <w:ind w:left="0"/>
        <w:rPr>
          <w:del w:id="9695" w:author="박윤수" w:date="2014-08-23T00:15:00Z"/>
          <w:b/>
          <w:color w:val="002060"/>
          <w:sz w:val="24"/>
          <w:lang w:eastAsia="ko-KR"/>
        </w:rPr>
        <w:pPrChange w:id="9696" w:author="박윤수" w:date="2014-08-23T00:18:00Z">
          <w:pPr>
            <w:spacing w:after="0"/>
            <w:ind w:left="0"/>
          </w:pPr>
        </w:pPrChange>
      </w:pPr>
      <w:del w:id="9697" w:author="박윤수" w:date="2014-08-23T00:15:00Z">
        <w:r w:rsidDel="00C13530">
          <w:rPr>
            <w:b/>
            <w:color w:val="002060"/>
            <w:sz w:val="24"/>
            <w:lang w:eastAsia="ko-KR"/>
          </w:rPr>
          <w:br w:type="page"/>
        </w:r>
      </w:del>
    </w:p>
    <w:p w:rsidR="00CF6B85" w:rsidRDefault="00E80AEF">
      <w:pPr>
        <w:rPr>
          <w:del w:id="9698" w:author="박윤수" w:date="2014-08-23T00:15:00Z"/>
          <w:b/>
          <w:color w:val="0070C0"/>
          <w:sz w:val="24"/>
          <w:lang w:eastAsia="ko-KR"/>
          <w:rPrChange w:id="9699" w:author="이은정" w:date="2014-08-22T16:42:00Z">
            <w:rPr>
              <w:del w:id="9700" w:author="박윤수" w:date="2014-08-23T00:15:00Z"/>
              <w:b/>
              <w:color w:val="002060"/>
              <w:sz w:val="24"/>
              <w:lang w:eastAsia="ko-KR"/>
            </w:rPr>
          </w:rPrChange>
        </w:rPr>
      </w:pPr>
      <w:del w:id="9701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702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프로그램</w:delText>
        </w:r>
        <w:r w:rsidRPr="00E80AEF">
          <w:rPr>
            <w:b/>
            <w:color w:val="0070C0"/>
            <w:sz w:val="24"/>
            <w:lang w:eastAsia="ko-KR"/>
            <w:rPrChange w:id="9703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704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한</w:delText>
        </w:r>
        <w:r w:rsidRPr="00E80AEF">
          <w:rPr>
            <w:b/>
            <w:color w:val="0070C0"/>
            <w:sz w:val="24"/>
            <w:lang w:eastAsia="ko-KR"/>
            <w:rPrChange w:id="9705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706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개로</w:delText>
        </w:r>
        <w:r w:rsidRPr="00E80AEF">
          <w:rPr>
            <w:b/>
            <w:color w:val="0070C0"/>
            <w:sz w:val="24"/>
            <w:lang w:eastAsia="ko-KR"/>
            <w:rPrChange w:id="9707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708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충분해요</w:delText>
        </w:r>
        <w:r w:rsidRPr="00E80AEF">
          <w:rPr>
            <w:b/>
            <w:color w:val="0070C0"/>
            <w:sz w:val="24"/>
            <w:lang w:eastAsia="ko-KR"/>
            <w:rPrChange w:id="9709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>.</w:delText>
        </w:r>
      </w:del>
    </w:p>
    <w:p w:rsidR="00CF6B85" w:rsidRDefault="005F7527">
      <w:pPr>
        <w:rPr>
          <w:del w:id="9710" w:author="박윤수" w:date="2014-08-23T00:15:00Z"/>
          <w:lang w:eastAsia="ko-KR"/>
        </w:rPr>
      </w:pPr>
      <w:del w:id="9711" w:author="박윤수" w:date="2014-08-23T00:15:00Z">
        <w:r w:rsidDel="00C13530">
          <w:rPr>
            <w:rFonts w:hint="eastAsia"/>
            <w:lang w:eastAsia="ko-KR"/>
          </w:rPr>
          <w:delText>Erdna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창문을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닫는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동일하게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712" w:author="이은정" w:date="2014-08-22T10:42:00Z">
        <w:del w:id="971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14" w:author="박윤수" w:date="2014-08-23T00:15:00Z"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창문을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닫는데도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검증해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만약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없다면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수정해서</w:delText>
        </w:r>
        <w:r w:rsidDel="00C13530">
          <w:rPr>
            <w:rFonts w:hint="eastAsia"/>
            <w:lang w:eastAsia="ko-KR"/>
          </w:rPr>
          <w:delText xml:space="preserve"> Erdna</w:delText>
        </w:r>
        <w:r w:rsidDel="00C13530">
          <w:rPr>
            <w:rFonts w:hint="eastAsia"/>
            <w:lang w:eastAsia="ko-KR"/>
          </w:rPr>
          <w:delText>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715" w:author="이은정" w:date="2014-08-22T10:42:00Z">
        <w:del w:id="971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1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창문을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닫는데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9718" w:author="박윤수" w:date="2014-08-22T21:16:00Z"/>
          <w:lang w:eastAsia="ko-KR"/>
        </w:rPr>
      </w:pPr>
      <w:del w:id="9719" w:author="박윤수" w:date="2014-08-23T00:15:00Z">
        <w:r>
          <w:rPr>
            <w:noProof/>
            <w:lang w:val="en-US" w:eastAsia="ko-KR"/>
            <w:rPrChange w:id="97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06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D74103" w:rsidRPr="00BC0DF4" w:rsidDel="00C13530">
          <w:rPr>
            <w:rFonts w:hint="eastAsia"/>
            <w:lang w:eastAsia="ko-KR"/>
          </w:rPr>
          <w:delText xml:space="preserve"> </w:delText>
        </w:r>
        <w:r w:rsidR="00D74103" w:rsidRPr="00BC0DF4" w:rsidDel="00C13530">
          <w:rPr>
            <w:rFonts w:hint="eastAsia"/>
            <w:lang w:eastAsia="ko-KR"/>
          </w:rPr>
          <w:delText>놀라운</w:delText>
        </w:r>
        <w:r w:rsidR="00D74103" w:rsidRPr="00BC0DF4" w:rsidDel="00C13530">
          <w:rPr>
            <w:rFonts w:hint="eastAsia"/>
            <w:lang w:eastAsia="ko-KR"/>
          </w:rPr>
          <w:delText xml:space="preserve"> Part</w:delText>
        </w:r>
        <w:r w:rsidR="00D74103" w:rsidDel="00C13530">
          <w:rPr>
            <w:rFonts w:hint="eastAsia"/>
            <w:lang w:eastAsia="ko-KR"/>
          </w:rPr>
          <w:delText xml:space="preserve"> 5 -</w:delText>
        </w:r>
        <w:r>
          <w:rPr>
            <w:noProof/>
            <w:lang w:val="en-US" w:eastAsia="ko-KR"/>
            <w:rPrChange w:id="97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07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D74103" w:rsidDel="00C13530">
          <w:rPr>
            <w:rFonts w:hint="eastAsia"/>
            <w:lang w:eastAsia="ko-KR"/>
          </w:rPr>
          <w:delText xml:space="preserve">- </w:delText>
        </w:r>
        <w:r w:rsidR="00D74103" w:rsidDel="00C13530">
          <w:rPr>
            <w:rFonts w:hint="eastAsia"/>
            <w:lang w:eastAsia="ko-KR"/>
          </w:rPr>
          <w:delText>폭풍이</w:delText>
        </w:r>
        <w:r w:rsidR="00D74103" w:rsidDel="00C13530">
          <w:rPr>
            <w:rFonts w:hint="eastAsia"/>
            <w:lang w:eastAsia="ko-KR"/>
          </w:rPr>
          <w:delText xml:space="preserve"> </w:delText>
        </w:r>
        <w:r w:rsidR="00D74103" w:rsidDel="00C13530">
          <w:rPr>
            <w:rFonts w:hint="eastAsia"/>
            <w:lang w:eastAsia="ko-KR"/>
          </w:rPr>
          <w:delText>지나간</w:delText>
        </w:r>
        <w:r w:rsidR="00D74103" w:rsidDel="00C13530">
          <w:rPr>
            <w:rFonts w:hint="eastAsia"/>
            <w:lang w:eastAsia="ko-KR"/>
          </w:rPr>
          <w:delText xml:space="preserve"> </w:delText>
        </w:r>
        <w:r w:rsidR="00D74103" w:rsidDel="00C13530">
          <w:rPr>
            <w:rFonts w:hint="eastAsia"/>
            <w:lang w:eastAsia="ko-KR"/>
          </w:rPr>
          <w:delText>후에</w:delText>
        </w:r>
        <w:r w:rsidR="00D74103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972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08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jc w:val="center"/>
        <w:rPr>
          <w:del w:id="9723" w:author="박윤수" w:date="2014-08-23T00:15:00Z"/>
          <w:lang w:eastAsia="ko-KR"/>
        </w:rPr>
        <w:pPrChange w:id="9724" w:author="박윤수" w:date="2014-08-23T00:18:00Z">
          <w:pPr/>
        </w:pPrChange>
      </w:pPr>
    </w:p>
    <w:p w:rsidR="00CF6B85" w:rsidRDefault="00E80AEF">
      <w:pPr>
        <w:pStyle w:val="HiddenfromContents"/>
        <w:pageBreakBefore/>
        <w:rPr>
          <w:del w:id="9725" w:author="박윤수" w:date="2014-08-23T00:15:00Z"/>
          <w:color w:val="0070C0"/>
          <w:lang w:eastAsia="ko-KR"/>
          <w:rPrChange w:id="9726" w:author="이은정" w:date="2014-08-22T16:42:00Z">
            <w:rPr>
              <w:del w:id="9727" w:author="박윤수" w:date="2014-08-23T00:15:00Z"/>
              <w:lang w:eastAsia="ko-KR"/>
            </w:rPr>
          </w:rPrChange>
        </w:rPr>
      </w:pPr>
      <w:del w:id="9728" w:author="박윤수" w:date="2014-08-23T00:15:00Z">
        <w:r w:rsidRPr="00E80AEF">
          <w:rPr>
            <w:rFonts w:hint="eastAsia"/>
            <w:color w:val="0070C0"/>
            <w:lang w:eastAsia="ko-KR"/>
            <w:rPrChange w:id="9729" w:author="이은정" w:date="2014-08-22T16:4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폭풍이</w:delText>
        </w:r>
        <w:r w:rsidRPr="00E80AEF">
          <w:rPr>
            <w:color w:val="0070C0"/>
            <w:lang w:eastAsia="ko-KR"/>
            <w:rPrChange w:id="9730" w:author="이은정" w:date="2014-08-22T16:4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9731" w:author="이은정" w:date="2014-08-22T16:4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지나간</w:delText>
        </w:r>
        <w:r w:rsidRPr="00E80AEF">
          <w:rPr>
            <w:color w:val="0070C0"/>
            <w:lang w:eastAsia="ko-KR"/>
            <w:rPrChange w:id="9732" w:author="이은정" w:date="2014-08-22T16:42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9733" w:author="이은정" w:date="2014-08-22T16:42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후에</w:delText>
        </w:r>
      </w:del>
    </w:p>
    <w:p w:rsidR="00CF6B85" w:rsidRDefault="00DF4A9F">
      <w:pPr>
        <w:rPr>
          <w:del w:id="9734" w:author="박윤수" w:date="2014-08-23T00:15:00Z"/>
          <w:lang w:eastAsia="ko-KR"/>
        </w:rPr>
      </w:pPr>
      <w:del w:id="9735" w:author="박윤수" w:date="2014-08-23T00:15:00Z">
        <w:r w:rsidDel="00C13530">
          <w:rPr>
            <w:rFonts w:hint="eastAsia"/>
            <w:lang w:eastAsia="ko-KR"/>
          </w:rPr>
          <w:delText>지난밤에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바람이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심하게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불었습니다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736" w:author="이은정" w:date="2014-08-22T10:42:00Z">
        <w:del w:id="973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3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밖에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쓰레기가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여기저기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널려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739" w:author="이은정" w:date="2014-08-22T10:42:00Z">
        <w:del w:id="974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41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부모님이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742" w:author="이은정" w:date="2014-08-22T10:42:00Z">
        <w:del w:id="974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44" w:author="박윤수" w:date="2014-08-23T00:15:00Z">
        <w:r w:rsidDel="00C13530">
          <w:rPr>
            <w:rFonts w:hint="eastAsia"/>
            <w:lang w:eastAsia="ko-KR"/>
          </w:rPr>
          <w:delText>에게</w:delText>
        </w:r>
        <w:r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차도뿐만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아니라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장외시장으로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가는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길도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말끔하게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청소하라고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했습니다</w:delText>
        </w:r>
        <w:r w:rsidR="00952188" w:rsidDel="00C13530">
          <w:rPr>
            <w:rFonts w:hint="eastAsia"/>
            <w:lang w:eastAsia="ko-KR"/>
          </w:rPr>
          <w:delText xml:space="preserve">. </w:delText>
        </w:r>
        <w:r w:rsidR="00952188" w:rsidDel="00C13530">
          <w:rPr>
            <w:rFonts w:hint="eastAsia"/>
            <w:lang w:eastAsia="ko-KR"/>
          </w:rPr>
          <w:delText>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길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모두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직선이지만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다음에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보여지듯이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쓰레기가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아무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곳에나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널려있습니다</w:delText>
        </w:r>
        <w:r w:rsidR="00952188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745" w:author="박윤수" w:date="2014-08-23T00:15:00Z"/>
          <w:lang w:eastAsia="ko-KR"/>
        </w:rPr>
      </w:pPr>
      <w:del w:id="9746" w:author="박윤수" w:date="2014-08-23T00:15:00Z">
        <w:r>
          <w:rPr>
            <w:noProof/>
            <w:lang w:val="en-US" w:eastAsia="ko-KR"/>
            <w:rPrChange w:id="974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62400" cy="1085850"/>
              <wp:effectExtent l="19050" t="0" r="0" b="0"/>
              <wp:docPr id="309" name="그림 308" descr="trash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rash1_start.png"/>
                      <pic:cNvPicPr/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1085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9748" w:author="박윤수" w:date="2014-08-23T00:15:00Z"/>
          <w:lang w:eastAsia="ko-KR"/>
        </w:rPr>
      </w:pPr>
      <w:del w:id="9749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9750" w:author="이은정" w:date="2014-08-22T10:42:00Z">
        <w:del w:id="9751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9752" w:author="박윤수" w:date="2014-08-23T00:15:00Z"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모든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쓰레기를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모아서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시작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지점의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북쪽에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있는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쓰레기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통에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담아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놓아야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합니다</w:delText>
        </w:r>
        <w:r w:rsidR="00952188" w:rsidDel="00C13530">
          <w:rPr>
            <w:rFonts w:hint="eastAsia"/>
            <w:lang w:eastAsia="ko-KR"/>
          </w:rPr>
          <w:delText xml:space="preserve">. </w:delText>
        </w:r>
        <w:r w:rsidR="00952188" w:rsidDel="00C13530">
          <w:rPr>
            <w:rFonts w:hint="eastAsia"/>
            <w:lang w:eastAsia="ko-KR"/>
          </w:rPr>
          <w:delText>최종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상황은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다음처럼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보일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것입니다</w:delText>
        </w:r>
        <w:r w:rsidR="00952188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753" w:author="박윤수" w:date="2014-08-23T00:15:00Z"/>
          <w:lang w:eastAsia="ko-KR"/>
        </w:rPr>
      </w:pPr>
      <w:del w:id="9754" w:author="박윤수" w:date="2014-08-23T00:15:00Z">
        <w:r>
          <w:rPr>
            <w:noProof/>
            <w:lang w:val="en-US" w:eastAsia="ko-KR"/>
            <w:rPrChange w:id="975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62400" cy="1057275"/>
              <wp:effectExtent l="19050" t="0" r="0" b="0"/>
              <wp:docPr id="310" name="그림 309" descr="trash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rash1_end.png"/>
                      <pic:cNvPicPr/>
                    </pic:nvPicPr>
                    <pic:blipFill>
                      <a:blip r:embed="rId1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1057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52188">
      <w:pPr>
        <w:rPr>
          <w:del w:id="9756" w:author="박윤수" w:date="2014-08-23T00:15:00Z"/>
          <w:lang w:eastAsia="ko-KR"/>
        </w:rPr>
      </w:pPr>
      <w:del w:id="9757" w:author="박윤수" w:date="2014-08-23T00:15:00Z"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</w:delText>
        </w:r>
        <w:r w:rsidDel="00C13530">
          <w:rPr>
            <w:rFonts w:hint="eastAsia"/>
            <w:lang w:eastAsia="ko-KR"/>
          </w:rPr>
          <w:delText>(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</w:delText>
        </w:r>
        <w:r w:rsidDel="00C13530">
          <w:rPr>
            <w:rFonts w:hint="eastAsia"/>
            <w:lang w:eastAsia="ko-KR"/>
          </w:rPr>
          <w:delText xml:space="preserve">: </w:delText>
        </w:r>
        <w:r w:rsidRPr="00952188" w:rsidDel="00C13530">
          <w:rPr>
            <w:lang w:eastAsia="ko-KR"/>
          </w:rPr>
          <w:delText>rash1.</w:delText>
        </w:r>
        <w:r w:rsidR="0039647B" w:rsidDel="00C13530">
          <w:rPr>
            <w:rFonts w:hint="eastAsia"/>
            <w:lang w:eastAsia="ko-KR"/>
          </w:rPr>
          <w:delText>wld</w:delText>
        </w:r>
        <w:r w:rsidDel="00C13530">
          <w:rPr>
            <w:rFonts w:hint="eastAsia"/>
            <w:lang w:eastAsia="ko-KR"/>
          </w:rPr>
          <w:delText>,</w:delText>
        </w:r>
        <w:r w:rsidRPr="00952188" w:rsidDel="00C13530">
          <w:rPr>
            <w:lang w:eastAsia="ko-KR"/>
          </w:rPr>
          <w:delText xml:space="preserve"> trash2.wld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작동하는가를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rPr>
          <w:del w:id="9758" w:author="박윤수" w:date="2014-08-23T00:15:00Z"/>
          <w:b/>
          <w:color w:val="0070C0"/>
          <w:sz w:val="24"/>
          <w:lang w:eastAsia="ko-KR"/>
          <w:rPrChange w:id="9759" w:author="이은정" w:date="2014-08-22T16:42:00Z">
            <w:rPr>
              <w:del w:id="9760" w:author="박윤수" w:date="2014-08-23T00:15:00Z"/>
              <w:b/>
              <w:color w:val="002060"/>
              <w:sz w:val="24"/>
              <w:lang w:eastAsia="ko-KR"/>
            </w:rPr>
          </w:rPrChange>
        </w:rPr>
      </w:pPr>
      <w:del w:id="9761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762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마당</w:delText>
        </w:r>
        <w:r w:rsidRPr="00E80AEF">
          <w:rPr>
            <w:b/>
            <w:color w:val="0070C0"/>
            <w:sz w:val="24"/>
            <w:lang w:eastAsia="ko-KR"/>
            <w:rPrChange w:id="9763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764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청소</w:delText>
        </w:r>
        <w:r w:rsidRPr="00E80AEF">
          <w:rPr>
            <w:b/>
            <w:color w:val="0070C0"/>
            <w:sz w:val="24"/>
            <w:lang w:eastAsia="ko-KR"/>
            <w:rPrChange w:id="9765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766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좀더</w:delText>
        </w:r>
        <w:r w:rsidRPr="00E80AEF">
          <w:rPr>
            <w:b/>
            <w:color w:val="0070C0"/>
            <w:sz w:val="24"/>
            <w:lang w:eastAsia="ko-KR"/>
            <w:rPrChange w:id="9767" w:author="이은정" w:date="2014-08-22T16:42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768" w:author="이은정" w:date="2014-08-22T16:42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하기</w:delText>
        </w:r>
      </w:del>
    </w:p>
    <w:p w:rsidR="00CF6B85" w:rsidRDefault="00D84D69">
      <w:pPr>
        <w:rPr>
          <w:del w:id="9769" w:author="박윤수" w:date="2014-08-23T00:15:00Z"/>
          <w:lang w:eastAsia="ko-KR"/>
        </w:rPr>
      </w:pPr>
      <w:del w:id="9770" w:author="박윤수" w:date="2014-08-23T00:15:00Z">
        <w:r w:rsidDel="00C13530">
          <w:rPr>
            <w:rFonts w:hint="eastAsia"/>
            <w:lang w:eastAsia="ko-KR"/>
          </w:rPr>
          <w:delText>리봇</w:delText>
        </w:r>
      </w:del>
      <w:ins w:id="9771" w:author="이은정" w:date="2014-08-22T10:42:00Z">
        <w:del w:id="977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73" w:author="박윤수" w:date="2014-08-23T00:15:00Z">
        <w:r w:rsidR="00952188" w:rsidDel="00C13530">
          <w:rPr>
            <w:rFonts w:hint="eastAsia"/>
            <w:lang w:eastAsia="ko-KR"/>
          </w:rPr>
          <w:delText>의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부모님은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아들의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처리한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일을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자랑스러워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하며</w:delText>
        </w:r>
        <w:r w:rsidR="00952188" w:rsidDel="00C13530">
          <w:rPr>
            <w:rFonts w:hint="eastAsia"/>
            <w:lang w:eastAsia="ko-KR"/>
          </w:rPr>
          <w:delText xml:space="preserve">, </w:delText>
        </w:r>
        <w:r w:rsidR="00952188" w:rsidDel="00C13530">
          <w:rPr>
            <w:rFonts w:hint="eastAsia"/>
            <w:lang w:eastAsia="ko-KR"/>
          </w:rPr>
          <w:delText>지난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밤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폭풍에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날아간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뒷마당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쓰레기를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모두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주워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담으라고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했습니다</w:delText>
        </w:r>
        <w:r w:rsidR="00952188"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9774" w:author="이은정" w:date="2014-08-22T10:42:00Z">
        <w:del w:id="977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9776" w:author="박윤수" w:date="2014-08-23T00:15:00Z"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모든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쓰레기를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주워서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처음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위치로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가져다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놓아야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합니다</w:delText>
        </w:r>
        <w:r w:rsidR="00952188" w:rsidDel="00C13530">
          <w:rPr>
            <w:rFonts w:hint="eastAsia"/>
            <w:lang w:eastAsia="ko-KR"/>
          </w:rPr>
          <w:delText xml:space="preserve">. </w:delText>
        </w:r>
        <w:r w:rsidR="00952188" w:rsidDel="00C13530">
          <w:rPr>
            <w:rFonts w:hint="eastAsia"/>
            <w:lang w:eastAsia="ko-KR"/>
          </w:rPr>
          <w:delText>길가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청소를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위해서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작성한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프로그램을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일반화해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보세요</w:delText>
        </w:r>
        <w:r w:rsidR="00952188" w:rsidDel="00C13530">
          <w:rPr>
            <w:rFonts w:hint="eastAsia"/>
            <w:lang w:eastAsia="ko-KR"/>
          </w:rPr>
          <w:delText>.</w:delText>
        </w:r>
      </w:del>
    </w:p>
    <w:p w:rsidR="00CF6B85" w:rsidRDefault="00952188">
      <w:pPr>
        <w:rPr>
          <w:del w:id="9777" w:author="박윤수" w:date="2014-08-23T00:15:00Z"/>
          <w:lang w:eastAsia="ko-KR"/>
        </w:rPr>
      </w:pPr>
      <w:del w:id="9778" w:author="박윤수" w:date="2014-08-23T00:15:00Z">
        <w:r w:rsidDel="00C13530">
          <w:rPr>
            <w:rFonts w:hint="eastAsia"/>
            <w:lang w:eastAsia="ko-KR"/>
          </w:rPr>
          <w:delText>다음에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상응하는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자신만의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쓰레기가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위치한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정확한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장소에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의존하거나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마당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크기에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좌우되어서는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안됩니다</w:delText>
        </w:r>
        <w:r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AF7365">
      <w:pPr>
        <w:rPr>
          <w:ins w:id="9779" w:author="이은정" w:date="2014-08-22T15:27:00Z"/>
          <w:del w:id="9780" w:author="박윤수" w:date="2014-08-23T00:15:00Z"/>
          <w:lang w:eastAsia="ko-KR"/>
        </w:rPr>
      </w:pPr>
      <w:del w:id="9781" w:author="박윤수" w:date="2014-08-23T00:15:00Z">
        <w:r>
          <w:rPr>
            <w:noProof/>
            <w:lang w:val="en-US" w:eastAsia="ko-KR"/>
            <w:rPrChange w:id="978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933825" cy="3905250"/>
              <wp:effectExtent l="19050" t="0" r="9525" b="0"/>
              <wp:docPr id="311" name="그림 310" descr="trash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rash2.png"/>
                      <pic:cNvPicPr/>
                    </pic:nvPicPr>
                    <pic:blipFill>
                      <a:blip r:embed="rId1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3905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9783" w:author="박윤수" w:date="2014-08-23T00:15:00Z"/>
          <w:lang w:eastAsia="ko-KR"/>
        </w:rPr>
      </w:pPr>
    </w:p>
    <w:p w:rsidR="00CF6B85" w:rsidRDefault="00AF7365">
      <w:pPr>
        <w:jc w:val="center"/>
        <w:rPr>
          <w:del w:id="9784" w:author="박윤수" w:date="2014-08-23T00:15:00Z"/>
          <w:lang w:eastAsia="ko-KR"/>
        </w:rPr>
      </w:pPr>
      <w:del w:id="9785" w:author="박윤수" w:date="2014-08-23T00:15:00Z">
        <w:r>
          <w:rPr>
            <w:noProof/>
            <w:lang w:val="en-US" w:eastAsia="ko-KR"/>
            <w:rPrChange w:id="978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12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52188" w:rsidRPr="00BC0DF4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비가</w:delText>
        </w:r>
        <w:r w:rsidR="00952188" w:rsidDel="00C13530">
          <w:rPr>
            <w:rFonts w:hint="eastAsia"/>
            <w:lang w:eastAsia="ko-KR"/>
          </w:rPr>
          <w:delText xml:space="preserve"> </w:delText>
        </w:r>
        <w:r w:rsidR="00952188" w:rsidDel="00C13530">
          <w:rPr>
            <w:rFonts w:hint="eastAsia"/>
            <w:lang w:eastAsia="ko-KR"/>
          </w:rPr>
          <w:delText>와요</w:delText>
        </w:r>
        <w:r w:rsidR="00952188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978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13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952188" w:rsidDel="00C13530">
          <w:rPr>
            <w:rFonts w:hint="eastAsia"/>
            <w:lang w:eastAsia="ko-KR"/>
          </w:rPr>
          <w:delText xml:space="preserve">- </w:delText>
        </w:r>
        <w:r w:rsidR="00952188" w:rsidDel="00C13530">
          <w:rPr>
            <w:rFonts w:hint="eastAsia"/>
            <w:lang w:eastAsia="ko-KR"/>
          </w:rPr>
          <w:delText>정렬하기</w:delText>
        </w:r>
        <w:r w:rsidR="00952188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978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14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9789" w:author="박윤수" w:date="2014-08-23T00:15:00Z"/>
          <w:lang w:eastAsia="ko-KR"/>
        </w:rPr>
      </w:pPr>
    </w:p>
    <w:p w:rsidR="00CF6B85" w:rsidRDefault="00E80AEF">
      <w:pPr>
        <w:pStyle w:val="HiddenfromContents"/>
        <w:pageBreakBefore/>
        <w:rPr>
          <w:del w:id="9790" w:author="박윤수" w:date="2014-08-23T00:15:00Z"/>
          <w:color w:val="0070C0"/>
          <w:lang w:eastAsia="ko-KR"/>
          <w:rPrChange w:id="9791" w:author="이은정" w:date="2014-08-22T16:43:00Z">
            <w:rPr>
              <w:del w:id="9792" w:author="박윤수" w:date="2014-08-23T00:15:00Z"/>
              <w:lang w:eastAsia="ko-KR"/>
            </w:rPr>
          </w:rPrChange>
        </w:rPr>
      </w:pPr>
      <w:del w:id="9793" w:author="박윤수" w:date="2014-08-23T00:15:00Z">
        <w:r w:rsidRPr="00E80AEF">
          <w:rPr>
            <w:rFonts w:hint="eastAsia"/>
            <w:color w:val="0070C0"/>
            <w:lang w:eastAsia="ko-KR"/>
            <w:rPrChange w:id="9794" w:author="이은정" w:date="2014-08-22T16:43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정렬하기</w:delText>
        </w:r>
      </w:del>
    </w:p>
    <w:p w:rsidR="00CF6B85" w:rsidRDefault="002C20A8">
      <w:pPr>
        <w:rPr>
          <w:del w:id="9795" w:author="박윤수" w:date="2014-08-23T00:15:00Z"/>
          <w:lang w:eastAsia="ko-KR"/>
        </w:rPr>
      </w:pPr>
      <w:del w:id="9796" w:author="박윤수" w:date="2014-08-23T00:15:00Z">
        <w:r w:rsidDel="00C13530">
          <w:rPr>
            <w:rFonts w:hint="eastAsia"/>
            <w:lang w:eastAsia="ko-KR"/>
          </w:rPr>
          <w:delText>정렬은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B6E7D" w:rsidDel="00C13530">
          <w:rPr>
            <w:rFonts w:hint="eastAsia"/>
            <w:lang w:eastAsia="ko-KR"/>
          </w:rPr>
          <w:delText xml:space="preserve"> </w:delText>
        </w:r>
        <w:r w:rsidR="00DB6E7D" w:rsidDel="00C13530">
          <w:rPr>
            <w:rFonts w:hint="eastAsia"/>
            <w:lang w:eastAsia="ko-KR"/>
          </w:rPr>
          <w:delText>큰</w:delText>
        </w:r>
        <w:r w:rsidR="00805F50" w:rsidDel="00C13530">
          <w:rPr>
            <w:rFonts w:hint="eastAsia"/>
            <w:lang w:eastAsia="ko-KR"/>
          </w:rPr>
          <w:delText xml:space="preserve"> </w:delText>
        </w:r>
        <w:r w:rsidR="00805F50" w:rsidDel="00C13530">
          <w:rPr>
            <w:rFonts w:hint="eastAsia"/>
            <w:lang w:eastAsia="ko-KR"/>
          </w:rPr>
          <w:delText>프로그램을</w:delText>
        </w:r>
        <w:r w:rsidR="00805F50" w:rsidDel="00C13530">
          <w:rPr>
            <w:rFonts w:hint="eastAsia"/>
            <w:lang w:eastAsia="ko-KR"/>
          </w:rPr>
          <w:delText xml:space="preserve"> </w:delText>
        </w:r>
        <w:r w:rsidR="00805F50" w:rsidDel="00C13530">
          <w:rPr>
            <w:rFonts w:hint="eastAsia"/>
            <w:lang w:eastAsia="ko-KR"/>
          </w:rPr>
          <w:delText>작성할</w:delText>
        </w:r>
        <w:r w:rsidR="00805F50" w:rsidDel="00C13530">
          <w:rPr>
            <w:rFonts w:hint="eastAsia"/>
            <w:lang w:eastAsia="ko-KR"/>
          </w:rPr>
          <w:delText xml:space="preserve"> </w:delText>
        </w:r>
        <w:r w:rsidR="00805F50" w:rsidDel="00C13530">
          <w:rPr>
            <w:rFonts w:hint="eastAsia"/>
            <w:lang w:eastAsia="ko-KR"/>
          </w:rPr>
          <w:delText>때</w:delText>
        </w:r>
        <w:r w:rsidR="00805F50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종종</w:delText>
        </w:r>
        <w:r w:rsidDel="00C13530">
          <w:rPr>
            <w:rFonts w:hint="eastAsia"/>
            <w:lang w:eastAsia="ko-KR"/>
          </w:rPr>
          <w:delText xml:space="preserve"> </w:delText>
        </w:r>
        <w:r w:rsidR="00805F50" w:rsidDel="00C13530">
          <w:rPr>
            <w:rFonts w:hint="eastAsia"/>
            <w:lang w:eastAsia="ko-KR"/>
          </w:rPr>
          <w:delText>필요한</w:delText>
        </w:r>
        <w:r w:rsidR="00805F50" w:rsidDel="00C13530">
          <w:rPr>
            <w:rFonts w:hint="eastAsia"/>
            <w:lang w:eastAsia="ko-KR"/>
          </w:rPr>
          <w:delText xml:space="preserve"> </w:delText>
        </w:r>
        <w:r w:rsidR="00805F50" w:rsidDel="00C13530">
          <w:rPr>
            <w:rFonts w:hint="eastAsia"/>
            <w:lang w:eastAsia="ko-KR"/>
          </w:rPr>
          <w:delText>것</w:delText>
        </w:r>
        <w:r w:rsidDel="00C13530">
          <w:rPr>
            <w:rFonts w:hint="eastAsia"/>
            <w:lang w:eastAsia="ko-KR"/>
          </w:rPr>
          <w:delText>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오름차순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혹은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내림차순으로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개체의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집합을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순서대로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내려놓는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9797" w:author="이은정" w:date="2014-08-22T10:42:00Z">
        <w:del w:id="979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9799" w:author="박윤수" w:date="2014-08-23T00:15:00Z">
        <w:r w:rsidDel="00C13530">
          <w:rPr>
            <w:rFonts w:hint="eastAsia"/>
            <w:lang w:eastAsia="ko-KR"/>
          </w:rPr>
          <w:delText>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기술을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가르칠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rPr>
          <w:del w:id="9800" w:author="박윤수" w:date="2014-08-23T00:15:00Z"/>
          <w:b/>
          <w:color w:val="0070C0"/>
          <w:sz w:val="24"/>
          <w:lang w:eastAsia="ko-KR"/>
          <w:rPrChange w:id="9801" w:author="이은정" w:date="2014-08-22T16:43:00Z">
            <w:rPr>
              <w:del w:id="9802" w:author="박윤수" w:date="2014-08-23T00:15:00Z"/>
              <w:b/>
              <w:color w:val="002060"/>
              <w:sz w:val="24"/>
              <w:lang w:eastAsia="ko-KR"/>
            </w:rPr>
          </w:rPrChange>
        </w:rPr>
      </w:pPr>
      <w:del w:id="9803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804" w:author="이은정" w:date="2014-08-22T16:43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두</w:delText>
        </w:r>
        <w:r w:rsidRPr="00E80AEF">
          <w:rPr>
            <w:b/>
            <w:color w:val="0070C0"/>
            <w:sz w:val="24"/>
            <w:lang w:eastAsia="ko-KR"/>
            <w:rPrChange w:id="9805" w:author="이은정" w:date="2014-08-22T16:43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06" w:author="이은정" w:date="2014-08-22T16:43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열</w:delText>
        </w:r>
        <w:r w:rsidRPr="00E80AEF">
          <w:rPr>
            <w:b/>
            <w:color w:val="0070C0"/>
            <w:sz w:val="24"/>
            <w:lang w:eastAsia="ko-KR"/>
            <w:rPrChange w:id="9807" w:author="이은정" w:date="2014-08-22T16:43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08" w:author="이은정" w:date="2014-08-22T16:43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정렬하기</w:delText>
        </w:r>
      </w:del>
    </w:p>
    <w:p w:rsidR="00CF6B85" w:rsidRDefault="002C20A8">
      <w:pPr>
        <w:rPr>
          <w:del w:id="9809" w:author="박윤수" w:date="2014-08-23T00:15:00Z"/>
          <w:lang w:eastAsia="ko-KR"/>
        </w:rPr>
      </w:pPr>
      <w:del w:id="9810" w:author="박윤수" w:date="2014-08-23T00:15:00Z">
        <w:r w:rsidDel="00C13530">
          <w:rPr>
            <w:rFonts w:hint="eastAsia"/>
            <w:lang w:eastAsia="ko-KR"/>
          </w:rPr>
          <w:delText>워밍업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연습으로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쌓여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순서대로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정렬하는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전형적인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811" w:author="박윤수" w:date="2014-08-23T00:15:00Z"/>
          <w:lang w:eastAsia="ko-KR"/>
        </w:rPr>
      </w:pPr>
      <w:del w:id="9812" w:author="박윤수" w:date="2014-08-23T00:15:00Z">
        <w:r>
          <w:rPr>
            <w:noProof/>
            <w:lang w:val="en-US" w:eastAsia="ko-KR"/>
            <w:rPrChange w:id="981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0" cy="2905125"/>
              <wp:effectExtent l="19050" t="0" r="0" b="0"/>
              <wp:docPr id="315" name="그림 314" descr="sort1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1_start.png"/>
                      <pic:cNvPicPr/>
                    </pic:nvPicPr>
                    <pic:blipFill>
                      <a:blip r:embed="rId1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98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8243" cy="482748"/>
              <wp:effectExtent l="19050" t="0" r="0" b="0"/>
              <wp:docPr id="316" name="그림 31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725" cy="48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981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04950" cy="2905125"/>
              <wp:effectExtent l="19050" t="0" r="0" b="0"/>
              <wp:docPr id="317" name="그림 316" descr="sort1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1_end.png"/>
                      <pic:cNvPicPr/>
                    </pic:nvPicPr>
                    <pic:blipFill>
                      <a:blip r:embed="rId1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0495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F7365">
      <w:pPr>
        <w:rPr>
          <w:del w:id="9816" w:author="박윤수" w:date="2014-08-23T00:15:00Z"/>
          <w:lang w:eastAsia="ko-KR"/>
        </w:rPr>
      </w:pPr>
      <w:del w:id="9817" w:author="박윤수" w:date="2014-08-23T00:15:00Z">
        <w:r>
          <w:rPr>
            <w:noProof/>
            <w:lang w:val="en-US" w:eastAsia="ko-KR"/>
            <w:rPrChange w:id="981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14475" cy="2514600"/>
              <wp:effectExtent l="19050" t="0" r="9525" b="0"/>
              <wp:docPr id="318" name="그림 317" descr="so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2.png"/>
                      <pic:cNvPicPr/>
                    </pic:nvPicPr>
                    <pic:blipFill>
                      <a:blip r:embed="rId1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475" cy="2514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981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8243" cy="482748"/>
              <wp:effectExtent l="19050" t="0" r="0" b="0"/>
              <wp:docPr id="319" name="그림 31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725" cy="48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98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14475" cy="2514600"/>
              <wp:effectExtent l="19050" t="0" r="9525" b="0"/>
              <wp:docPr id="320" name="그림 317" descr="so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2.png"/>
                      <pic:cNvPicPr/>
                    </pic:nvPicPr>
                    <pic:blipFill>
                      <a:blip r:embed="rId1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4475" cy="2514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2C20A8">
      <w:pPr>
        <w:rPr>
          <w:del w:id="9821" w:author="박윤수" w:date="2014-08-23T00:15:00Z"/>
          <w:lang w:eastAsia="ko-KR"/>
        </w:rPr>
      </w:pPr>
      <w:del w:id="9822" w:author="박윤수" w:date="2014-08-23T00:15:00Z">
        <w:r w:rsidDel="00C13530">
          <w:rPr>
            <w:rFonts w:hint="eastAsia"/>
            <w:lang w:eastAsia="ko-KR"/>
          </w:rPr>
          <w:delText>내림차순으로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더미를</w:delText>
        </w:r>
        <w:r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내림차순으로</w:delText>
        </w:r>
        <w:r w:rsidR="003F3EAF"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정렬하도록</w:delText>
        </w:r>
        <w:r w:rsidR="003F3EAF"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프로그램을</w:delText>
        </w:r>
        <w:r w:rsidR="003F3EAF"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수정하는</w:delText>
        </w:r>
        <w:r w:rsidR="003F3EAF"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것은</w:delText>
        </w:r>
        <w:r w:rsidR="003F3EAF"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얼마나</w:delText>
        </w:r>
        <w:r w:rsidR="003F3EAF" w:rsidDel="00C13530">
          <w:rPr>
            <w:rFonts w:hint="eastAsia"/>
            <w:lang w:eastAsia="ko-KR"/>
          </w:rPr>
          <w:delText xml:space="preserve"> </w:delText>
        </w:r>
        <w:r w:rsidR="003F3EAF" w:rsidDel="00C13530">
          <w:rPr>
            <w:rFonts w:hint="eastAsia"/>
            <w:lang w:eastAsia="ko-KR"/>
          </w:rPr>
          <w:delText>어렵나요</w:delText>
        </w:r>
        <w:r w:rsidR="003F3EAF" w:rsidDel="00C13530">
          <w:rPr>
            <w:rFonts w:hint="eastAsia"/>
            <w:lang w:eastAsia="ko-KR"/>
          </w:rPr>
          <w:delText>?</w:delText>
        </w:r>
      </w:del>
    </w:p>
    <w:p w:rsidR="00CF6B85" w:rsidRDefault="00E80AEF">
      <w:pPr>
        <w:rPr>
          <w:del w:id="9823" w:author="박윤수" w:date="2014-08-23T00:15:00Z"/>
          <w:b/>
          <w:color w:val="0070C0"/>
          <w:sz w:val="24"/>
          <w:lang w:eastAsia="ko-KR"/>
          <w:rPrChange w:id="9824" w:author="이은정" w:date="2014-08-22T16:43:00Z">
            <w:rPr>
              <w:del w:id="9825" w:author="박윤수" w:date="2014-08-23T00:15:00Z"/>
              <w:b/>
              <w:color w:val="002060"/>
              <w:sz w:val="24"/>
              <w:lang w:eastAsia="ko-KR"/>
            </w:rPr>
          </w:rPrChange>
        </w:rPr>
      </w:pPr>
      <w:del w:id="9826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827" w:author="이은정" w:date="2014-08-22T16:43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많은</w:delText>
        </w:r>
        <w:r w:rsidRPr="00E80AEF">
          <w:rPr>
            <w:b/>
            <w:color w:val="0070C0"/>
            <w:sz w:val="24"/>
            <w:lang w:eastAsia="ko-KR"/>
            <w:rPrChange w:id="9828" w:author="이은정" w:date="2014-08-22T16:43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29" w:author="이은정" w:date="2014-08-22T16:43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열을</w:delText>
        </w:r>
        <w:r w:rsidRPr="00E80AEF">
          <w:rPr>
            <w:b/>
            <w:color w:val="0070C0"/>
            <w:sz w:val="24"/>
            <w:lang w:eastAsia="ko-KR"/>
            <w:rPrChange w:id="9830" w:author="이은정" w:date="2014-08-22T16:43:00Z">
              <w:rPr>
                <w:b/>
                <w:color w:val="002060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31" w:author="이은정" w:date="2014-08-22T16:43:00Z">
              <w:rPr>
                <w:rFonts w:hint="eastAsia"/>
                <w:b/>
                <w:color w:val="002060"/>
                <w:sz w:val="24"/>
                <w:u w:val="single"/>
                <w:lang w:eastAsia="ko-KR"/>
              </w:rPr>
            </w:rPrChange>
          </w:rPr>
          <w:delText>정렬하기</w:delText>
        </w:r>
      </w:del>
    </w:p>
    <w:p w:rsidR="00CF6B85" w:rsidRDefault="003F3EAF">
      <w:pPr>
        <w:rPr>
          <w:del w:id="9832" w:author="박윤수" w:date="2014-08-23T00:15:00Z"/>
          <w:lang w:eastAsia="ko-KR"/>
        </w:rPr>
      </w:pPr>
      <w:del w:id="9833" w:author="박윤수" w:date="2014-08-23T00:15:00Z"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작성해서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9834" w:author="이은정" w:date="2014-08-22T10:42:00Z">
        <w:del w:id="9835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9836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파악이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DB6E7D" w:rsidDel="00C13530">
          <w:rPr>
            <w:rFonts w:hint="eastAsia"/>
            <w:lang w:eastAsia="ko-KR"/>
          </w:rPr>
          <w:delText>들을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오름차순으로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정렬하세요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첫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빈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DB6E7D" w:rsidDel="00C13530">
          <w:rPr>
            <w:rFonts w:hint="eastAsia"/>
            <w:lang w:eastAsia="ko-KR"/>
          </w:rPr>
          <w:delText>들은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정렬할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R="00DB6E7D" w:rsidDel="00C13530">
          <w:rPr>
            <w:rFonts w:hint="eastAsia"/>
            <w:lang w:eastAsia="ko-KR"/>
          </w:rPr>
          <w:delText>들을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일반적인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9837" w:author="박윤수" w:date="2014-08-23T00:15:00Z"/>
          <w:lang w:eastAsia="ko-KR"/>
        </w:rPr>
      </w:pPr>
      <w:del w:id="9838" w:author="박윤수" w:date="2014-08-23T00:15:00Z">
        <w:r>
          <w:rPr>
            <w:noProof/>
            <w:lang w:val="en-US" w:eastAsia="ko-KR"/>
            <w:rPrChange w:id="983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105150" cy="2905125"/>
              <wp:effectExtent l="19050" t="0" r="0" b="0"/>
              <wp:docPr id="321" name="그림 320" descr="sort3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3_start.png"/>
                      <pic:cNvPicPr/>
                    </pic:nvPicPr>
                    <pic:blipFill>
                      <a:blip r:embed="rId1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515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F7365">
      <w:pPr>
        <w:rPr>
          <w:del w:id="9840" w:author="박윤수" w:date="2014-08-23T00:15:00Z"/>
          <w:lang w:eastAsia="ko-KR"/>
        </w:rPr>
      </w:pPr>
      <w:del w:id="9841" w:author="박윤수" w:date="2014-08-23T00:15:00Z">
        <w:r>
          <w:rPr>
            <w:noProof/>
            <w:lang w:val="en-US" w:eastAsia="ko-KR"/>
            <w:rPrChange w:id="984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448243" cy="482748"/>
              <wp:effectExtent l="19050" t="0" r="0" b="0"/>
              <wp:docPr id="322" name="그림 315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725" cy="48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984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105150" cy="2905125"/>
              <wp:effectExtent l="19050" t="0" r="0" b="0"/>
              <wp:docPr id="323" name="그림 322" descr="sort3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ort3_end.png"/>
                      <pic:cNvPicPr/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5150" cy="2905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FC5FA9">
      <w:pPr>
        <w:rPr>
          <w:del w:id="9844" w:author="박윤수" w:date="2014-08-23T00:15:00Z"/>
          <w:lang w:eastAsia="ko-KR"/>
        </w:rPr>
      </w:pPr>
      <w:del w:id="9845" w:author="박윤수" w:date="2014-08-23T00:15:00Z">
        <w:r w:rsidDel="00C13530">
          <w:rPr>
            <w:rFonts w:hint="eastAsia"/>
            <w:lang w:eastAsia="ko-KR"/>
          </w:rPr>
          <w:delText>내림차순으로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DB6E7D" w:rsidDel="00C13530">
          <w:rPr>
            <w:rFonts w:hint="eastAsia"/>
            <w:lang w:eastAsia="ko-KR"/>
          </w:rPr>
          <w:delText>들을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내림차순으로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정렬하도록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얼마나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어렵나요</w:delText>
        </w:r>
        <w:r w:rsidDel="00C13530">
          <w:rPr>
            <w:rFonts w:hint="eastAsia"/>
            <w:lang w:eastAsia="ko-KR"/>
          </w:rPr>
          <w:delText>?</w:delText>
        </w:r>
      </w:del>
    </w:p>
    <w:p w:rsidR="00CF6B85" w:rsidRDefault="00AF7365">
      <w:pPr>
        <w:jc w:val="center"/>
        <w:rPr>
          <w:del w:id="9846" w:author="박윤수" w:date="2014-08-23T00:15:00Z"/>
          <w:lang w:eastAsia="ko-KR"/>
        </w:rPr>
      </w:pPr>
      <w:del w:id="9847" w:author="박윤수" w:date="2014-08-23T00:15:00Z">
        <w:r>
          <w:rPr>
            <w:noProof/>
            <w:lang w:val="en-US" w:eastAsia="ko-KR"/>
            <w:rPrChange w:id="984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24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FC5FA9" w:rsidRPr="00BC0DF4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rFonts w:hint="eastAsia"/>
            <w:lang w:eastAsia="ko-KR"/>
          </w:rPr>
          <w:delText>폭풍이</w:delText>
        </w:r>
        <w:r w:rsidR="00FC5FA9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rFonts w:hint="eastAsia"/>
            <w:lang w:eastAsia="ko-KR"/>
          </w:rPr>
          <w:delText>지나간</w:delText>
        </w:r>
        <w:r w:rsidR="00FC5FA9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rFonts w:hint="eastAsia"/>
            <w:lang w:eastAsia="ko-KR"/>
          </w:rPr>
          <w:delText>후에</w:delText>
        </w:r>
        <w:r w:rsidR="00FC5FA9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984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25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C5FA9" w:rsidDel="00C13530">
          <w:rPr>
            <w:rFonts w:hint="eastAsia"/>
            <w:lang w:eastAsia="ko-KR"/>
          </w:rPr>
          <w:delText xml:space="preserve">- </w:delText>
        </w:r>
        <w:r w:rsidR="00FC5FA9" w:rsidDel="00C13530">
          <w:rPr>
            <w:rFonts w:hint="eastAsia"/>
            <w:lang w:eastAsia="ko-KR"/>
          </w:rPr>
          <w:delText>반복</w:delText>
        </w:r>
        <w:r w:rsidR="00FC5FA9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rFonts w:hint="eastAsia"/>
            <w:lang w:eastAsia="ko-KR"/>
          </w:rPr>
          <w:delText>피하기</w:delText>
        </w:r>
        <w:r w:rsidR="00FC5FA9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lang w:eastAsia="ko-KR"/>
          </w:rPr>
          <w:delText>–</w:delText>
        </w:r>
        <w:r w:rsidR="00FC5FA9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rFonts w:hint="eastAsia"/>
            <w:lang w:eastAsia="ko-KR"/>
          </w:rPr>
          <w:delText>중요한</w:delText>
        </w:r>
        <w:r w:rsidR="00FC5FA9" w:rsidDel="00C13530">
          <w:rPr>
            <w:rFonts w:hint="eastAsia"/>
            <w:lang w:eastAsia="ko-KR"/>
          </w:rPr>
          <w:delText xml:space="preserve"> </w:delText>
        </w:r>
        <w:r w:rsidR="00FC5FA9" w:rsidDel="00C13530">
          <w:rPr>
            <w:rFonts w:hint="eastAsia"/>
            <w:lang w:eastAsia="ko-KR"/>
          </w:rPr>
          <w:delText>것</w:delText>
        </w:r>
        <w:r w:rsidR="00FC5FA9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985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2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9851" w:author="박윤수" w:date="2014-08-23T00:15:00Z"/>
          <w:lang w:eastAsia="ko-KR"/>
        </w:rPr>
      </w:pPr>
    </w:p>
    <w:p w:rsidR="00CF6B85" w:rsidRDefault="00FC5FA9">
      <w:pPr>
        <w:pStyle w:val="HiddenfromContents"/>
        <w:pageBreakBefore/>
        <w:rPr>
          <w:del w:id="9852" w:author="박윤수" w:date="2014-08-23T00:15:00Z"/>
          <w:lang w:eastAsia="ko-KR"/>
        </w:rPr>
      </w:pPr>
      <w:del w:id="9853" w:author="박윤수" w:date="2014-08-23T00:15:00Z">
        <w:r w:rsidDel="00C13530">
          <w:rPr>
            <w:rFonts w:hint="eastAsia"/>
            <w:lang w:eastAsia="ko-KR"/>
          </w:rPr>
          <w:delText>반복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피하기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–</w:delText>
        </w:r>
        <w:r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가져오는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것</w:delText>
        </w:r>
      </w:del>
    </w:p>
    <w:p w:rsidR="00CF6B85" w:rsidRDefault="0069270B">
      <w:pPr>
        <w:rPr>
          <w:del w:id="9854" w:author="박윤수" w:date="2014-08-23T00:15:00Z"/>
          <w:lang w:eastAsia="ko-KR"/>
        </w:rPr>
      </w:pPr>
      <w:del w:id="9855" w:author="박윤수" w:date="2014-08-23T00:15:00Z">
        <w:r w:rsidDel="00C13530">
          <w:rPr>
            <w:rFonts w:hint="eastAsia"/>
            <w:lang w:eastAsia="ko-KR"/>
          </w:rPr>
          <w:delText>반복을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회피하는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규칙을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1E083B">
      <w:pPr>
        <w:rPr>
          <w:del w:id="9856" w:author="박윤수" w:date="2014-08-23T00:15:00Z"/>
          <w:rFonts w:asciiTheme="minorEastAsia" w:hAnsiTheme="minorEastAsia"/>
          <w:b/>
          <w:sz w:val="20"/>
          <w:lang w:eastAsia="ko-KR"/>
        </w:rPr>
        <w:pPrChange w:id="9857" w:author="박윤수" w:date="2014-08-23T00:18:00Z">
          <w:pPr>
            <w:spacing w:after="0"/>
          </w:pPr>
        </w:pPrChange>
      </w:pPr>
      <w:del w:id="9858" w:author="박윤수" w:date="2014-08-23T00:15:00Z">
        <w:r w:rsidRPr="00193803" w:rsidDel="00C13530">
          <w:rPr>
            <w:rFonts w:asciiTheme="minorEastAsia" w:hAnsiTheme="minorEastAsia" w:hint="eastAsia"/>
            <w:b/>
            <w:sz w:val="20"/>
            <w:lang w:eastAsia="ko-KR"/>
          </w:rPr>
          <w:delText xml:space="preserve">규칙 </w:delText>
        </w:r>
        <w:r w:rsidDel="00C13530">
          <w:rPr>
            <w:rFonts w:asciiTheme="minorEastAsia" w:hAnsiTheme="minorEastAsia" w:hint="eastAsia"/>
            <w:b/>
            <w:sz w:val="20"/>
            <w:lang w:eastAsia="ko-KR"/>
          </w:rPr>
          <w:delText>3</w:delText>
        </w:r>
        <w:r w:rsidRPr="00193803" w:rsidDel="00C13530">
          <w:rPr>
            <w:rFonts w:asciiTheme="minorEastAsia" w:hAnsiTheme="minorEastAsia" w:hint="eastAsia"/>
            <w:b/>
            <w:sz w:val="20"/>
            <w:lang w:eastAsia="ko-KR"/>
          </w:rPr>
          <w:delText>.</w:delText>
        </w:r>
      </w:del>
    </w:p>
    <w:p w:rsidR="00000000" w:rsidRDefault="001E083B">
      <w:pPr>
        <w:rPr>
          <w:del w:id="9859" w:author="박윤수" w:date="2014-08-23T00:15:00Z"/>
          <w:rFonts w:asciiTheme="minorEastAsia" w:hAnsiTheme="minorEastAsia"/>
          <w:sz w:val="20"/>
          <w:lang w:eastAsia="ko-KR"/>
        </w:rPr>
        <w:pPrChange w:id="9860" w:author="박윤수" w:date="2014-08-23T00:18:00Z">
          <w:pPr>
            <w:spacing w:after="0"/>
          </w:pPr>
        </w:pPrChange>
      </w:pPr>
      <w:del w:id="9861" w:author="박윤수" w:date="2014-08-23T00:15:00Z">
        <w:r w:rsidDel="00C13530">
          <w:rPr>
            <w:rFonts w:asciiTheme="minorEastAsia" w:hAnsiTheme="minorEastAsia" w:hint="eastAsia"/>
            <w:sz w:val="20"/>
            <w:lang w:eastAsia="ko-KR"/>
          </w:rPr>
          <w:delText>프로그램을 작성할 때, 자신을 반복하지 마세요.</w:delText>
        </w:r>
      </w:del>
    </w:p>
    <w:p w:rsidR="00CF6B85" w:rsidRDefault="001E083B">
      <w:pPr>
        <w:rPr>
          <w:del w:id="9862" w:author="박윤수" w:date="2014-08-23T00:15:00Z"/>
          <w:rFonts w:asciiTheme="minorEastAsia" w:hAnsiTheme="minorEastAsia"/>
          <w:b/>
          <w:sz w:val="20"/>
          <w:lang w:eastAsia="ko-KR"/>
        </w:rPr>
      </w:pPr>
      <w:del w:id="9863" w:author="박윤수" w:date="2014-08-23T00:15:00Z">
        <w:r w:rsidDel="00C13530">
          <w:rPr>
            <w:rFonts w:asciiTheme="minorEastAsia" w:hAnsiTheme="minorEastAsia" w:hint="eastAsia"/>
            <w:sz w:val="20"/>
            <w:lang w:eastAsia="ko-KR"/>
          </w:rPr>
          <w:delText xml:space="preserve">다시 말씀드립니다. </w:delText>
        </w:r>
        <w:r w:rsidDel="00C13530">
          <w:rPr>
            <w:rFonts w:asciiTheme="minorEastAsia" w:hAnsiTheme="minorEastAsia" w:hint="eastAsia"/>
            <w:b/>
            <w:sz w:val="20"/>
            <w:lang w:eastAsia="ko-KR"/>
          </w:rPr>
          <w:delText>자신을</w:delText>
        </w:r>
        <w:r w:rsidRPr="008F4892" w:rsidDel="00C13530">
          <w:rPr>
            <w:rFonts w:asciiTheme="minorEastAsia" w:hAnsiTheme="minorEastAsia" w:hint="eastAsia"/>
            <w:b/>
            <w:sz w:val="20"/>
            <w:lang w:eastAsia="ko-KR"/>
          </w:rPr>
          <w:delText xml:space="preserve"> 반복하지 마세요.</w:delText>
        </w:r>
      </w:del>
    </w:p>
    <w:p w:rsidR="00CF6B85" w:rsidRDefault="001E083B">
      <w:pPr>
        <w:rPr>
          <w:del w:id="9864" w:author="박윤수" w:date="2014-08-23T00:15:00Z"/>
          <w:rFonts w:asciiTheme="minorEastAsia" w:hAnsiTheme="minorEastAsia"/>
          <w:lang w:eastAsia="ko-KR"/>
        </w:rPr>
      </w:pPr>
      <w:del w:id="9865" w:author="박윤수" w:date="2014-08-23T00:15:00Z">
        <w:r w:rsidRPr="001E083B" w:rsidDel="00C13530">
          <w:rPr>
            <w:rFonts w:asciiTheme="minorEastAsia" w:hAnsiTheme="minorEastAsia" w:hint="eastAsia"/>
            <w:lang w:eastAsia="ko-KR"/>
          </w:rPr>
          <w:delText xml:space="preserve">여기서 학습할 내용은 </w:delText>
        </w:r>
        <w:r w:rsidRPr="001E083B" w:rsidDel="00C13530">
          <w:rPr>
            <w:rFonts w:asciiTheme="minorEastAsia" w:hAnsiTheme="minorEastAsia"/>
            <w:lang w:eastAsia="ko-KR"/>
          </w:rPr>
          <w:delText>“</w:delText>
        </w:r>
        <w:r w:rsidRPr="001E083B" w:rsidDel="00C13530">
          <w:rPr>
            <w:rFonts w:asciiTheme="minorEastAsia" w:hAnsiTheme="minorEastAsia" w:hint="eastAsia"/>
            <w:lang w:eastAsia="ko-KR"/>
          </w:rPr>
          <w:delText>바퀴를 재발명하는 것</w:delText>
        </w:r>
        <w:r w:rsidDel="00C13530">
          <w:rPr>
            <w:rFonts w:asciiTheme="minorEastAsia" w:hAnsiTheme="minorEastAsia" w:hint="eastAsia"/>
            <w:lang w:eastAsia="ko-KR"/>
          </w:rPr>
          <w:delText>(reinventing the wheel)</w:delText>
        </w:r>
        <w:r w:rsidRPr="001E083B" w:rsidDel="00C13530">
          <w:rPr>
            <w:rFonts w:asciiTheme="minorEastAsia" w:hAnsiTheme="minorEastAsia"/>
            <w:lang w:eastAsia="ko-KR"/>
          </w:rPr>
          <w:delText>”</w:delText>
        </w:r>
        <w:r w:rsidRPr="001E083B" w:rsidDel="00C13530">
          <w:rPr>
            <w:rFonts w:asciiTheme="minorEastAsia" w:hAnsiTheme="minorEastAsia" w:hint="eastAsia"/>
            <w:lang w:eastAsia="ko-KR"/>
          </w:rPr>
          <w:delText>을 회피하는 방법입니다.</w:delText>
        </w:r>
      </w:del>
    </w:p>
    <w:p w:rsidR="00CF6B85" w:rsidRDefault="00E80AEF">
      <w:pPr>
        <w:pStyle w:val="affc"/>
        <w:numPr>
          <w:ilvl w:val="0"/>
          <w:numId w:val="36"/>
        </w:numPr>
        <w:ind w:leftChars="0"/>
        <w:rPr>
          <w:del w:id="9866" w:author="박윤수" w:date="2014-08-23T00:15:00Z"/>
          <w:b/>
          <w:color w:val="0070C0"/>
          <w:sz w:val="24"/>
          <w:lang w:eastAsia="ko-KR"/>
          <w:rPrChange w:id="9867" w:author="이은정" w:date="2014-08-22T16:43:00Z">
            <w:rPr>
              <w:del w:id="9868" w:author="박윤수" w:date="2014-08-23T00:15:00Z"/>
              <w:b/>
              <w:sz w:val="24"/>
              <w:lang w:eastAsia="ko-KR"/>
            </w:rPr>
          </w:rPrChange>
        </w:rPr>
      </w:pPr>
      <w:del w:id="9869" w:author="박윤수" w:date="2014-08-23T00:15:00Z">
        <w:r w:rsidRPr="00E80AEF">
          <w:rPr>
            <w:b/>
            <w:color w:val="0070C0"/>
            <w:sz w:val="24"/>
            <w:lang w:eastAsia="ko-KR"/>
            <w:rPrChange w:id="9870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3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71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번의</w:delText>
        </w:r>
        <w:r w:rsidRPr="00E80AEF">
          <w:rPr>
            <w:b/>
            <w:color w:val="0070C0"/>
            <w:sz w:val="24"/>
            <w:lang w:eastAsia="ko-KR"/>
            <w:rPrChange w:id="9872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73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좌회전은</w:delText>
        </w:r>
        <w:r w:rsidRPr="00E80AEF">
          <w:rPr>
            <w:b/>
            <w:color w:val="0070C0"/>
            <w:sz w:val="24"/>
            <w:lang w:eastAsia="ko-KR"/>
            <w:rPrChange w:id="9874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75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한번의</w:delText>
        </w:r>
        <w:r w:rsidRPr="00E80AEF">
          <w:rPr>
            <w:b/>
            <w:color w:val="0070C0"/>
            <w:sz w:val="24"/>
            <w:lang w:eastAsia="ko-KR"/>
            <w:rPrChange w:id="9876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77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우회전을</w:delText>
        </w:r>
        <w:r w:rsidRPr="00E80AEF">
          <w:rPr>
            <w:b/>
            <w:color w:val="0070C0"/>
            <w:sz w:val="24"/>
            <w:lang w:eastAsia="ko-KR"/>
            <w:rPrChange w:id="9878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879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기억하세요</w:delText>
        </w:r>
        <w:r w:rsidRPr="00E80AEF">
          <w:rPr>
            <w:b/>
            <w:color w:val="0070C0"/>
            <w:sz w:val="24"/>
            <w:lang w:eastAsia="ko-KR"/>
            <w:rPrChange w:id="9880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.</w:delText>
        </w:r>
      </w:del>
    </w:p>
    <w:p w:rsidR="00CF6B85" w:rsidRDefault="001E083B">
      <w:pPr>
        <w:rPr>
          <w:del w:id="9881" w:author="박윤수" w:date="2014-08-23T00:15:00Z"/>
          <w:sz w:val="24"/>
          <w:lang w:eastAsia="ko-KR"/>
        </w:rPr>
      </w:pPr>
      <w:del w:id="9882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turn_right() </w:delText>
        </w:r>
        <w:r w:rsidDel="00C13530">
          <w:rPr>
            <w:rFonts w:hint="eastAsia"/>
            <w:sz w:val="24"/>
            <w:lang w:eastAsia="ko-KR"/>
          </w:rPr>
          <w:delText>명령문을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기억해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보세요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1E083B">
      <w:pPr>
        <w:rPr>
          <w:del w:id="9883" w:author="박윤수" w:date="2014-08-23T00:15:00Z"/>
          <w:sz w:val="24"/>
          <w:lang w:eastAsia="ko-KR"/>
        </w:rPr>
        <w:pPrChange w:id="9884" w:author="박윤수" w:date="2014-08-23T00:18:00Z">
          <w:pPr>
            <w:spacing w:after="0"/>
          </w:pPr>
        </w:pPrChange>
      </w:pPr>
      <w:del w:id="9885" w:author="박윤수" w:date="2014-08-23T00:15:00Z">
        <w:r w:rsidRPr="001E083B" w:rsidDel="00C13530">
          <w:rPr>
            <w:color w:val="0070C0"/>
            <w:sz w:val="24"/>
            <w:lang w:eastAsia="ko-KR"/>
          </w:rPr>
          <w:delText>def</w:delText>
        </w:r>
      </w:del>
      <w:ins w:id="9886" w:author="이은정" w:date="2014-08-22T14:42:00Z">
        <w:del w:id="9887" w:author="박윤수" w:date="2014-08-23T00:15:00Z">
          <w:r w:rsidR="00BC6A53" w:rsidRPr="00BC6A53" w:rsidDel="00C13530">
            <w:rPr>
              <w:color w:val="0070C0"/>
              <w:sz w:val="24"/>
              <w:lang w:eastAsia="ko-KR"/>
            </w:rPr>
            <w:delText>def</w:delText>
          </w:r>
        </w:del>
      </w:ins>
      <w:del w:id="9888" w:author="박윤수" w:date="2014-08-23T00:15:00Z">
        <w:r w:rsidRPr="001E083B" w:rsidDel="00C13530">
          <w:rPr>
            <w:sz w:val="24"/>
            <w:lang w:eastAsia="ko-KR"/>
          </w:rPr>
          <w:delText xml:space="preserve"> turn_right():</w:delText>
        </w:r>
      </w:del>
    </w:p>
    <w:p w:rsidR="00000000" w:rsidRDefault="001E083B">
      <w:pPr>
        <w:rPr>
          <w:del w:id="9889" w:author="박윤수" w:date="2014-08-23T00:15:00Z"/>
          <w:sz w:val="24"/>
          <w:lang w:eastAsia="ko-KR"/>
        </w:rPr>
        <w:pPrChange w:id="9890" w:author="박윤수" w:date="2014-08-23T00:18:00Z">
          <w:pPr>
            <w:spacing w:after="0"/>
          </w:pPr>
        </w:pPrChange>
      </w:pPr>
      <w:del w:id="9891" w:author="박윤수" w:date="2014-08-23T00:15:00Z">
        <w:r w:rsidRPr="001E083B" w:rsidDel="00C13530">
          <w:rPr>
            <w:sz w:val="24"/>
            <w:lang w:eastAsia="ko-KR"/>
          </w:rPr>
          <w:delText xml:space="preserve">    </w:delText>
        </w:r>
        <w:r w:rsidR="00DB6E7D" w:rsidDel="00C13530">
          <w:rPr>
            <w:rFonts w:hint="eastAsia"/>
            <w:sz w:val="24"/>
            <w:lang w:eastAsia="ko-KR"/>
          </w:rPr>
          <w:delText xml:space="preserve">  </w:delText>
        </w:r>
        <w:r w:rsidRPr="001E083B" w:rsidDel="00C13530">
          <w:rPr>
            <w:sz w:val="24"/>
            <w:lang w:eastAsia="ko-KR"/>
          </w:rPr>
          <w:delText>turn_left()</w:delText>
        </w:r>
      </w:del>
    </w:p>
    <w:p w:rsidR="00000000" w:rsidRDefault="001E083B">
      <w:pPr>
        <w:rPr>
          <w:del w:id="9892" w:author="박윤수" w:date="2014-08-23T00:15:00Z"/>
          <w:sz w:val="24"/>
          <w:lang w:eastAsia="ko-KR"/>
        </w:rPr>
        <w:pPrChange w:id="9893" w:author="박윤수" w:date="2014-08-23T00:18:00Z">
          <w:pPr>
            <w:spacing w:after="0"/>
          </w:pPr>
        </w:pPrChange>
      </w:pPr>
      <w:del w:id="9894" w:author="박윤수" w:date="2014-08-23T00:15:00Z">
        <w:r w:rsidRPr="001E083B" w:rsidDel="00C13530">
          <w:rPr>
            <w:sz w:val="24"/>
            <w:lang w:eastAsia="ko-KR"/>
          </w:rPr>
          <w:delText xml:space="preserve">  </w:delText>
        </w:r>
        <w:r w:rsidR="00DB6E7D" w:rsidDel="00C13530">
          <w:rPr>
            <w:rFonts w:hint="eastAsia"/>
            <w:sz w:val="24"/>
            <w:lang w:eastAsia="ko-KR"/>
          </w:rPr>
          <w:delText xml:space="preserve">  </w:delText>
        </w:r>
        <w:r w:rsidRPr="001E083B" w:rsidDel="00C13530">
          <w:rPr>
            <w:sz w:val="24"/>
            <w:lang w:eastAsia="ko-KR"/>
          </w:rPr>
          <w:delText xml:space="preserve">  turn_left()</w:delText>
        </w:r>
      </w:del>
    </w:p>
    <w:p w:rsidR="00CF6B85" w:rsidRDefault="001E083B">
      <w:pPr>
        <w:rPr>
          <w:del w:id="9895" w:author="박윤수" w:date="2014-08-23T00:15:00Z"/>
          <w:sz w:val="24"/>
          <w:lang w:eastAsia="ko-KR"/>
        </w:rPr>
      </w:pPr>
      <w:del w:id="9896" w:author="박윤수" w:date="2014-08-23T00:15:00Z">
        <w:r w:rsidRPr="001E083B" w:rsidDel="00C13530">
          <w:rPr>
            <w:sz w:val="24"/>
            <w:lang w:eastAsia="ko-KR"/>
          </w:rPr>
          <w:delText xml:space="preserve">   </w:delText>
        </w:r>
        <w:r w:rsidR="00DB6E7D" w:rsidDel="00C13530">
          <w:rPr>
            <w:rFonts w:hint="eastAsia"/>
            <w:sz w:val="24"/>
            <w:lang w:eastAsia="ko-KR"/>
          </w:rPr>
          <w:delText xml:space="preserve">  </w:delText>
        </w:r>
        <w:r w:rsidRPr="001E083B" w:rsidDel="00C13530">
          <w:rPr>
            <w:sz w:val="24"/>
            <w:lang w:eastAsia="ko-KR"/>
          </w:rPr>
          <w:delText xml:space="preserve"> turn_left()</w:delText>
        </w:r>
      </w:del>
    </w:p>
    <w:p w:rsidR="00CF6B85" w:rsidRDefault="001E083B">
      <w:pPr>
        <w:rPr>
          <w:del w:id="9897" w:author="박윤수" w:date="2014-08-23T00:15:00Z"/>
          <w:sz w:val="24"/>
          <w:lang w:eastAsia="ko-KR"/>
        </w:rPr>
      </w:pPr>
      <w:del w:id="9898" w:author="박윤수" w:date="2014-08-23T00:15:00Z">
        <w:r w:rsidDel="00C13530">
          <w:rPr>
            <w:rFonts w:hint="eastAsia"/>
            <w:sz w:val="24"/>
            <w:lang w:eastAsia="ko-KR"/>
          </w:rPr>
          <w:delText>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함수를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작성한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R="00D84D69" w:rsidDel="00C13530">
          <w:rPr>
            <w:rFonts w:hint="eastAsia"/>
            <w:sz w:val="24"/>
            <w:lang w:eastAsia="ko-KR"/>
          </w:rPr>
          <w:delText>리봇</w:delText>
        </w:r>
        <w:r w:rsidR="00D84D69" w:rsidDel="00C13530">
          <w:rPr>
            <w:sz w:val="24"/>
            <w:lang w:eastAsia="ko-KR"/>
          </w:rPr>
          <w:delText>이</w:delText>
        </w:r>
      </w:del>
      <w:ins w:id="9899" w:author="이은정" w:date="2014-08-22T10:42:00Z">
        <w:del w:id="9900" w:author="박윤수" w:date="2014-08-23T00:15:00Z">
          <w:r w:rsidR="005A42A0" w:rsidDel="00C13530">
            <w:rPr>
              <w:rFonts w:hint="eastAsia"/>
              <w:sz w:val="24"/>
              <w:lang w:eastAsia="ko-KR"/>
            </w:rPr>
            <w:delText>리보그</w:delText>
          </w:r>
          <w:r w:rsidR="005A42A0" w:rsidDel="00C13530">
            <w:rPr>
              <w:sz w:val="24"/>
              <w:lang w:eastAsia="ko-KR"/>
            </w:rPr>
            <w:delText>가</w:delText>
          </w:r>
        </w:del>
      </w:ins>
      <w:del w:id="9901" w:author="박윤수" w:date="2014-08-23T00:15:00Z"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우회전을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때마다</w:delText>
        </w:r>
        <w:r w:rsidDel="00C13530">
          <w:rPr>
            <w:rFonts w:hint="eastAsia"/>
            <w:sz w:val="24"/>
            <w:lang w:eastAsia="ko-KR"/>
          </w:rPr>
          <w:delText xml:space="preserve"> 3</w:delText>
        </w:r>
        <w:r w:rsidDel="00C13530">
          <w:rPr>
            <w:rFonts w:hint="eastAsia"/>
            <w:sz w:val="24"/>
            <w:lang w:eastAsia="ko-KR"/>
          </w:rPr>
          <w:delText>번</w:delText>
        </w:r>
        <w:r w:rsidDel="00C13530">
          <w:rPr>
            <w:rFonts w:hint="eastAsia"/>
            <w:sz w:val="24"/>
            <w:lang w:eastAsia="ko-KR"/>
          </w:rPr>
          <w:delText xml:space="preserve">  turn_left() </w:delText>
        </w:r>
        <w:r w:rsidDel="00C13530">
          <w:rPr>
            <w:rFonts w:hint="eastAsia"/>
            <w:sz w:val="24"/>
            <w:lang w:eastAsia="ko-KR"/>
          </w:rPr>
          <w:delText>명령어를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타이핑하는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회피하기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위해서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입니다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하지만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여전히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반복이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많습니다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왜냐하면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거의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매번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새로운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프로그램을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작성할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때마다</w:delText>
        </w:r>
        <w:r w:rsidDel="00C13530">
          <w:rPr>
            <w:rFonts w:hint="eastAsia"/>
            <w:sz w:val="24"/>
            <w:lang w:eastAsia="ko-KR"/>
          </w:rPr>
          <w:delText xml:space="preserve">, turn_right() </w:delText>
        </w:r>
        <w:r w:rsidDel="00C13530">
          <w:rPr>
            <w:rFonts w:hint="eastAsia"/>
            <w:sz w:val="24"/>
            <w:lang w:eastAsia="ko-KR"/>
          </w:rPr>
          <w:delText>명령문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함수를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정의해야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하기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때문입니다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하지만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이러한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반복을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회피하는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방법이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있습니다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다음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프로그램을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작성해서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실행해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보세요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E80AEF">
      <w:pPr>
        <w:rPr>
          <w:ins w:id="9902" w:author="이은정" w:date="2014-08-22T15:30:00Z"/>
          <w:del w:id="9903" w:author="박윤수" w:date="2014-08-23T00:15:00Z"/>
          <w:sz w:val="24"/>
          <w:lang w:eastAsia="ko-KR"/>
        </w:rPr>
        <w:pPrChange w:id="9904" w:author="박윤수" w:date="2014-08-23T00:18:00Z">
          <w:pPr>
            <w:spacing w:after="0"/>
          </w:pPr>
        </w:pPrChange>
      </w:pPr>
      <w:del w:id="9905" w:author="박윤수" w:date="2014-08-23T00:15:00Z">
        <w:r w:rsidRPr="00E80AEF">
          <w:rPr>
            <w:color w:val="0070C0"/>
            <w:sz w:val="24"/>
            <w:lang w:eastAsia="ko-KR"/>
            <w:rPrChange w:id="9906" w:author="이은정" w:date="2014-08-22T15:30:00Z">
              <w:rPr>
                <w:color w:val="0000FF"/>
                <w:sz w:val="24"/>
                <w:u w:val="single"/>
                <w:lang w:eastAsia="ko-KR"/>
              </w:rPr>
            </w:rPrChange>
          </w:rPr>
          <w:delText>from</w:delText>
        </w:r>
        <w:r w:rsidR="001E083B" w:rsidRPr="001E083B" w:rsidDel="00C13530">
          <w:rPr>
            <w:sz w:val="24"/>
            <w:lang w:eastAsia="ko-KR"/>
          </w:rPr>
          <w:delText xml:space="preserve"> useful </w:delText>
        </w:r>
        <w:r w:rsidRPr="00E80AEF">
          <w:rPr>
            <w:color w:val="0070C0"/>
            <w:sz w:val="24"/>
            <w:lang w:eastAsia="ko-KR"/>
            <w:rPrChange w:id="9907" w:author="이은정" w:date="2014-08-22T15:30:00Z">
              <w:rPr>
                <w:color w:val="0000FF"/>
                <w:sz w:val="24"/>
                <w:u w:val="single"/>
                <w:lang w:eastAsia="ko-KR"/>
              </w:rPr>
            </w:rPrChange>
          </w:rPr>
          <w:delText>import</w:delText>
        </w:r>
        <w:r w:rsidR="001E083B" w:rsidRPr="001E083B" w:rsidDel="00C13530">
          <w:rPr>
            <w:sz w:val="24"/>
            <w:lang w:eastAsia="ko-KR"/>
          </w:rPr>
          <w:delText xml:space="preserve"> turn_right</w:delText>
        </w:r>
      </w:del>
    </w:p>
    <w:p w:rsidR="00000000" w:rsidRDefault="00AF7365">
      <w:pPr>
        <w:rPr>
          <w:del w:id="9908" w:author="박윤수" w:date="2014-08-23T00:15:00Z"/>
          <w:sz w:val="24"/>
          <w:lang w:eastAsia="ko-KR"/>
        </w:rPr>
        <w:pPrChange w:id="9909" w:author="박윤수" w:date="2014-08-23T00:18:00Z">
          <w:pPr>
            <w:spacing w:after="0"/>
          </w:pPr>
        </w:pPrChange>
      </w:pPr>
    </w:p>
    <w:p w:rsidR="00000000" w:rsidRDefault="001E083B">
      <w:pPr>
        <w:rPr>
          <w:del w:id="9910" w:author="박윤수" w:date="2014-08-23T00:15:00Z"/>
          <w:sz w:val="24"/>
          <w:lang w:eastAsia="ko-KR"/>
        </w:rPr>
        <w:pPrChange w:id="9911" w:author="박윤수" w:date="2014-08-23T00:18:00Z">
          <w:pPr>
            <w:spacing w:after="0"/>
          </w:pPr>
        </w:pPrChange>
      </w:pPr>
      <w:del w:id="9912" w:author="박윤수" w:date="2014-08-23T00:15:00Z">
        <w:r w:rsidRPr="001E083B" w:rsidDel="00C13530">
          <w:rPr>
            <w:sz w:val="24"/>
            <w:lang w:eastAsia="ko-KR"/>
          </w:rPr>
          <w:delText>turn_right()</w:delText>
        </w:r>
      </w:del>
    </w:p>
    <w:p w:rsidR="00CF6B85" w:rsidRDefault="001E083B">
      <w:pPr>
        <w:rPr>
          <w:del w:id="9913" w:author="박윤수" w:date="2014-08-23T00:15:00Z"/>
          <w:sz w:val="24"/>
          <w:lang w:eastAsia="ko-KR"/>
        </w:rPr>
      </w:pPr>
      <w:del w:id="9914" w:author="박윤수" w:date="2014-08-23T00:15:00Z">
        <w:r w:rsidRPr="001E083B" w:rsidDel="00C13530">
          <w:rPr>
            <w:sz w:val="24"/>
            <w:lang w:eastAsia="ko-KR"/>
          </w:rPr>
          <w:delText>turn_off()</w:delText>
        </w:r>
      </w:del>
    </w:p>
    <w:p w:rsidR="00CF6B85" w:rsidRDefault="00E80AEF">
      <w:pPr>
        <w:pStyle w:val="affc"/>
        <w:numPr>
          <w:ilvl w:val="0"/>
          <w:numId w:val="36"/>
        </w:numPr>
        <w:ind w:leftChars="0"/>
        <w:rPr>
          <w:del w:id="9915" w:author="박윤수" w:date="2014-08-23T00:15:00Z"/>
          <w:b/>
          <w:color w:val="0070C0"/>
          <w:sz w:val="24"/>
          <w:lang w:eastAsia="ko-KR"/>
          <w:rPrChange w:id="9916" w:author="이은정" w:date="2014-08-22T16:43:00Z">
            <w:rPr>
              <w:del w:id="9917" w:author="박윤수" w:date="2014-08-23T00:15:00Z"/>
              <w:b/>
              <w:sz w:val="24"/>
              <w:lang w:eastAsia="ko-KR"/>
            </w:rPr>
          </w:rPrChange>
        </w:rPr>
      </w:pPr>
      <w:del w:id="9918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9919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유용한</w:delText>
        </w:r>
        <w:r w:rsidRPr="00E80AEF">
          <w:rPr>
            <w:b/>
            <w:color w:val="0070C0"/>
            <w:sz w:val="24"/>
            <w:lang w:eastAsia="ko-KR"/>
            <w:rPrChange w:id="9920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921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것에</w:delText>
        </w:r>
        <w:r w:rsidRPr="00E80AEF">
          <w:rPr>
            <w:b/>
            <w:color w:val="0070C0"/>
            <w:sz w:val="24"/>
            <w:lang w:eastAsia="ko-KR"/>
            <w:rPrChange w:id="9922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9923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관해서</w:delText>
        </w:r>
        <w:r w:rsidRPr="00E80AEF">
          <w:rPr>
            <w:b/>
            <w:color w:val="0070C0"/>
            <w:sz w:val="24"/>
            <w:lang w:eastAsia="ko-KR"/>
            <w:rPrChange w:id="9924" w:author="이은정" w:date="2014-08-22T16:43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(About useful)</w:delText>
        </w:r>
      </w:del>
    </w:p>
    <w:p w:rsidR="00CF6B85" w:rsidRDefault="00CC465C">
      <w:pPr>
        <w:rPr>
          <w:del w:id="9925" w:author="박윤수" w:date="2014-08-23T00:15:00Z"/>
          <w:sz w:val="24"/>
          <w:lang w:eastAsia="ko-KR"/>
        </w:rPr>
      </w:pPr>
      <w:del w:id="9926" w:author="박윤수" w:date="2014-08-23T00:15:00Z">
        <w:r w:rsidDel="00C13530">
          <w:rPr>
            <w:rFonts w:hint="eastAsia"/>
            <w:sz w:val="24"/>
            <w:lang w:eastAsia="ko-KR"/>
          </w:rPr>
          <w:delText>새로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정의한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명령문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함수를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포함하는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sz w:val="24"/>
            <w:lang w:eastAsia="ko-KR"/>
          </w:rPr>
          <w:delText>“</w:delText>
        </w:r>
        <w:r w:rsidDel="00C13530">
          <w:rPr>
            <w:rFonts w:hint="eastAsia"/>
            <w:sz w:val="24"/>
            <w:lang w:eastAsia="ko-KR"/>
          </w:rPr>
          <w:delText>useful</w:delText>
        </w:r>
        <w:r w:rsidDel="00C13530">
          <w:rPr>
            <w:sz w:val="24"/>
            <w:lang w:eastAsia="ko-KR"/>
          </w:rPr>
          <w:delText>”</w:delText>
        </w:r>
        <w:r w:rsidDel="00C13530">
          <w:rPr>
            <w:rFonts w:hint="eastAsia"/>
            <w:sz w:val="24"/>
            <w:lang w:eastAsia="ko-KR"/>
          </w:rPr>
          <w:delText>이라는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모듈을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여러분을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위해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제가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만들었습니다</w:delText>
        </w:r>
        <w:r w:rsidDel="00C13530">
          <w:rPr>
            <w:rFonts w:hint="eastAsia"/>
            <w:sz w:val="24"/>
            <w:lang w:eastAsia="ko-KR"/>
          </w:rPr>
          <w:delText xml:space="preserve">. </w:delText>
        </w:r>
        <w:r w:rsidDel="00C13530">
          <w:rPr>
            <w:rFonts w:hint="eastAsia"/>
            <w:sz w:val="24"/>
            <w:lang w:eastAsia="ko-KR"/>
          </w:rPr>
          <w:delText>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새로운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명령문이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수행하는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것을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설명하기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보다</w:delText>
        </w:r>
        <w:r w:rsidDel="00C13530">
          <w:rPr>
            <w:rFonts w:hint="eastAsia"/>
            <w:sz w:val="24"/>
            <w:lang w:eastAsia="ko-KR"/>
          </w:rPr>
          <w:delText xml:space="preserve">, </w:delText>
        </w:r>
        <w:r w:rsidDel="00C13530">
          <w:rPr>
            <w:rFonts w:hint="eastAsia"/>
            <w:sz w:val="24"/>
            <w:lang w:eastAsia="ko-KR"/>
          </w:rPr>
          <w:delText>다음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화면에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상응하는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간단한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프로그램이</w:delText>
        </w:r>
        <w:r w:rsidDel="00C13530">
          <w:rPr>
            <w:rFonts w:hint="eastAsia"/>
            <w:sz w:val="24"/>
            <w:lang w:eastAsia="ko-KR"/>
          </w:rPr>
          <w:delText xml:space="preserve"> </w:delText>
        </w:r>
        <w:r w:rsidDel="00C13530">
          <w:rPr>
            <w:rFonts w:hint="eastAsia"/>
            <w:sz w:val="24"/>
            <w:lang w:eastAsia="ko-KR"/>
          </w:rPr>
          <w:delText>있습니다</w:delText>
        </w:r>
        <w:r w:rsidDel="00C13530">
          <w:rPr>
            <w:rFonts w:hint="eastAsia"/>
            <w:sz w:val="24"/>
            <w:lang w:eastAsia="ko-KR"/>
          </w:rPr>
          <w:delText>.</w:delText>
        </w:r>
      </w:del>
    </w:p>
    <w:p w:rsidR="00000000" w:rsidRDefault="00E80AEF">
      <w:pPr>
        <w:rPr>
          <w:del w:id="9927" w:author="박윤수" w:date="2014-08-23T00:15:00Z"/>
          <w:sz w:val="24"/>
          <w:lang w:val="en-US" w:eastAsia="ko-KR"/>
        </w:rPr>
        <w:pPrChange w:id="9928" w:author="박윤수" w:date="2014-08-23T00:18:00Z">
          <w:pPr>
            <w:spacing w:after="0"/>
          </w:pPr>
        </w:pPrChange>
      </w:pPr>
      <w:del w:id="9929" w:author="박윤수" w:date="2014-08-23T00:15:00Z">
        <w:r w:rsidRPr="00E80AEF">
          <w:rPr>
            <w:color w:val="0070C0"/>
            <w:sz w:val="24"/>
            <w:lang w:val="en-US" w:eastAsia="ko-KR"/>
            <w:rPrChange w:id="9930" w:author="이은정" w:date="2014-08-22T15:31:00Z">
              <w:rPr>
                <w:color w:val="0000FF"/>
                <w:sz w:val="24"/>
                <w:u w:val="single"/>
                <w:lang w:val="en-US" w:eastAsia="ko-KR"/>
              </w:rPr>
            </w:rPrChange>
          </w:rPr>
          <w:delText>from</w:delText>
        </w:r>
        <w:r w:rsidR="00CC465C" w:rsidRPr="00521C04" w:rsidDel="00C13530">
          <w:rPr>
            <w:sz w:val="24"/>
            <w:lang w:val="en-US" w:eastAsia="ko-KR"/>
          </w:rPr>
          <w:delText xml:space="preserve"> useful </w:delText>
        </w:r>
        <w:r w:rsidRPr="00E80AEF">
          <w:rPr>
            <w:color w:val="0070C0"/>
            <w:sz w:val="24"/>
            <w:lang w:val="en-US" w:eastAsia="ko-KR"/>
            <w:rPrChange w:id="9931" w:author="이은정" w:date="2014-08-22T15:31:00Z">
              <w:rPr>
                <w:color w:val="0000FF"/>
                <w:sz w:val="24"/>
                <w:u w:val="single"/>
                <w:lang w:val="en-US" w:eastAsia="ko-KR"/>
              </w:rPr>
            </w:rPrChange>
          </w:rPr>
          <w:delText>import</w:delText>
        </w:r>
        <w:r w:rsidR="00CC465C" w:rsidRPr="00521C04" w:rsidDel="00C13530">
          <w:rPr>
            <w:sz w:val="24"/>
            <w:lang w:val="en-US" w:eastAsia="ko-KR"/>
          </w:rPr>
          <w:delText xml:space="preserve"> *</w:delText>
        </w:r>
      </w:del>
    </w:p>
    <w:p w:rsidR="00000000" w:rsidRDefault="00AF7365">
      <w:pPr>
        <w:rPr>
          <w:del w:id="9932" w:author="박윤수" w:date="2014-08-23T00:15:00Z"/>
          <w:sz w:val="24"/>
          <w:lang w:val="en-US" w:eastAsia="ko-KR"/>
        </w:rPr>
        <w:pPrChange w:id="9933" w:author="박윤수" w:date="2014-08-23T00:18:00Z">
          <w:pPr>
            <w:spacing w:after="0"/>
          </w:pPr>
        </w:pPrChange>
      </w:pPr>
    </w:p>
    <w:p w:rsidR="00000000" w:rsidRDefault="00CC465C">
      <w:pPr>
        <w:rPr>
          <w:del w:id="9934" w:author="박윤수" w:date="2014-08-23T00:15:00Z"/>
          <w:sz w:val="24"/>
          <w:lang w:val="en-US" w:eastAsia="ko-KR"/>
        </w:rPr>
        <w:pPrChange w:id="9935" w:author="박윤수" w:date="2014-08-23T00:18:00Z">
          <w:pPr>
            <w:spacing w:after="0"/>
          </w:pPr>
        </w:pPrChange>
      </w:pPr>
      <w:del w:id="9936" w:author="박윤수" w:date="2014-08-23T00:15:00Z">
        <w:r w:rsidRPr="00521C04" w:rsidDel="00C13530">
          <w:rPr>
            <w:sz w:val="24"/>
            <w:lang w:val="en-US" w:eastAsia="ko-KR"/>
          </w:rPr>
          <w:delText>turn_left()</w:delText>
        </w:r>
      </w:del>
    </w:p>
    <w:p w:rsidR="00000000" w:rsidRDefault="00CC465C">
      <w:pPr>
        <w:rPr>
          <w:del w:id="9937" w:author="박윤수" w:date="2014-08-23T00:15:00Z"/>
          <w:sz w:val="24"/>
          <w:lang w:val="en-US" w:eastAsia="ko-KR"/>
        </w:rPr>
        <w:pPrChange w:id="9938" w:author="박윤수" w:date="2014-08-23T00:18:00Z">
          <w:pPr>
            <w:spacing w:after="0"/>
          </w:pPr>
        </w:pPrChange>
      </w:pPr>
      <w:del w:id="9939" w:author="박윤수" w:date="2014-08-23T00:15:00Z">
        <w:r w:rsidRPr="00521C04" w:rsidDel="00C13530">
          <w:rPr>
            <w:sz w:val="24"/>
            <w:lang w:val="en-US" w:eastAsia="ko-KR"/>
          </w:rPr>
          <w:delText>move()</w:delText>
        </w:r>
      </w:del>
    </w:p>
    <w:p w:rsidR="00000000" w:rsidRDefault="00CC465C">
      <w:pPr>
        <w:rPr>
          <w:del w:id="9940" w:author="박윤수" w:date="2014-08-23T00:15:00Z"/>
          <w:sz w:val="24"/>
          <w:lang w:val="en-US" w:eastAsia="ko-KR"/>
        </w:rPr>
        <w:pPrChange w:id="9941" w:author="박윤수" w:date="2014-08-23T00:18:00Z">
          <w:pPr>
            <w:spacing w:after="0"/>
          </w:pPr>
        </w:pPrChange>
      </w:pPr>
      <w:del w:id="9942" w:author="박윤수" w:date="2014-08-23T00:15:00Z">
        <w:r w:rsidRPr="00521C04" w:rsidDel="00C13530">
          <w:rPr>
            <w:sz w:val="24"/>
            <w:lang w:val="en-US" w:eastAsia="ko-KR"/>
          </w:rPr>
          <w:delText>set_trace_style(1, 'red')</w:delText>
        </w:r>
      </w:del>
    </w:p>
    <w:p w:rsidR="00000000" w:rsidRDefault="00CC465C">
      <w:pPr>
        <w:rPr>
          <w:del w:id="9943" w:author="박윤수" w:date="2014-08-23T00:15:00Z"/>
          <w:sz w:val="24"/>
          <w:lang w:val="en-US" w:eastAsia="ko-KR"/>
        </w:rPr>
        <w:pPrChange w:id="9944" w:author="박윤수" w:date="2014-08-23T00:18:00Z">
          <w:pPr>
            <w:spacing w:after="0"/>
          </w:pPr>
        </w:pPrChange>
      </w:pPr>
      <w:del w:id="9945" w:author="박윤수" w:date="2014-08-23T00:15:00Z">
        <w:r w:rsidRPr="00521C04" w:rsidDel="00C13530">
          <w:rPr>
            <w:sz w:val="24"/>
            <w:lang w:val="en-US" w:eastAsia="ko-KR"/>
          </w:rPr>
          <w:delText>turn_right()</w:delText>
        </w:r>
      </w:del>
    </w:p>
    <w:p w:rsidR="00000000" w:rsidRDefault="00CC465C">
      <w:pPr>
        <w:rPr>
          <w:del w:id="9946" w:author="박윤수" w:date="2014-08-23T00:15:00Z"/>
          <w:sz w:val="24"/>
          <w:lang w:val="en-US" w:eastAsia="ko-KR"/>
        </w:rPr>
        <w:pPrChange w:id="9947" w:author="박윤수" w:date="2014-08-23T00:18:00Z">
          <w:pPr>
            <w:spacing w:after="0"/>
          </w:pPr>
        </w:pPrChange>
      </w:pPr>
      <w:del w:id="9948" w:author="박윤수" w:date="2014-08-23T00:15:00Z">
        <w:r w:rsidRPr="00521C04" w:rsidDel="00C13530">
          <w:rPr>
            <w:sz w:val="24"/>
            <w:lang w:val="en-US" w:eastAsia="ko-KR"/>
          </w:rPr>
          <w:delText>set_trace_style(2, 'blue')</w:delText>
        </w:r>
      </w:del>
    </w:p>
    <w:p w:rsidR="00000000" w:rsidRDefault="00CC465C">
      <w:pPr>
        <w:rPr>
          <w:del w:id="9949" w:author="박윤수" w:date="2014-08-23T00:15:00Z"/>
          <w:sz w:val="24"/>
          <w:lang w:val="en-US" w:eastAsia="ko-KR"/>
        </w:rPr>
        <w:pPrChange w:id="9950" w:author="박윤수" w:date="2014-08-23T00:18:00Z">
          <w:pPr>
            <w:spacing w:after="0"/>
          </w:pPr>
        </w:pPrChange>
      </w:pPr>
      <w:del w:id="9951" w:author="박윤수" w:date="2014-08-23T00:15:00Z">
        <w:r w:rsidRPr="00521C04" w:rsidDel="00C13530">
          <w:rPr>
            <w:sz w:val="24"/>
            <w:lang w:val="en-US" w:eastAsia="ko-KR"/>
          </w:rPr>
          <w:delText>move()</w:delText>
        </w:r>
      </w:del>
    </w:p>
    <w:p w:rsidR="00000000" w:rsidRDefault="00CC465C">
      <w:pPr>
        <w:rPr>
          <w:del w:id="9952" w:author="박윤수" w:date="2014-08-23T00:15:00Z"/>
          <w:sz w:val="24"/>
          <w:lang w:val="en-US" w:eastAsia="ko-KR"/>
        </w:rPr>
        <w:pPrChange w:id="9953" w:author="박윤수" w:date="2014-08-23T00:18:00Z">
          <w:pPr>
            <w:spacing w:after="0"/>
          </w:pPr>
        </w:pPrChange>
      </w:pPr>
      <w:del w:id="9954" w:author="박윤수" w:date="2014-08-23T00:15:00Z">
        <w:r w:rsidRPr="00521C04" w:rsidDel="00C13530">
          <w:rPr>
            <w:sz w:val="24"/>
            <w:lang w:val="en-US" w:eastAsia="ko-KR"/>
          </w:rPr>
          <w:delText>set_trace_style(1, 'green')</w:delText>
        </w:r>
      </w:del>
    </w:p>
    <w:p w:rsidR="00000000" w:rsidRDefault="00CC465C">
      <w:pPr>
        <w:rPr>
          <w:del w:id="9955" w:author="박윤수" w:date="2014-08-23T00:15:00Z"/>
          <w:sz w:val="24"/>
          <w:lang w:val="en-US" w:eastAsia="ko-KR"/>
        </w:rPr>
        <w:pPrChange w:id="9956" w:author="박윤수" w:date="2014-08-23T00:18:00Z">
          <w:pPr>
            <w:spacing w:after="0"/>
          </w:pPr>
        </w:pPrChange>
      </w:pPr>
      <w:del w:id="9957" w:author="박윤수" w:date="2014-08-23T00:15:00Z">
        <w:r w:rsidRPr="00521C04" w:rsidDel="00C13530">
          <w:rPr>
            <w:sz w:val="24"/>
            <w:lang w:val="en-US" w:eastAsia="ko-KR"/>
          </w:rPr>
          <w:delText>climb_up_east()</w:delText>
        </w:r>
      </w:del>
    </w:p>
    <w:p w:rsidR="00000000" w:rsidRDefault="00CC465C">
      <w:pPr>
        <w:rPr>
          <w:del w:id="9958" w:author="박윤수" w:date="2014-08-23T00:15:00Z"/>
          <w:sz w:val="24"/>
          <w:lang w:val="en-US" w:eastAsia="ko-KR"/>
        </w:rPr>
        <w:pPrChange w:id="9959" w:author="박윤수" w:date="2014-08-23T00:18:00Z">
          <w:pPr>
            <w:spacing w:after="0"/>
          </w:pPr>
        </w:pPrChange>
      </w:pPr>
      <w:del w:id="9960" w:author="박윤수" w:date="2014-08-23T00:15:00Z">
        <w:r w:rsidRPr="00521C04" w:rsidDel="00C13530">
          <w:rPr>
            <w:sz w:val="24"/>
            <w:lang w:val="en-US" w:eastAsia="ko-KR"/>
          </w:rPr>
          <w:delText>set_trace_style(2, 'blue')</w:delText>
        </w:r>
      </w:del>
    </w:p>
    <w:p w:rsidR="00000000" w:rsidRDefault="00CC465C">
      <w:pPr>
        <w:rPr>
          <w:del w:id="9961" w:author="박윤수" w:date="2014-08-23T00:15:00Z"/>
          <w:sz w:val="24"/>
          <w:lang w:val="en-US" w:eastAsia="ko-KR"/>
        </w:rPr>
        <w:pPrChange w:id="9962" w:author="박윤수" w:date="2014-08-23T00:18:00Z">
          <w:pPr>
            <w:spacing w:after="0"/>
          </w:pPr>
        </w:pPrChange>
      </w:pPr>
      <w:del w:id="9963" w:author="박윤수" w:date="2014-08-23T00:15:00Z">
        <w:r w:rsidRPr="00521C04" w:rsidDel="00C13530">
          <w:rPr>
            <w:sz w:val="24"/>
            <w:lang w:val="en-US" w:eastAsia="ko-KR"/>
          </w:rPr>
          <w:delText>move()</w:delText>
        </w:r>
      </w:del>
    </w:p>
    <w:p w:rsidR="00000000" w:rsidRDefault="00CC465C">
      <w:pPr>
        <w:rPr>
          <w:del w:id="9964" w:author="박윤수" w:date="2014-08-23T00:15:00Z"/>
          <w:sz w:val="24"/>
          <w:lang w:val="en-US" w:eastAsia="ko-KR"/>
        </w:rPr>
        <w:pPrChange w:id="9965" w:author="박윤수" w:date="2014-08-23T00:18:00Z">
          <w:pPr>
            <w:spacing w:after="0"/>
          </w:pPr>
        </w:pPrChange>
      </w:pPr>
      <w:del w:id="9966" w:author="박윤수" w:date="2014-08-23T00:15:00Z">
        <w:r w:rsidRPr="00521C04" w:rsidDel="00C13530">
          <w:rPr>
            <w:sz w:val="24"/>
            <w:lang w:val="en-US" w:eastAsia="ko-KR"/>
          </w:rPr>
          <w:delText>set_trace_style(1, 'orange')</w:delText>
        </w:r>
      </w:del>
    </w:p>
    <w:p w:rsidR="00000000" w:rsidRDefault="00CC465C">
      <w:pPr>
        <w:rPr>
          <w:del w:id="9967" w:author="박윤수" w:date="2014-08-23T00:15:00Z"/>
          <w:sz w:val="24"/>
          <w:lang w:val="en-US" w:eastAsia="ko-KR"/>
        </w:rPr>
        <w:pPrChange w:id="9968" w:author="박윤수" w:date="2014-08-23T00:18:00Z">
          <w:pPr>
            <w:spacing w:after="0"/>
          </w:pPr>
        </w:pPrChange>
      </w:pPr>
      <w:del w:id="9969" w:author="박윤수" w:date="2014-08-23T00:15:00Z">
        <w:r w:rsidRPr="00521C04" w:rsidDel="00C13530">
          <w:rPr>
            <w:sz w:val="24"/>
            <w:lang w:val="en-US" w:eastAsia="ko-KR"/>
          </w:rPr>
          <w:delText>turn_around()</w:delText>
        </w:r>
      </w:del>
    </w:p>
    <w:p w:rsidR="00000000" w:rsidRDefault="00CC465C">
      <w:pPr>
        <w:rPr>
          <w:del w:id="9970" w:author="박윤수" w:date="2014-08-23T00:15:00Z"/>
          <w:sz w:val="24"/>
          <w:lang w:val="en-US" w:eastAsia="ko-KR"/>
        </w:rPr>
        <w:pPrChange w:id="9971" w:author="박윤수" w:date="2014-08-23T00:18:00Z">
          <w:pPr>
            <w:spacing w:after="0"/>
          </w:pPr>
        </w:pPrChange>
      </w:pPr>
      <w:del w:id="9972" w:author="박윤수" w:date="2014-08-23T00:15:00Z">
        <w:r w:rsidRPr="00521C04" w:rsidDel="00C13530">
          <w:rPr>
            <w:sz w:val="24"/>
            <w:lang w:val="en-US" w:eastAsia="ko-KR"/>
          </w:rPr>
          <w:delText>set_trace_style(2, 'sea green')</w:delText>
        </w:r>
      </w:del>
    </w:p>
    <w:p w:rsidR="00000000" w:rsidRDefault="00CC465C">
      <w:pPr>
        <w:rPr>
          <w:del w:id="9973" w:author="박윤수" w:date="2014-08-23T00:15:00Z"/>
          <w:sz w:val="24"/>
          <w:lang w:val="en-US" w:eastAsia="ko-KR"/>
        </w:rPr>
        <w:pPrChange w:id="9974" w:author="박윤수" w:date="2014-08-23T00:18:00Z">
          <w:pPr>
            <w:spacing w:after="0"/>
          </w:pPr>
        </w:pPrChange>
      </w:pPr>
      <w:del w:id="9975" w:author="박윤수" w:date="2014-08-23T00:15:00Z">
        <w:r w:rsidRPr="00521C04" w:rsidDel="00C13530">
          <w:rPr>
            <w:sz w:val="24"/>
            <w:lang w:val="en-US" w:eastAsia="ko-KR"/>
          </w:rPr>
          <w:delText>climb_up_west()</w:delText>
        </w:r>
      </w:del>
    </w:p>
    <w:p w:rsidR="00000000" w:rsidRDefault="00CC465C">
      <w:pPr>
        <w:rPr>
          <w:del w:id="9976" w:author="박윤수" w:date="2014-08-23T00:15:00Z"/>
          <w:sz w:val="24"/>
          <w:lang w:val="en-US" w:eastAsia="ko-KR"/>
        </w:rPr>
        <w:pPrChange w:id="9977" w:author="박윤수" w:date="2014-08-23T00:18:00Z">
          <w:pPr>
            <w:spacing w:after="0"/>
          </w:pPr>
        </w:pPrChange>
      </w:pPr>
      <w:del w:id="9978" w:author="박윤수" w:date="2014-08-23T00:15:00Z">
        <w:r w:rsidRPr="00521C04" w:rsidDel="00C13530">
          <w:rPr>
            <w:sz w:val="24"/>
            <w:lang w:val="en-US" w:eastAsia="ko-KR"/>
          </w:rPr>
          <w:delText>set_trace_style(1, 'red')</w:delText>
        </w:r>
      </w:del>
    </w:p>
    <w:p w:rsidR="00000000" w:rsidRDefault="00CC465C">
      <w:pPr>
        <w:rPr>
          <w:del w:id="9979" w:author="박윤수" w:date="2014-08-23T00:15:00Z"/>
          <w:sz w:val="24"/>
          <w:lang w:val="en-US" w:eastAsia="ko-KR"/>
        </w:rPr>
        <w:pPrChange w:id="9980" w:author="박윤수" w:date="2014-08-23T00:18:00Z">
          <w:pPr>
            <w:spacing w:after="0"/>
          </w:pPr>
        </w:pPrChange>
      </w:pPr>
      <w:del w:id="9981" w:author="박윤수" w:date="2014-08-23T00:15:00Z">
        <w:r w:rsidRPr="00521C04" w:rsidDel="00C13530">
          <w:rPr>
            <w:sz w:val="24"/>
            <w:lang w:val="en-US" w:eastAsia="ko-KR"/>
          </w:rPr>
          <w:delText>turn_around()</w:delText>
        </w:r>
      </w:del>
    </w:p>
    <w:p w:rsidR="00000000" w:rsidRDefault="00CC465C">
      <w:pPr>
        <w:rPr>
          <w:del w:id="9982" w:author="박윤수" w:date="2014-08-23T00:15:00Z"/>
          <w:sz w:val="24"/>
          <w:lang w:val="en-US" w:eastAsia="ko-KR"/>
        </w:rPr>
        <w:pPrChange w:id="9983" w:author="박윤수" w:date="2014-08-23T00:18:00Z">
          <w:pPr>
            <w:spacing w:after="0"/>
          </w:pPr>
        </w:pPrChange>
      </w:pPr>
      <w:del w:id="9984" w:author="박윤수" w:date="2014-08-23T00:15:00Z">
        <w:r w:rsidRPr="00521C04" w:rsidDel="00C13530">
          <w:rPr>
            <w:sz w:val="24"/>
            <w:lang w:val="en-US" w:eastAsia="ko-KR"/>
          </w:rPr>
          <w:delText>set_trace_style(0, 'blue') # 0 = invisible</w:delText>
        </w:r>
      </w:del>
    </w:p>
    <w:p w:rsidR="00000000" w:rsidRDefault="00CC465C">
      <w:pPr>
        <w:rPr>
          <w:del w:id="9985" w:author="박윤수" w:date="2014-08-23T00:15:00Z"/>
          <w:sz w:val="24"/>
          <w:lang w:val="en-US" w:eastAsia="ko-KR"/>
        </w:rPr>
        <w:pPrChange w:id="9986" w:author="박윤수" w:date="2014-08-23T00:18:00Z">
          <w:pPr>
            <w:spacing w:after="0"/>
          </w:pPr>
        </w:pPrChange>
      </w:pPr>
      <w:del w:id="9987" w:author="박윤수" w:date="2014-08-23T00:15:00Z">
        <w:r w:rsidRPr="00521C04" w:rsidDel="00C13530">
          <w:rPr>
            <w:sz w:val="24"/>
            <w:lang w:val="en-US" w:eastAsia="ko-KR"/>
          </w:rPr>
          <w:delText>repeat(move, 4)</w:delText>
        </w:r>
      </w:del>
    </w:p>
    <w:p w:rsidR="00000000" w:rsidRDefault="00CC465C">
      <w:pPr>
        <w:rPr>
          <w:del w:id="9988" w:author="박윤수" w:date="2014-08-23T00:15:00Z"/>
          <w:sz w:val="24"/>
          <w:lang w:val="en-US" w:eastAsia="ko-KR"/>
        </w:rPr>
        <w:pPrChange w:id="9989" w:author="박윤수" w:date="2014-08-23T00:18:00Z">
          <w:pPr>
            <w:spacing w:after="0"/>
          </w:pPr>
        </w:pPrChange>
      </w:pPr>
      <w:del w:id="9990" w:author="박윤수" w:date="2014-08-23T00:15:00Z">
        <w:r w:rsidRPr="00521C04" w:rsidDel="00C13530">
          <w:rPr>
            <w:sz w:val="24"/>
            <w:lang w:val="en-US" w:eastAsia="ko-KR"/>
          </w:rPr>
          <w:delText>set_trace_style(1, 'green')</w:delText>
        </w:r>
      </w:del>
    </w:p>
    <w:p w:rsidR="00000000" w:rsidRDefault="00CC465C">
      <w:pPr>
        <w:rPr>
          <w:del w:id="9991" w:author="박윤수" w:date="2014-08-23T00:15:00Z"/>
          <w:sz w:val="24"/>
          <w:lang w:val="en-US" w:eastAsia="ko-KR"/>
        </w:rPr>
        <w:pPrChange w:id="9992" w:author="박윤수" w:date="2014-08-23T00:18:00Z">
          <w:pPr>
            <w:spacing w:after="0"/>
          </w:pPr>
        </w:pPrChange>
      </w:pPr>
      <w:del w:id="9993" w:author="박윤수" w:date="2014-08-23T00:15:00Z">
        <w:r w:rsidRPr="00521C04" w:rsidDel="00C13530">
          <w:rPr>
            <w:sz w:val="24"/>
            <w:lang w:val="en-US" w:eastAsia="ko-KR"/>
          </w:rPr>
          <w:delText>climb_down_east()</w:delText>
        </w:r>
      </w:del>
    </w:p>
    <w:p w:rsidR="00000000" w:rsidRDefault="00CC465C">
      <w:pPr>
        <w:rPr>
          <w:del w:id="9994" w:author="박윤수" w:date="2014-08-23T00:15:00Z"/>
          <w:sz w:val="24"/>
          <w:lang w:val="en-US" w:eastAsia="ko-KR"/>
        </w:rPr>
        <w:pPrChange w:id="9995" w:author="박윤수" w:date="2014-08-23T00:18:00Z">
          <w:pPr>
            <w:spacing w:after="0"/>
          </w:pPr>
        </w:pPrChange>
      </w:pPr>
      <w:del w:id="9996" w:author="박윤수" w:date="2014-08-23T00:15:00Z">
        <w:r w:rsidRPr="00521C04" w:rsidDel="00C13530">
          <w:rPr>
            <w:sz w:val="24"/>
            <w:lang w:val="en-US" w:eastAsia="ko-KR"/>
          </w:rPr>
          <w:delText>set_trace_style(2, 'blue')</w:delText>
        </w:r>
      </w:del>
    </w:p>
    <w:p w:rsidR="00000000" w:rsidRDefault="00CC465C">
      <w:pPr>
        <w:rPr>
          <w:del w:id="9997" w:author="박윤수" w:date="2014-08-23T00:15:00Z"/>
          <w:sz w:val="24"/>
          <w:lang w:val="en-US" w:eastAsia="ko-KR"/>
        </w:rPr>
        <w:pPrChange w:id="9998" w:author="박윤수" w:date="2014-08-23T00:18:00Z">
          <w:pPr>
            <w:spacing w:after="0"/>
          </w:pPr>
        </w:pPrChange>
      </w:pPr>
      <w:del w:id="9999" w:author="박윤수" w:date="2014-08-23T00:15:00Z">
        <w:r w:rsidRPr="00521C04" w:rsidDel="00C13530">
          <w:rPr>
            <w:sz w:val="24"/>
            <w:lang w:val="en-US" w:eastAsia="ko-KR"/>
          </w:rPr>
          <w:delText>move()</w:delText>
        </w:r>
      </w:del>
    </w:p>
    <w:p w:rsidR="00000000" w:rsidRDefault="00CC465C">
      <w:pPr>
        <w:rPr>
          <w:del w:id="10000" w:author="박윤수" w:date="2014-08-23T00:15:00Z"/>
          <w:sz w:val="24"/>
          <w:lang w:val="en-US" w:eastAsia="ko-KR"/>
        </w:rPr>
        <w:pPrChange w:id="10001" w:author="박윤수" w:date="2014-08-23T00:18:00Z">
          <w:pPr>
            <w:spacing w:after="0"/>
          </w:pPr>
        </w:pPrChange>
      </w:pPr>
      <w:del w:id="10002" w:author="박윤수" w:date="2014-08-23T00:15:00Z">
        <w:r w:rsidRPr="00521C04" w:rsidDel="00C13530">
          <w:rPr>
            <w:sz w:val="24"/>
            <w:lang w:val="en-US" w:eastAsia="ko-KR"/>
          </w:rPr>
          <w:delText>set_trace_style(1, 'black')</w:delText>
        </w:r>
      </w:del>
    </w:p>
    <w:p w:rsidR="00000000" w:rsidRDefault="00CC465C">
      <w:pPr>
        <w:rPr>
          <w:del w:id="10003" w:author="박윤수" w:date="2014-08-23T00:15:00Z"/>
          <w:sz w:val="24"/>
          <w:lang w:val="en-US" w:eastAsia="ko-KR"/>
        </w:rPr>
        <w:pPrChange w:id="10004" w:author="박윤수" w:date="2014-08-23T00:18:00Z">
          <w:pPr>
            <w:spacing w:after="0"/>
          </w:pPr>
        </w:pPrChange>
      </w:pPr>
      <w:del w:id="10005" w:author="박윤수" w:date="2014-08-23T00:15:00Z">
        <w:r w:rsidRPr="00521C04" w:rsidDel="00C13530">
          <w:rPr>
            <w:sz w:val="24"/>
            <w:lang w:val="en-US" w:eastAsia="ko-KR"/>
          </w:rPr>
          <w:delText>turn_around()</w:delText>
        </w:r>
      </w:del>
    </w:p>
    <w:p w:rsidR="00000000" w:rsidRDefault="00CC465C">
      <w:pPr>
        <w:rPr>
          <w:del w:id="10006" w:author="박윤수" w:date="2014-08-23T00:15:00Z"/>
          <w:sz w:val="24"/>
          <w:lang w:val="en-US" w:eastAsia="ko-KR"/>
        </w:rPr>
        <w:pPrChange w:id="10007" w:author="박윤수" w:date="2014-08-23T00:18:00Z">
          <w:pPr>
            <w:spacing w:after="0"/>
          </w:pPr>
        </w:pPrChange>
      </w:pPr>
      <w:del w:id="10008" w:author="박윤수" w:date="2014-08-23T00:15:00Z">
        <w:r w:rsidRPr="00521C04" w:rsidDel="00C13530">
          <w:rPr>
            <w:sz w:val="24"/>
            <w:lang w:val="en-US" w:eastAsia="ko-KR"/>
          </w:rPr>
          <w:delText>set_trace_style(2, 'red')</w:delText>
        </w:r>
      </w:del>
    </w:p>
    <w:p w:rsidR="00000000" w:rsidRDefault="00CC465C">
      <w:pPr>
        <w:rPr>
          <w:del w:id="10009" w:author="박윤수" w:date="2014-08-23T00:15:00Z"/>
          <w:sz w:val="24"/>
          <w:lang w:val="en-US" w:eastAsia="ko-KR"/>
        </w:rPr>
        <w:pPrChange w:id="10010" w:author="박윤수" w:date="2014-08-23T00:18:00Z">
          <w:pPr>
            <w:spacing w:after="0"/>
          </w:pPr>
        </w:pPrChange>
      </w:pPr>
      <w:del w:id="10011" w:author="박윤수" w:date="2014-08-23T00:15:00Z">
        <w:r w:rsidRPr="00521C04" w:rsidDel="00C13530">
          <w:rPr>
            <w:sz w:val="24"/>
            <w:lang w:val="en-US" w:eastAsia="ko-KR"/>
          </w:rPr>
          <w:delText>climb_down_west()</w:delText>
        </w:r>
      </w:del>
    </w:p>
    <w:p w:rsidR="00000000" w:rsidRDefault="00CC465C">
      <w:pPr>
        <w:rPr>
          <w:del w:id="10012" w:author="박윤수" w:date="2014-08-23T00:15:00Z"/>
          <w:sz w:val="24"/>
          <w:lang w:val="en-US" w:eastAsia="ko-KR"/>
        </w:rPr>
        <w:pPrChange w:id="10013" w:author="박윤수" w:date="2014-08-23T00:18:00Z">
          <w:pPr>
            <w:spacing w:after="0"/>
          </w:pPr>
        </w:pPrChange>
      </w:pPr>
      <w:del w:id="10014" w:author="박윤수" w:date="2014-08-23T00:15:00Z">
        <w:r w:rsidRPr="00521C04" w:rsidDel="00C13530">
          <w:rPr>
            <w:sz w:val="24"/>
            <w:lang w:val="en-US" w:eastAsia="ko-KR"/>
          </w:rPr>
          <w:delText>turn_off()</w:delText>
        </w:r>
      </w:del>
    </w:p>
    <w:p w:rsidR="00000000" w:rsidRDefault="00AF7365">
      <w:pPr>
        <w:rPr>
          <w:del w:id="10015" w:author="박윤수" w:date="2014-08-23T00:15:00Z"/>
          <w:sz w:val="24"/>
          <w:lang w:val="en-US" w:eastAsia="ko-KR"/>
        </w:rPr>
        <w:pPrChange w:id="10016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10017" w:author="박윤수" w:date="2014-08-23T00:15:00Z"/>
          <w:sz w:val="24"/>
          <w:lang w:val="en-US" w:eastAsia="ko-KR"/>
        </w:rPr>
        <w:pPrChange w:id="10018" w:author="박윤수" w:date="2014-08-23T00:18:00Z">
          <w:pPr>
            <w:spacing w:after="0"/>
          </w:pPr>
        </w:pPrChange>
      </w:pPr>
      <w:del w:id="10019" w:author="박윤수" w:date="2014-08-23T00:15:00Z">
        <w:r>
          <w:rPr>
            <w:noProof/>
            <w:sz w:val="24"/>
            <w:lang w:val="en-US" w:eastAsia="ko-KR"/>
            <w:rPrChange w:id="1002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86100" cy="1609725"/>
              <wp:effectExtent l="19050" t="0" r="0" b="0"/>
              <wp:docPr id="328" name="그림 326" descr="impo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port.png"/>
                      <pic:cNvPicPr/>
                    </pic:nvPicPr>
                    <pic:blipFill>
                      <a:blip r:embed="rId1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86100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CC465C">
      <w:pPr>
        <w:spacing w:before="240"/>
        <w:rPr>
          <w:del w:id="10021" w:author="박윤수" w:date="2014-08-23T00:15:00Z"/>
          <w:sz w:val="24"/>
          <w:lang w:val="en-US" w:eastAsia="ko-KR"/>
        </w:rPr>
        <w:pPrChange w:id="10022" w:author="박윤수" w:date="2014-08-23T00:18:00Z">
          <w:pPr>
            <w:spacing w:before="240" w:after="0"/>
          </w:pPr>
        </w:pPrChange>
      </w:pPr>
      <w:del w:id="10023" w:author="박윤수" w:date="2014-08-23T00:15:00Z">
        <w:r w:rsidDel="00C13530">
          <w:rPr>
            <w:rFonts w:hint="eastAsia"/>
            <w:sz w:val="24"/>
            <w:lang w:val="en-US" w:eastAsia="ko-KR"/>
          </w:rPr>
          <w:delText>첫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번째</w:delText>
        </w:r>
        <w:r w:rsidDel="00C13530">
          <w:rPr>
            <w:rFonts w:hint="eastAsia"/>
            <w:sz w:val="24"/>
            <w:lang w:val="en-US" w:eastAsia="ko-KR"/>
          </w:rPr>
          <w:delText xml:space="preserve"> turn_right() </w:delText>
        </w:r>
        <w:r w:rsidDel="00C13530">
          <w:rPr>
            <w:rFonts w:hint="eastAsia"/>
            <w:sz w:val="24"/>
            <w:lang w:val="en-US" w:eastAsia="ko-KR"/>
          </w:rPr>
          <w:delText>예제에서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했던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것처럼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새로운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명령문들을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하나씩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하나씩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가져오는</w:delText>
        </w:r>
        <w:r w:rsidDel="00C13530">
          <w:rPr>
            <w:rFonts w:hint="eastAsia"/>
            <w:sz w:val="24"/>
            <w:lang w:val="en-US" w:eastAsia="ko-KR"/>
          </w:rPr>
          <w:delText xml:space="preserve">(import) </w:delText>
        </w:r>
        <w:r w:rsidDel="00C13530">
          <w:rPr>
            <w:rFonts w:hint="eastAsia"/>
            <w:sz w:val="24"/>
            <w:lang w:val="en-US" w:eastAsia="ko-KR"/>
          </w:rPr>
          <w:delText>대신에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함수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정의문을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의미하는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sz w:val="24"/>
            <w:lang w:val="en-US" w:eastAsia="ko-KR"/>
          </w:rPr>
          <w:delText>‘</w:delText>
        </w:r>
        <w:r w:rsidDel="00C13530">
          <w:rPr>
            <w:rFonts w:hint="eastAsia"/>
            <w:sz w:val="24"/>
            <w:lang w:val="en-US" w:eastAsia="ko-KR"/>
          </w:rPr>
          <w:delText>*</w:delText>
        </w:r>
        <w:r w:rsidDel="00C13530">
          <w:rPr>
            <w:sz w:val="24"/>
            <w:lang w:val="en-US" w:eastAsia="ko-KR"/>
          </w:rPr>
          <w:delText>’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표기를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사용합니다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좀더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앞으로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나가기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전에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몇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코멘트를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드립니다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CC465C">
      <w:pPr>
        <w:pStyle w:val="affc"/>
        <w:numPr>
          <w:ilvl w:val="0"/>
          <w:numId w:val="37"/>
        </w:numPr>
        <w:spacing w:before="240"/>
        <w:ind w:leftChars="0"/>
        <w:rPr>
          <w:del w:id="10024" w:author="박윤수" w:date="2014-08-23T00:15:00Z"/>
          <w:sz w:val="24"/>
          <w:lang w:val="en-US" w:eastAsia="ko-KR"/>
        </w:rPr>
        <w:pPrChange w:id="10025" w:author="박윤수" w:date="2014-08-23T00:18:00Z">
          <w:pPr>
            <w:pStyle w:val="affc"/>
            <w:numPr>
              <w:numId w:val="37"/>
            </w:numPr>
            <w:spacing w:before="240" w:after="0"/>
            <w:ind w:leftChars="0" w:left="1367" w:hanging="400"/>
          </w:pPr>
        </w:pPrChange>
      </w:pPr>
      <w:del w:id="10026" w:author="박윤수" w:date="2014-08-23T00:15:00Z">
        <w:r w:rsidDel="00C13530">
          <w:rPr>
            <w:rFonts w:hint="eastAsia"/>
            <w:sz w:val="24"/>
            <w:lang w:val="en-US" w:eastAsia="ko-KR"/>
          </w:rPr>
          <w:delText>파이썬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아시는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분들에게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sz w:val="24"/>
            <w:lang w:val="en-US" w:eastAsia="ko-KR"/>
          </w:rPr>
          <w:delText>“</w:delText>
        </w:r>
        <w:r w:rsidDel="00C13530">
          <w:rPr>
            <w:rFonts w:hint="eastAsia"/>
            <w:sz w:val="24"/>
            <w:lang w:val="en-US" w:eastAsia="ko-KR"/>
          </w:rPr>
          <w:delText>useful</w:delText>
        </w:r>
        <w:r w:rsidDel="00C13530">
          <w:rPr>
            <w:sz w:val="24"/>
            <w:lang w:val="en-US" w:eastAsia="ko-KR"/>
          </w:rPr>
          <w:delText>”</w:delText>
        </w:r>
        <w:r w:rsidDel="00C13530">
          <w:rPr>
            <w:rFonts w:hint="eastAsia"/>
            <w:sz w:val="24"/>
            <w:lang w:val="en-US" w:eastAsia="ko-KR"/>
          </w:rPr>
          <w:delText>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실제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아니라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R="00D84D69" w:rsidDel="00C13530">
          <w:rPr>
            <w:rFonts w:hint="eastAsia"/>
            <w:sz w:val="24"/>
            <w:lang w:val="en-US" w:eastAsia="ko-KR"/>
          </w:rPr>
          <w:delText>리봇</w:delText>
        </w:r>
      </w:del>
      <w:ins w:id="10027" w:author="이은정" w:date="2014-08-22T10:42:00Z">
        <w:del w:id="10028" w:author="박윤수" w:date="2014-08-23T00:15:00Z">
          <w:r w:rsidR="005A42A0" w:rsidDel="00C13530">
            <w:rPr>
              <w:rFonts w:hint="eastAsia"/>
              <w:sz w:val="24"/>
              <w:lang w:val="en-US" w:eastAsia="ko-KR"/>
            </w:rPr>
            <w:delText>리보그</w:delText>
          </w:r>
        </w:del>
      </w:ins>
      <w:del w:id="10029" w:author="박윤수" w:date="2014-08-23T00:15:00Z"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R="00AE0C29" w:rsidDel="00C13530">
          <w:rPr>
            <w:rFonts w:hint="eastAsia"/>
            <w:sz w:val="24"/>
            <w:lang w:val="en-US" w:eastAsia="ko-KR"/>
          </w:rPr>
          <w:delText>월드</w:delText>
        </w:r>
        <w:r w:rsidDel="00C13530">
          <w:rPr>
            <w:rFonts w:hint="eastAsia"/>
            <w:sz w:val="24"/>
            <w:lang w:val="en-US" w:eastAsia="ko-KR"/>
          </w:rPr>
          <w:delText>에서만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작동하는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가상의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모듈입니다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여러분은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실제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가져와서</w:delText>
        </w:r>
        <w:r w:rsidDel="00C13530">
          <w:rPr>
            <w:rFonts w:hint="eastAsia"/>
            <w:sz w:val="24"/>
            <w:lang w:val="en-US" w:eastAsia="ko-KR"/>
          </w:rPr>
          <w:delText xml:space="preserve"> RUR-PLE</w:delText>
        </w:r>
      </w:del>
      <w:ins w:id="10030" w:author="이은정" w:date="2014-08-22T10:11:00Z">
        <w:del w:id="10031" w:author="박윤수" w:date="2014-08-23T00:15:00Z">
          <w:r w:rsidR="00E3226E" w:rsidDel="00C13530">
            <w:rPr>
              <w:rFonts w:hint="eastAsia"/>
              <w:sz w:val="24"/>
              <w:lang w:val="en-US" w:eastAsia="ko-KR"/>
            </w:rPr>
            <w:delText>러플</w:delText>
          </w:r>
          <w:r w:rsidR="00E3226E" w:rsidDel="00C13530">
            <w:rPr>
              <w:rFonts w:hint="eastAsia"/>
              <w:sz w:val="24"/>
              <w:lang w:val="en-US" w:eastAsia="ko-KR"/>
            </w:rPr>
            <w:delText>(RUR-PLE)</w:delText>
          </w:r>
        </w:del>
      </w:ins>
      <w:del w:id="10032" w:author="박윤수" w:date="2014-08-23T00:15:00Z"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프로그램상에서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없습니다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이유는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안전과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관련된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때문에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그렇습니다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CC465C">
      <w:pPr>
        <w:pStyle w:val="affc"/>
        <w:numPr>
          <w:ilvl w:val="0"/>
          <w:numId w:val="37"/>
        </w:numPr>
        <w:spacing w:before="240"/>
        <w:ind w:leftChars="0"/>
        <w:rPr>
          <w:del w:id="10033" w:author="박윤수" w:date="2014-08-23T00:15:00Z"/>
          <w:sz w:val="24"/>
          <w:lang w:val="en-US" w:eastAsia="ko-KR"/>
        </w:rPr>
        <w:pPrChange w:id="10034" w:author="박윤수" w:date="2014-08-23T00:18:00Z">
          <w:pPr>
            <w:pStyle w:val="affc"/>
            <w:numPr>
              <w:numId w:val="37"/>
            </w:numPr>
            <w:spacing w:before="240" w:after="0"/>
            <w:ind w:leftChars="0" w:left="1367" w:hanging="400"/>
          </w:pPr>
        </w:pPrChange>
      </w:pPr>
      <w:del w:id="10035" w:author="박윤수" w:date="2014-08-23T00:15:00Z">
        <w:r w:rsidDel="00C13530">
          <w:rPr>
            <w:rFonts w:hint="eastAsia"/>
            <w:sz w:val="24"/>
            <w:lang w:val="en-US" w:eastAsia="ko-KR"/>
          </w:rPr>
          <w:delText>새로운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함수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RPr="00521C04" w:rsidDel="00C13530">
          <w:rPr>
            <w:sz w:val="24"/>
            <w:lang w:val="en-US" w:eastAsia="ko-KR"/>
          </w:rPr>
          <w:delText>set_trace_style()</w:delText>
        </w:r>
        <w:r w:rsidDel="00C13530">
          <w:rPr>
            <w:rFonts w:hint="eastAsia"/>
            <w:sz w:val="24"/>
            <w:lang w:val="en-US" w:eastAsia="ko-KR"/>
          </w:rPr>
          <w:delText>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사용되었습니다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일반적인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프로그래밍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전문용어가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아니어서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R="00D84D69" w:rsidDel="00C13530">
          <w:rPr>
            <w:rFonts w:hint="eastAsia"/>
            <w:sz w:val="24"/>
            <w:lang w:val="en-US" w:eastAsia="ko-KR"/>
          </w:rPr>
          <w:delText>리봇</w:delText>
        </w:r>
      </w:del>
      <w:ins w:id="10036" w:author="이은정" w:date="2014-08-22T10:42:00Z">
        <w:del w:id="10037" w:author="박윤수" w:date="2014-08-23T00:15:00Z">
          <w:r w:rsidR="005A42A0" w:rsidDel="00C13530">
            <w:rPr>
              <w:rFonts w:hint="eastAsia"/>
              <w:sz w:val="24"/>
              <w:lang w:val="en-US" w:eastAsia="ko-KR"/>
            </w:rPr>
            <w:delText>리보그</w:delText>
          </w:r>
        </w:del>
      </w:ins>
      <w:del w:id="10038" w:author="박윤수" w:date="2014-08-23T00:15:00Z"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R="00AE0C29" w:rsidDel="00C13530">
          <w:rPr>
            <w:rFonts w:hint="eastAsia"/>
            <w:sz w:val="24"/>
            <w:lang w:val="en-US" w:eastAsia="ko-KR"/>
          </w:rPr>
          <w:delText>월드</w:delText>
        </w:r>
        <w:r w:rsidDel="00C13530">
          <w:rPr>
            <w:rFonts w:hint="eastAsia"/>
            <w:sz w:val="24"/>
            <w:lang w:val="en-US" w:eastAsia="ko-KR"/>
          </w:rPr>
          <w:delText>에서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좀더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의미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있는</w:delText>
        </w:r>
        <w:r w:rsidDel="00C13530">
          <w:rPr>
            <w:rFonts w:hint="eastAsia"/>
            <w:sz w:val="24"/>
            <w:lang w:val="en-US" w:eastAsia="ko-KR"/>
          </w:rPr>
          <w:delText xml:space="preserve"> s</w:delText>
        </w:r>
        <w:r w:rsidRPr="00521C04" w:rsidDel="00C13530">
          <w:rPr>
            <w:sz w:val="24"/>
            <w:lang w:val="en-US" w:eastAsia="ko-KR"/>
          </w:rPr>
          <w:delText>et_leaking_oil_colour_and_quantity()</w:delText>
        </w:r>
        <w:r w:rsidDel="00C13530">
          <w:rPr>
            <w:rFonts w:hint="eastAsia"/>
            <w:sz w:val="24"/>
            <w:lang w:val="en-US" w:eastAsia="ko-KR"/>
          </w:rPr>
          <w:delText>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작명을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하지는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못했습니다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크게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말씀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드려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프로그램</w:delText>
        </w:r>
        <w:r w:rsidDel="00C13530">
          <w:rPr>
            <w:rFonts w:hint="eastAsia"/>
            <w:sz w:val="24"/>
            <w:lang w:val="en-US" w:eastAsia="ko-KR"/>
          </w:rPr>
          <w:delText xml:space="preserve"> trace</w:delText>
        </w:r>
        <w:r w:rsidDel="00C13530">
          <w:rPr>
            <w:rFonts w:hint="eastAsia"/>
            <w:sz w:val="24"/>
            <w:lang w:val="en-US" w:eastAsia="ko-KR"/>
          </w:rPr>
          <w:delText>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프로그램이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수행될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일련의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따라갑니다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일반적으로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이런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특별한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쓸모는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없지만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버그를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추적하는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데나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지금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사례에서는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유용합니다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</w:del>
    </w:p>
    <w:p w:rsidR="00000000" w:rsidRDefault="00CC465C">
      <w:pPr>
        <w:pStyle w:val="affc"/>
        <w:numPr>
          <w:ilvl w:val="0"/>
          <w:numId w:val="37"/>
        </w:numPr>
        <w:spacing w:before="240"/>
        <w:ind w:leftChars="0"/>
        <w:rPr>
          <w:del w:id="10039" w:author="박윤수" w:date="2014-08-23T00:15:00Z"/>
          <w:sz w:val="24"/>
          <w:lang w:val="en-US" w:eastAsia="ko-KR"/>
        </w:rPr>
        <w:pPrChange w:id="10040" w:author="박윤수" w:date="2014-08-23T00:18:00Z">
          <w:pPr>
            <w:pStyle w:val="affc"/>
            <w:numPr>
              <w:numId w:val="37"/>
            </w:numPr>
            <w:spacing w:before="240" w:after="0"/>
            <w:ind w:leftChars="0" w:left="1367" w:hanging="400"/>
          </w:pPr>
        </w:pPrChange>
      </w:pPr>
      <w:del w:id="10041" w:author="박윤수" w:date="2014-08-23T00:15:00Z">
        <w:r w:rsidDel="00C13530">
          <w:rPr>
            <w:rFonts w:hint="eastAsia"/>
            <w:sz w:val="24"/>
            <w:lang w:val="en-US" w:eastAsia="ko-KR"/>
          </w:rPr>
          <w:delText>from</w:delText>
        </w:r>
        <w:r w:rsidDel="00C13530">
          <w:rPr>
            <w:rFonts w:hint="eastAsia"/>
            <w:sz w:val="24"/>
            <w:lang w:val="en-US" w:eastAsia="ko-KR"/>
          </w:rPr>
          <w:delText>과</w:delText>
        </w:r>
        <w:r w:rsidDel="00C13530">
          <w:rPr>
            <w:rFonts w:hint="eastAsia"/>
            <w:sz w:val="24"/>
            <w:lang w:val="en-US" w:eastAsia="ko-KR"/>
          </w:rPr>
          <w:delText xml:space="preserve"> import</w:delText>
        </w:r>
        <w:r w:rsidDel="00C13530">
          <w:rPr>
            <w:rFonts w:hint="eastAsia"/>
            <w:sz w:val="24"/>
            <w:lang w:val="en-US" w:eastAsia="ko-KR"/>
          </w:rPr>
          <w:delText>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프로그램을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작성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부여되는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색깔로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있듯이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파이썬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키워드입니다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CC465C">
      <w:pPr>
        <w:pStyle w:val="affc"/>
        <w:numPr>
          <w:ilvl w:val="0"/>
          <w:numId w:val="37"/>
        </w:numPr>
        <w:spacing w:before="240"/>
        <w:ind w:leftChars="0"/>
        <w:rPr>
          <w:del w:id="10042" w:author="박윤수" w:date="2014-08-23T00:15:00Z"/>
          <w:sz w:val="24"/>
          <w:lang w:val="en-US" w:eastAsia="ko-KR"/>
        </w:rPr>
        <w:pPrChange w:id="10043" w:author="박윤수" w:date="2014-08-23T00:18:00Z">
          <w:pPr>
            <w:pStyle w:val="affc"/>
            <w:numPr>
              <w:numId w:val="37"/>
            </w:numPr>
            <w:spacing w:before="240" w:after="0"/>
            <w:ind w:leftChars="0" w:left="1367" w:hanging="400"/>
          </w:pPr>
        </w:pPrChange>
      </w:pPr>
      <w:del w:id="10044" w:author="박윤수" w:date="2014-08-23T00:15:00Z">
        <w:r w:rsidDel="00C13530">
          <w:rPr>
            <w:sz w:val="24"/>
            <w:lang w:val="en-US" w:eastAsia="ko-KR"/>
          </w:rPr>
          <w:delText>“</w:delText>
        </w:r>
        <w:r w:rsidDel="00C13530">
          <w:rPr>
            <w:rFonts w:hint="eastAsia"/>
            <w:sz w:val="24"/>
            <w:lang w:val="en-US" w:eastAsia="ko-KR"/>
          </w:rPr>
          <w:delText>useful</w:delText>
        </w:r>
        <w:r w:rsidDel="00C13530">
          <w:rPr>
            <w:sz w:val="24"/>
            <w:lang w:val="en-US" w:eastAsia="ko-KR"/>
          </w:rPr>
          <w:delText>”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팩키지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몇몇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함수들은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로봇이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시작하는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예상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방향으로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위치하지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않는다면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예기치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못한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결과를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가져올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실제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파이썬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가져올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비슷한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일이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종종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생길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모듈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적절하게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사용하기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위한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점검사항에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대해서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충분히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인지해야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합니다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sz w:val="24"/>
            <w:lang w:val="en-US" w:eastAsia="ko-KR"/>
          </w:rPr>
          <w:delText>“</w:delText>
        </w:r>
        <w:r w:rsidDel="00C13530">
          <w:rPr>
            <w:rFonts w:hint="eastAsia"/>
            <w:sz w:val="24"/>
            <w:lang w:val="en-US" w:eastAsia="ko-KR"/>
          </w:rPr>
          <w:delText>useful</w:delText>
        </w:r>
        <w:r w:rsidDel="00C13530">
          <w:rPr>
            <w:sz w:val="24"/>
            <w:lang w:val="en-US" w:eastAsia="ko-KR"/>
          </w:rPr>
          <w:delText>”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대해서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이러한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점검사항에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대해서는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말하지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않을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것입니다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스스로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몇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개의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프로그램을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작성하다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보면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알게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것입니다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CF6B85" w:rsidRDefault="00CF6B85">
      <w:pPr>
        <w:rPr>
          <w:del w:id="10045" w:author="박윤수" w:date="2014-08-23T00:15:00Z"/>
          <w:lang w:val="en-US" w:eastAsia="ko-KR"/>
        </w:rPr>
      </w:pPr>
    </w:p>
    <w:p w:rsidR="00000000" w:rsidRDefault="00E80AEF">
      <w:pPr>
        <w:pStyle w:val="affc"/>
        <w:numPr>
          <w:ilvl w:val="0"/>
          <w:numId w:val="36"/>
        </w:numPr>
        <w:spacing w:before="240"/>
        <w:ind w:leftChars="0"/>
        <w:rPr>
          <w:del w:id="10046" w:author="박윤수" w:date="2014-08-23T00:15:00Z"/>
          <w:b/>
          <w:color w:val="0070C0"/>
          <w:sz w:val="24"/>
          <w:lang w:val="en-US" w:eastAsia="ko-KR"/>
          <w:rPrChange w:id="10047" w:author="이은정" w:date="2014-08-22T16:43:00Z">
            <w:rPr>
              <w:del w:id="10048" w:author="박윤수" w:date="2014-08-23T00:15:00Z"/>
              <w:b/>
              <w:sz w:val="24"/>
              <w:lang w:val="en-US" w:eastAsia="ko-KR"/>
            </w:rPr>
          </w:rPrChange>
        </w:rPr>
        <w:pPrChange w:id="10049" w:author="박윤수" w:date="2014-08-23T00:18:00Z">
          <w:pPr>
            <w:pStyle w:val="affc"/>
            <w:numPr>
              <w:numId w:val="36"/>
            </w:numPr>
            <w:spacing w:before="240" w:after="0"/>
            <w:ind w:leftChars="0" w:left="927" w:hanging="360"/>
          </w:pPr>
        </w:pPrChange>
      </w:pPr>
      <w:del w:id="10050" w:author="박윤수" w:date="2014-08-23T00:15:00Z">
        <w:r w:rsidRPr="00E80AEF">
          <w:rPr>
            <w:rFonts w:hint="eastAsia"/>
            <w:b/>
            <w:color w:val="0070C0"/>
            <w:sz w:val="24"/>
            <w:lang w:val="en-US" w:eastAsia="ko-KR"/>
            <w:rPrChange w:id="10051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동일한</w:delText>
        </w:r>
        <w:r w:rsidRPr="00E80AEF">
          <w:rPr>
            <w:b/>
            <w:color w:val="0070C0"/>
            <w:sz w:val="24"/>
            <w:lang w:val="en-US" w:eastAsia="ko-KR"/>
            <w:rPrChange w:id="10052" w:author="이은정" w:date="2014-08-22T16:43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053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이름을</w:delText>
        </w:r>
        <w:r w:rsidRPr="00E80AEF">
          <w:rPr>
            <w:b/>
            <w:color w:val="0070C0"/>
            <w:sz w:val="24"/>
            <w:lang w:val="en-US" w:eastAsia="ko-KR"/>
            <w:rPrChange w:id="10054" w:author="이은정" w:date="2014-08-22T16:43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055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사용하고자</w:delText>
        </w:r>
        <w:r w:rsidRPr="00E80AEF">
          <w:rPr>
            <w:b/>
            <w:color w:val="0070C0"/>
            <w:sz w:val="24"/>
            <w:lang w:val="en-US" w:eastAsia="ko-KR"/>
            <w:rPrChange w:id="10056" w:author="이은정" w:date="2014-08-22T16:43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057" w:author="이은정" w:date="2014-08-22T16:43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한다면</w:delText>
        </w:r>
      </w:del>
    </w:p>
    <w:p w:rsidR="00000000" w:rsidRDefault="0051319D">
      <w:pPr>
        <w:spacing w:before="240"/>
        <w:rPr>
          <w:del w:id="10058" w:author="박윤수" w:date="2014-08-23T00:15:00Z"/>
          <w:sz w:val="24"/>
          <w:lang w:val="en-US" w:eastAsia="ko-KR"/>
        </w:rPr>
        <w:pPrChange w:id="10059" w:author="박윤수" w:date="2014-08-23T00:18:00Z">
          <w:pPr>
            <w:spacing w:before="240" w:after="0"/>
          </w:pPr>
        </w:pPrChange>
      </w:pPr>
      <w:del w:id="10060" w:author="박윤수" w:date="2014-08-23T00:15:00Z">
        <w:r w:rsidDel="00C13530">
          <w:rPr>
            <w:sz w:val="24"/>
            <w:lang w:val="en-US" w:eastAsia="ko-KR"/>
          </w:rPr>
          <w:delText>“</w:delText>
        </w:r>
        <w:r w:rsidDel="00C13530">
          <w:rPr>
            <w:rFonts w:hint="eastAsia"/>
            <w:sz w:val="24"/>
            <w:lang w:val="en-US" w:eastAsia="ko-KR"/>
          </w:rPr>
          <w:delText>useful</w:delText>
        </w:r>
        <w:r w:rsidDel="00C13530">
          <w:rPr>
            <w:sz w:val="24"/>
            <w:lang w:val="en-US" w:eastAsia="ko-KR"/>
          </w:rPr>
          <w:delText>”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내부에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것과는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별개로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다른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의미를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sz w:val="24"/>
            <w:lang w:val="en-US" w:eastAsia="ko-KR"/>
          </w:rPr>
          <w:delText>“</w:delText>
        </w:r>
        <w:r w:rsidDel="00C13530">
          <w:rPr>
            <w:rFonts w:hint="eastAsia"/>
            <w:sz w:val="24"/>
            <w:lang w:val="en-US" w:eastAsia="ko-KR"/>
          </w:rPr>
          <w:delText>turn_right</w:delText>
        </w:r>
        <w:r w:rsidDel="00C13530">
          <w:rPr>
            <w:sz w:val="24"/>
            <w:lang w:val="en-US" w:eastAsia="ko-KR"/>
          </w:rPr>
          <w:delText>”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이름을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함수를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정의하고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한다고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가정합시다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이를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위해서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몇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가지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방법이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51319D">
      <w:pPr>
        <w:pStyle w:val="affc"/>
        <w:numPr>
          <w:ilvl w:val="0"/>
          <w:numId w:val="38"/>
        </w:numPr>
        <w:spacing w:before="240"/>
        <w:ind w:leftChars="0"/>
        <w:rPr>
          <w:del w:id="10061" w:author="박윤수" w:date="2014-08-23T00:15:00Z"/>
          <w:sz w:val="24"/>
          <w:lang w:val="en-US" w:eastAsia="ko-KR"/>
        </w:rPr>
        <w:pPrChange w:id="10062" w:author="박윤수" w:date="2014-08-23T00:18:00Z">
          <w:pPr>
            <w:pStyle w:val="affc"/>
            <w:numPr>
              <w:numId w:val="38"/>
            </w:numPr>
            <w:spacing w:before="240" w:after="0"/>
            <w:ind w:leftChars="0" w:left="1367" w:hanging="400"/>
          </w:pPr>
        </w:pPrChange>
      </w:pPr>
      <w:del w:id="10063" w:author="박윤수" w:date="2014-08-23T00:15:00Z">
        <w:r w:rsidDel="00C13530">
          <w:rPr>
            <w:rFonts w:hint="eastAsia"/>
            <w:sz w:val="24"/>
            <w:lang w:val="en-US" w:eastAsia="ko-KR"/>
          </w:rPr>
          <w:delText xml:space="preserve">import useful </w:delText>
        </w:r>
        <w:r w:rsidDel="00C13530">
          <w:rPr>
            <w:rFonts w:hint="eastAsia"/>
            <w:sz w:val="24"/>
            <w:lang w:val="en-US" w:eastAsia="ko-KR"/>
          </w:rPr>
          <w:delText>문을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이를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위해서</w:delText>
        </w:r>
        <w:r w:rsidDel="00C13530">
          <w:rPr>
            <w:rFonts w:hint="eastAsia"/>
            <w:sz w:val="24"/>
            <w:lang w:val="en-US" w:eastAsia="ko-KR"/>
          </w:rPr>
          <w:delText>, useful</w:delText>
        </w:r>
        <w:r w:rsidDel="00C13530">
          <w:rPr>
            <w:rFonts w:hint="eastAsia"/>
            <w:sz w:val="24"/>
            <w:lang w:val="en-US" w:eastAsia="ko-KR"/>
          </w:rPr>
          <w:delText>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각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앞에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추가할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필요가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예를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들어</w:delText>
        </w:r>
        <w:r w:rsidDel="00C13530">
          <w:rPr>
            <w:rFonts w:hint="eastAsia"/>
            <w:sz w:val="24"/>
            <w:lang w:val="en-US" w:eastAsia="ko-KR"/>
          </w:rPr>
          <w:delText>,</w:delText>
        </w:r>
      </w:del>
    </w:p>
    <w:p w:rsidR="00000000" w:rsidRDefault="0051319D">
      <w:pPr>
        <w:pStyle w:val="affc"/>
        <w:spacing w:before="240"/>
        <w:ind w:leftChars="0" w:left="1367"/>
        <w:rPr>
          <w:del w:id="10064" w:author="박윤수" w:date="2014-08-23T00:15:00Z"/>
          <w:sz w:val="24"/>
          <w:lang w:val="en-US" w:eastAsia="ko-KR"/>
        </w:rPr>
        <w:pPrChange w:id="10065" w:author="박윤수" w:date="2014-08-23T00:18:00Z">
          <w:pPr>
            <w:pStyle w:val="affc"/>
            <w:spacing w:before="240" w:after="0"/>
            <w:ind w:leftChars="0" w:left="1367"/>
          </w:pPr>
        </w:pPrChange>
      </w:pPr>
      <w:del w:id="10066" w:author="박윤수" w:date="2014-08-23T00:15:00Z">
        <w:r w:rsidDel="00C13530">
          <w:rPr>
            <w:rFonts w:hint="eastAsia"/>
            <w:sz w:val="24"/>
            <w:lang w:val="en-US" w:eastAsia="ko-KR"/>
          </w:rPr>
          <w:delText xml:space="preserve">useful.turn_right(), turn_right() </w:delText>
        </w:r>
        <w:r w:rsidDel="00C13530">
          <w:rPr>
            <w:rFonts w:hint="eastAsia"/>
            <w:sz w:val="24"/>
            <w:lang w:val="en-US" w:eastAsia="ko-KR"/>
          </w:rPr>
          <w:delText>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각각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다른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명령문입니다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첫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번째는</w:delText>
        </w:r>
        <w:r w:rsidDel="00C13530">
          <w:rPr>
            <w:rFonts w:hint="eastAsia"/>
            <w:sz w:val="24"/>
            <w:lang w:val="en-US" w:eastAsia="ko-KR"/>
          </w:rPr>
          <w:delText xml:space="preserve"> useful </w:delText>
        </w:r>
        <w:r w:rsidDel="00C13530">
          <w:rPr>
            <w:rFonts w:hint="eastAsia"/>
            <w:sz w:val="24"/>
            <w:lang w:val="en-US" w:eastAsia="ko-KR"/>
          </w:rPr>
          <w:delText>모듈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내부에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것이고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번째는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다른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곳에서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여러분이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함수입니다</w:delText>
        </w:r>
        <w:r w:rsidDel="00C13530">
          <w:rPr>
            <w:rFonts w:hint="eastAsia"/>
            <w:sz w:val="24"/>
            <w:lang w:val="en-US" w:eastAsia="ko-KR"/>
          </w:rPr>
          <w:delText>. useful.</w:delText>
        </w:r>
        <w:r w:rsidDel="00C13530">
          <w:rPr>
            <w:rFonts w:hint="eastAsia"/>
            <w:sz w:val="24"/>
            <w:lang w:val="en-US" w:eastAsia="ko-KR"/>
          </w:rPr>
          <w:delText>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각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앞에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붙여서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독자는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명령문이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정의된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바로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51319D">
      <w:pPr>
        <w:pStyle w:val="affc"/>
        <w:numPr>
          <w:ilvl w:val="0"/>
          <w:numId w:val="38"/>
        </w:numPr>
        <w:spacing w:before="240"/>
        <w:ind w:leftChars="0"/>
        <w:rPr>
          <w:del w:id="10067" w:author="박윤수" w:date="2014-08-23T00:15:00Z"/>
          <w:sz w:val="24"/>
          <w:lang w:val="en-US" w:eastAsia="ko-KR"/>
        </w:rPr>
        <w:pPrChange w:id="10068" w:author="박윤수" w:date="2014-08-23T00:18:00Z">
          <w:pPr>
            <w:pStyle w:val="affc"/>
            <w:numPr>
              <w:numId w:val="38"/>
            </w:numPr>
            <w:spacing w:before="240" w:after="0"/>
            <w:ind w:leftChars="0" w:left="1367" w:hanging="400"/>
          </w:pPr>
        </w:pPrChange>
      </w:pPr>
      <w:del w:id="10069" w:author="박윤수" w:date="2014-08-23T00:15:00Z">
        <w:r w:rsidDel="00C13530">
          <w:rPr>
            <w:rFonts w:hint="eastAsia"/>
            <w:sz w:val="24"/>
            <w:lang w:val="en-US" w:eastAsia="ko-KR"/>
          </w:rPr>
          <w:delText>비슷한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수행하는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번째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방법은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다음과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같습니다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513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320"/>
        <w:rPr>
          <w:del w:id="10070" w:author="박윤수" w:date="2014-08-23T00:15:00Z"/>
          <w:sz w:val="24"/>
          <w:lang w:val="en-US" w:eastAsia="ko-KR"/>
        </w:rPr>
        <w:pPrChange w:id="10071" w:author="박윤수" w:date="2014-08-23T00:18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/>
            <w:ind w:leftChars="600" w:left="1320"/>
          </w:pPr>
        </w:pPrChange>
      </w:pPr>
      <w:del w:id="10072" w:author="박윤수" w:date="2014-08-23T00:15:00Z">
        <w:r w:rsidRPr="00944A52" w:rsidDel="00C13530">
          <w:rPr>
            <w:sz w:val="24"/>
            <w:lang w:val="en-US" w:eastAsia="ko-KR"/>
          </w:rPr>
          <w:delText xml:space="preserve"># </w:delText>
        </w:r>
        <w:r w:rsidDel="00C13530">
          <w:rPr>
            <w:rFonts w:hint="eastAsia"/>
            <w:sz w:val="24"/>
            <w:lang w:val="en-US" w:eastAsia="ko-KR"/>
          </w:rPr>
          <w:delText>다음은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불어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사용자에게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유용합니다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513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320"/>
        <w:rPr>
          <w:del w:id="10073" w:author="박윤수" w:date="2014-08-23T00:15:00Z"/>
          <w:sz w:val="24"/>
          <w:lang w:val="en-US" w:eastAsia="ko-KR"/>
        </w:rPr>
        <w:pPrChange w:id="10074" w:author="박윤수" w:date="2014-08-23T00:18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/>
            <w:ind w:leftChars="600" w:left="1320"/>
          </w:pPr>
        </w:pPrChange>
      </w:pPr>
      <w:del w:id="10075" w:author="박윤수" w:date="2014-08-23T00:15:00Z">
        <w:r w:rsidRPr="00944A52" w:rsidDel="00C13530">
          <w:rPr>
            <w:sz w:val="24"/>
            <w:lang w:val="en-US" w:eastAsia="ko-KR"/>
          </w:rPr>
          <w:delText>from useful import turn_right as vire_a_droite</w:delText>
        </w:r>
      </w:del>
    </w:p>
    <w:p w:rsidR="00000000" w:rsidRDefault="00AF7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320"/>
        <w:rPr>
          <w:del w:id="10076" w:author="박윤수" w:date="2014-08-23T00:15:00Z"/>
          <w:sz w:val="24"/>
          <w:lang w:val="en-US" w:eastAsia="ko-KR"/>
        </w:rPr>
        <w:pPrChange w:id="10077" w:author="박윤수" w:date="2014-08-23T00:18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/>
            <w:ind w:leftChars="600" w:left="1320"/>
          </w:pPr>
        </w:pPrChange>
      </w:pPr>
    </w:p>
    <w:p w:rsidR="00000000" w:rsidRDefault="00513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320"/>
        <w:rPr>
          <w:del w:id="10078" w:author="박윤수" w:date="2014-08-23T00:15:00Z"/>
          <w:sz w:val="24"/>
          <w:lang w:val="en-US" w:eastAsia="ko-KR"/>
        </w:rPr>
        <w:pPrChange w:id="10079" w:author="박윤수" w:date="2014-08-23T00:18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/>
            <w:ind w:leftChars="600" w:left="1320"/>
          </w:pPr>
        </w:pPrChange>
      </w:pPr>
      <w:del w:id="10080" w:author="박윤수" w:date="2014-08-23T00:15:00Z">
        <w:r w:rsidRPr="00944A52" w:rsidDel="00C13530">
          <w:rPr>
            <w:sz w:val="24"/>
            <w:lang w:val="en-US" w:eastAsia="ko-KR"/>
          </w:rPr>
          <w:delText xml:space="preserve"># </w:delText>
        </w:r>
        <w:r w:rsidDel="00C13530">
          <w:rPr>
            <w:rFonts w:hint="eastAsia"/>
            <w:sz w:val="24"/>
            <w:lang w:val="en-US" w:eastAsia="ko-KR"/>
          </w:rPr>
          <w:delText>아래와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같이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사용하세요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513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320"/>
        <w:rPr>
          <w:del w:id="10081" w:author="박윤수" w:date="2014-08-23T00:15:00Z"/>
          <w:sz w:val="24"/>
          <w:lang w:val="en-US" w:eastAsia="ko-KR"/>
        </w:rPr>
        <w:pPrChange w:id="10082" w:author="박윤수" w:date="2014-08-23T00:18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/>
            <w:ind w:leftChars="600" w:left="1320"/>
          </w:pPr>
        </w:pPrChange>
      </w:pPr>
      <w:del w:id="10083" w:author="박윤수" w:date="2014-08-23T00:15:00Z">
        <w:r w:rsidRPr="00944A52" w:rsidDel="00C13530">
          <w:rPr>
            <w:sz w:val="24"/>
            <w:lang w:val="en-US" w:eastAsia="ko-KR"/>
          </w:rPr>
          <w:delText>vire_a_droite()</w:delText>
        </w:r>
      </w:del>
    </w:p>
    <w:p w:rsidR="00000000" w:rsidRDefault="00513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320"/>
        <w:rPr>
          <w:del w:id="10084" w:author="박윤수" w:date="2014-08-23T00:15:00Z"/>
          <w:sz w:val="24"/>
          <w:lang w:val="en-US" w:eastAsia="ko-KR"/>
        </w:rPr>
        <w:pPrChange w:id="10085" w:author="박윤수" w:date="2014-08-23T00:18:00Z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/>
            <w:ind w:leftChars="600" w:left="1320"/>
          </w:pPr>
        </w:pPrChange>
      </w:pPr>
      <w:del w:id="10086" w:author="박윤수" w:date="2014-08-23T00:15:00Z">
        <w:r w:rsidRPr="00944A52" w:rsidDel="00C13530">
          <w:rPr>
            <w:sz w:val="24"/>
            <w:lang w:val="en-US" w:eastAsia="ko-KR"/>
          </w:rPr>
          <w:delText>turn_off()</w:delText>
        </w:r>
      </w:del>
    </w:p>
    <w:p w:rsidR="00000000" w:rsidRDefault="0051319D">
      <w:pPr>
        <w:spacing w:before="240"/>
        <w:rPr>
          <w:del w:id="10087" w:author="박윤수" w:date="2014-08-23T00:15:00Z"/>
          <w:lang w:val="en-US" w:eastAsia="ko-KR"/>
        </w:rPr>
        <w:pPrChange w:id="10088" w:author="박윤수" w:date="2014-08-23T00:18:00Z">
          <w:pPr>
            <w:spacing w:before="240" w:after="0"/>
          </w:pPr>
        </w:pPrChange>
      </w:pPr>
      <w:del w:id="10089" w:author="박윤수" w:date="2014-08-23T00:15:00Z">
        <w:r w:rsidDel="00C13530">
          <w:rPr>
            <w:rFonts w:hint="eastAsia"/>
            <w:sz w:val="24"/>
            <w:lang w:val="en-US" w:eastAsia="ko-KR"/>
          </w:rPr>
          <w:delText xml:space="preserve">as </w:delText>
        </w:r>
        <w:r w:rsidDel="00C13530">
          <w:rPr>
            <w:rFonts w:hint="eastAsia"/>
            <w:sz w:val="24"/>
            <w:lang w:val="en-US" w:eastAsia="ko-KR"/>
          </w:rPr>
          <w:delText>단어는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거의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파이썬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키워드입니다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파이썬의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다음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버전에서는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키워드가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것입니다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변수</w:delText>
        </w:r>
        <w:r w:rsidDel="00C13530">
          <w:rPr>
            <w:rFonts w:hint="eastAsia"/>
            <w:sz w:val="24"/>
            <w:lang w:val="en-US" w:eastAsia="ko-KR"/>
          </w:rPr>
          <w:delText>(variable)</w:delText>
        </w:r>
        <w:r w:rsidDel="00C13530">
          <w:rPr>
            <w:rFonts w:hint="eastAsia"/>
            <w:sz w:val="24"/>
            <w:lang w:val="en-US" w:eastAsia="ko-KR"/>
          </w:rPr>
          <w:delText>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논의할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스테이트먼트</w:delText>
        </w:r>
        <w:r w:rsidDel="00C13530">
          <w:rPr>
            <w:rFonts w:hint="eastAsia"/>
            <w:sz w:val="24"/>
            <w:lang w:val="en-US" w:eastAsia="ko-KR"/>
          </w:rPr>
          <w:delText>(statement)</w:delText>
        </w:r>
        <w:r w:rsidDel="00C13530">
          <w:rPr>
            <w:rFonts w:hint="eastAsia"/>
            <w:sz w:val="24"/>
            <w:lang w:val="en-US" w:eastAsia="ko-KR"/>
          </w:rPr>
          <w:delText>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의미하는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바를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설명할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것입니다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E80AEF">
      <w:pPr>
        <w:pStyle w:val="affc"/>
        <w:numPr>
          <w:ilvl w:val="0"/>
          <w:numId w:val="36"/>
        </w:numPr>
        <w:spacing w:before="240"/>
        <w:ind w:leftChars="0"/>
        <w:rPr>
          <w:del w:id="10090" w:author="박윤수" w:date="2014-08-23T00:15:00Z"/>
          <w:b/>
          <w:color w:val="0070C0"/>
          <w:sz w:val="24"/>
          <w:lang w:val="en-US" w:eastAsia="ko-KR"/>
          <w:rPrChange w:id="10091" w:author="이은정" w:date="2014-08-22T16:44:00Z">
            <w:rPr>
              <w:del w:id="10092" w:author="박윤수" w:date="2014-08-23T00:15:00Z"/>
              <w:b/>
              <w:sz w:val="24"/>
              <w:lang w:val="en-US" w:eastAsia="ko-KR"/>
            </w:rPr>
          </w:rPrChange>
        </w:rPr>
        <w:pPrChange w:id="10093" w:author="박윤수" w:date="2014-08-23T00:18:00Z">
          <w:pPr>
            <w:pStyle w:val="affc"/>
            <w:numPr>
              <w:numId w:val="36"/>
            </w:numPr>
            <w:spacing w:before="240" w:after="0"/>
            <w:ind w:leftChars="0" w:left="927" w:hanging="360"/>
          </w:pPr>
        </w:pPrChange>
      </w:pPr>
      <w:del w:id="10094" w:author="박윤수" w:date="2014-08-23T00:15:00Z">
        <w:r w:rsidRPr="00E80AEF">
          <w:rPr>
            <w:rFonts w:hint="eastAsia"/>
            <w:b/>
            <w:color w:val="0070C0"/>
            <w:sz w:val="24"/>
            <w:lang w:val="en-US" w:eastAsia="ko-KR"/>
            <w:rPrChange w:id="10095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아마도</w:delText>
        </w:r>
        <w:r w:rsidRPr="00E80AEF">
          <w:rPr>
            <w:b/>
            <w:color w:val="0070C0"/>
            <w:sz w:val="24"/>
            <w:lang w:val="en-US" w:eastAsia="ko-KR"/>
            <w:rPrChange w:id="10096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097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결국</w:delText>
        </w:r>
        <w:r w:rsidRPr="00E80AEF">
          <w:rPr>
            <w:b/>
            <w:color w:val="0070C0"/>
            <w:sz w:val="24"/>
            <w:lang w:val="en-US" w:eastAsia="ko-KR"/>
            <w:rPrChange w:id="10098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099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그렇게</w:delText>
        </w:r>
        <w:r w:rsidRPr="00E80AEF">
          <w:rPr>
            <w:b/>
            <w:color w:val="0070C0"/>
            <w:sz w:val="24"/>
            <w:lang w:val="en-US" w:eastAsia="ko-KR"/>
            <w:rPrChange w:id="10100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101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유용하지</w:delText>
        </w:r>
        <w:r w:rsidRPr="00E80AEF">
          <w:rPr>
            <w:b/>
            <w:color w:val="0070C0"/>
            <w:sz w:val="24"/>
            <w:lang w:val="en-US" w:eastAsia="ko-KR"/>
            <w:rPrChange w:id="10102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103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않을</w:delText>
        </w:r>
        <w:r w:rsidRPr="00E80AEF">
          <w:rPr>
            <w:b/>
            <w:color w:val="0070C0"/>
            <w:sz w:val="24"/>
            <w:lang w:val="en-US" w:eastAsia="ko-KR"/>
            <w:rPrChange w:id="10104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105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듯</w:delText>
        </w:r>
      </w:del>
    </w:p>
    <w:p w:rsidR="00000000" w:rsidRDefault="0051319D">
      <w:pPr>
        <w:spacing w:before="240"/>
        <w:rPr>
          <w:del w:id="10106" w:author="박윤수" w:date="2014-08-23T00:15:00Z"/>
          <w:lang w:val="en-US" w:eastAsia="ko-KR"/>
        </w:rPr>
        <w:pPrChange w:id="10107" w:author="박윤수" w:date="2014-08-23T00:18:00Z">
          <w:pPr>
            <w:spacing w:before="240" w:after="0"/>
          </w:pPr>
        </w:pPrChange>
      </w:pPr>
      <w:del w:id="10108" w:author="박윤수" w:date="2014-08-23T00:15:00Z">
        <w:r w:rsidDel="00C13530">
          <w:rPr>
            <w:rFonts w:hint="eastAsia"/>
            <w:lang w:val="en-US" w:eastAsia="ko-KR"/>
          </w:rPr>
          <w:delText>자신만의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프로그램을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작성할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때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lang w:val="en-US" w:eastAsia="ko-KR"/>
          </w:rPr>
          <w:delText>“</w:delText>
        </w:r>
        <w:r w:rsidDel="00C13530">
          <w:rPr>
            <w:rFonts w:hint="eastAsia"/>
            <w:lang w:val="en-US" w:eastAsia="ko-KR"/>
          </w:rPr>
          <w:delText>useful</w:delText>
        </w:r>
        <w:r w:rsidDel="00C13530">
          <w:rPr>
            <w:lang w:val="en-US" w:eastAsia="ko-KR"/>
          </w:rPr>
          <w:delText>”</w:delText>
        </w:r>
        <w:r w:rsidDel="00C13530">
          <w:rPr>
            <w:rFonts w:hint="eastAsia"/>
            <w:lang w:val="en-US" w:eastAsia="ko-KR"/>
          </w:rPr>
          <w:delText>모듈의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진정한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유용성을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생각한다면</w:delText>
        </w:r>
        <w:r w:rsidDel="00C13530">
          <w:rPr>
            <w:rFonts w:hint="eastAsia"/>
            <w:lang w:val="en-US" w:eastAsia="ko-KR"/>
          </w:rPr>
          <w:delText xml:space="preserve">, </w:delText>
        </w:r>
        <w:r w:rsidDel="00C13530">
          <w:rPr>
            <w:rFonts w:hint="eastAsia"/>
            <w:lang w:val="en-US" w:eastAsia="ko-KR"/>
          </w:rPr>
          <w:delText>결국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너무나도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제한되어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있어서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유용하게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사용하지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못할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것이라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생각할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 xml:space="preserve">. </w:delText>
        </w:r>
        <w:r w:rsidR="00E80AEF" w:rsidRPr="00E80AEF">
          <w:rPr>
            <w:rFonts w:hint="eastAsia"/>
            <w:lang w:val="en-US" w:eastAsia="ko-KR"/>
            <w:rPrChange w:id="10109" w:author="박윤수" w:date="2014-08-22T21:1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다음</w:delText>
        </w:r>
        <w:r w:rsidR="00E80AEF" w:rsidRPr="00E80AEF">
          <w:rPr>
            <w:lang w:val="en-US" w:eastAsia="ko-KR"/>
            <w:rPrChange w:id="10110" w:author="박윤수" w:date="2014-08-22T21:17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lang w:val="en-US" w:eastAsia="ko-KR"/>
            <w:rPrChange w:id="10111" w:author="박윤수" w:date="2014-08-22T21:1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프로그램을</w:delText>
        </w:r>
        <w:r w:rsidR="00E80AEF" w:rsidRPr="00E80AEF">
          <w:rPr>
            <w:lang w:val="en-US" w:eastAsia="ko-KR"/>
            <w:rPrChange w:id="10112" w:author="박윤수" w:date="2014-08-22T21:17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lang w:val="en-US" w:eastAsia="ko-KR"/>
            <w:rPrChange w:id="10113" w:author="박윤수" w:date="2014-08-22T21:1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작성하는</w:delText>
        </w:r>
        <w:r w:rsidR="00E80AEF" w:rsidRPr="00E80AEF">
          <w:rPr>
            <w:lang w:val="en-US" w:eastAsia="ko-KR"/>
            <w:rPrChange w:id="10114" w:author="박윤수" w:date="2014-08-22T21:17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lang w:val="en-US" w:eastAsia="ko-KR"/>
            <w:rPrChange w:id="10115" w:author="박윤수" w:date="2014-08-22T21:1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것이</w:delText>
        </w:r>
        <w:r w:rsidR="00E80AEF" w:rsidRPr="00E80AEF">
          <w:rPr>
            <w:lang w:val="en-US" w:eastAsia="ko-KR"/>
            <w:rPrChange w:id="10116" w:author="박윤수" w:date="2014-08-22T21:17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lang w:val="en-US" w:eastAsia="ko-KR"/>
            <w:rPrChange w:id="10117" w:author="박윤수" w:date="2014-08-22T21:17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이를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반영할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수</w:delText>
        </w:r>
        <w:r w:rsidDel="00C13530">
          <w:rPr>
            <w:rFonts w:hint="eastAsia"/>
            <w:lang w:val="en-US" w:eastAsia="ko-KR"/>
          </w:rPr>
          <w:delText xml:space="preserve"> </w:delText>
        </w:r>
        <w:r w:rsidDel="00C13530">
          <w:rPr>
            <w:rFonts w:hint="eastAsia"/>
            <w:lang w:val="en-US" w:eastAsia="ko-KR"/>
          </w:rPr>
          <w:delText>있습니다</w:delText>
        </w:r>
        <w:r w:rsidDel="00C13530">
          <w:rPr>
            <w:rFonts w:hint="eastAsia"/>
            <w:lang w:val="en-US" w:eastAsia="ko-KR"/>
          </w:rPr>
          <w:delText>.</w:delText>
        </w:r>
      </w:del>
    </w:p>
    <w:p w:rsidR="00000000" w:rsidRDefault="00E80AEF">
      <w:pPr>
        <w:rPr>
          <w:del w:id="10118" w:author="박윤수" w:date="2014-08-23T00:15:00Z"/>
          <w:color w:val="00B050"/>
          <w:lang w:val="en-US" w:eastAsia="ko-KR"/>
          <w:rPrChange w:id="10119" w:author="이은정" w:date="2014-08-22T16:44:00Z">
            <w:rPr>
              <w:del w:id="10120" w:author="박윤수" w:date="2014-08-23T00:15:00Z"/>
              <w:lang w:val="en-US" w:eastAsia="ko-KR"/>
            </w:rPr>
          </w:rPrChange>
        </w:rPr>
        <w:pPrChange w:id="10121" w:author="박윤수" w:date="2014-08-23T00:18:00Z">
          <w:pPr>
            <w:spacing w:after="0"/>
          </w:pPr>
        </w:pPrChange>
      </w:pPr>
      <w:del w:id="10122" w:author="박윤수" w:date="2014-08-23T00:15:00Z">
        <w:r w:rsidRPr="00E80AEF">
          <w:rPr>
            <w:color w:val="00B050"/>
            <w:lang w:val="en-US" w:eastAsia="ko-KR"/>
            <w:rPrChange w:id="10123" w:author="이은정" w:date="2014-08-22T16:4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10124" w:author="이은정" w:date="2014-08-22T16:4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모듈</w:delText>
        </w:r>
        <w:r w:rsidRPr="00E80AEF">
          <w:rPr>
            <w:color w:val="00B050"/>
            <w:lang w:val="en-US" w:eastAsia="ko-KR"/>
            <w:rPrChange w:id="10125" w:author="이은정" w:date="2014-08-22T16:4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26" w:author="이은정" w:date="2014-08-22T16:4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가져오기</w:delText>
        </w:r>
      </w:del>
    </w:p>
    <w:p w:rsidR="00000000" w:rsidRDefault="0051319D">
      <w:pPr>
        <w:rPr>
          <w:del w:id="10127" w:author="박윤수" w:date="2014-08-23T00:15:00Z"/>
          <w:lang w:val="en-US" w:eastAsia="ko-KR"/>
        </w:rPr>
        <w:pPrChange w:id="10128" w:author="박윤수" w:date="2014-08-23T00:18:00Z">
          <w:pPr>
            <w:spacing w:after="0"/>
          </w:pPr>
        </w:pPrChange>
      </w:pPr>
      <w:del w:id="10129" w:author="박윤수" w:date="2014-08-23T00:15:00Z">
        <w:r w:rsidRPr="0051319D" w:rsidDel="00C13530">
          <w:rPr>
            <w:lang w:val="en-US" w:eastAsia="ko-KR"/>
          </w:rPr>
          <w:delText>import</w:delText>
        </w:r>
      </w:del>
      <w:ins w:id="10130" w:author="이은정" w:date="2014-08-22T15:33:00Z">
        <w:del w:id="10131" w:author="박윤수" w:date="2014-08-23T00:15:00Z">
          <w:r w:rsidR="00CA645F" w:rsidRPr="00CA645F" w:rsidDel="00C13530">
            <w:rPr>
              <w:color w:val="0070C0"/>
              <w:lang w:val="en-US" w:eastAsia="ko-KR"/>
            </w:rPr>
            <w:delText>import</w:delText>
          </w:r>
        </w:del>
      </w:ins>
      <w:del w:id="10132" w:author="박윤수" w:date="2014-08-23T00:15:00Z">
        <w:r w:rsidRPr="0051319D" w:rsidDel="00C13530">
          <w:rPr>
            <w:lang w:val="en-US" w:eastAsia="ko-KR"/>
          </w:rPr>
          <w:delText xml:space="preserve"> useful </w:delText>
        </w:r>
        <w:r w:rsidR="00E80AEF" w:rsidRPr="00E80AEF">
          <w:rPr>
            <w:color w:val="0070C0"/>
            <w:lang w:val="en-US" w:eastAsia="ko-KR"/>
            <w:rPrChange w:id="10133" w:author="이은정" w:date="2014-08-22T15:34:00Z">
              <w:rPr>
                <w:color w:val="0000FF"/>
                <w:u w:val="single"/>
                <w:lang w:val="en-US" w:eastAsia="ko-KR"/>
              </w:rPr>
            </w:rPrChange>
          </w:rPr>
          <w:delText>as</w:delText>
        </w:r>
        <w:r w:rsidRPr="0051319D" w:rsidDel="00C13530">
          <w:rPr>
            <w:lang w:val="en-US" w:eastAsia="ko-KR"/>
          </w:rPr>
          <w:delText xml:space="preserve"> not_so_useful_after_all</w:delText>
        </w:r>
      </w:del>
    </w:p>
    <w:p w:rsidR="00000000" w:rsidRDefault="00E80AEF">
      <w:pPr>
        <w:spacing w:before="240"/>
        <w:rPr>
          <w:del w:id="10134" w:author="박윤수" w:date="2014-08-23T00:15:00Z"/>
          <w:color w:val="00B050"/>
          <w:lang w:val="en-US" w:eastAsia="ko-KR"/>
          <w:rPrChange w:id="10135" w:author="이은정" w:date="2014-08-22T15:34:00Z">
            <w:rPr>
              <w:del w:id="10136" w:author="박윤수" w:date="2014-08-23T00:15:00Z"/>
              <w:lang w:val="en-US" w:eastAsia="ko-KR"/>
            </w:rPr>
          </w:rPrChange>
        </w:rPr>
        <w:pPrChange w:id="10137" w:author="박윤수" w:date="2014-08-23T00:18:00Z">
          <w:pPr>
            <w:spacing w:before="240" w:after="0"/>
          </w:pPr>
        </w:pPrChange>
      </w:pPr>
      <w:del w:id="10138" w:author="박윤수" w:date="2014-08-23T00:15:00Z">
        <w:r w:rsidRPr="00E80AEF">
          <w:rPr>
            <w:color w:val="00B050"/>
            <w:lang w:val="en-US" w:eastAsia="ko-KR"/>
            <w:rPrChange w:id="10139" w:author="이은정" w:date="2014-08-22T15:3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10140" w:author="이은정" w:date="2014-08-22T15:3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다양한</w:delText>
        </w:r>
        <w:r w:rsidRPr="00E80AEF">
          <w:rPr>
            <w:color w:val="00B050"/>
            <w:lang w:val="en-US" w:eastAsia="ko-KR"/>
            <w:rPrChange w:id="10141" w:author="이은정" w:date="2014-08-22T15:3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42" w:author="이은정" w:date="2014-08-22T15:3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명령문</w:delText>
        </w:r>
        <w:r w:rsidRPr="00E80AEF">
          <w:rPr>
            <w:color w:val="00B050"/>
            <w:lang w:val="en-US" w:eastAsia="ko-KR"/>
            <w:rPrChange w:id="10143" w:author="이은정" w:date="2014-08-22T15:3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44" w:author="이은정" w:date="2014-08-22T15:3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함수</w:delText>
        </w:r>
        <w:r w:rsidRPr="00E80AEF">
          <w:rPr>
            <w:color w:val="00B050"/>
            <w:lang w:val="en-US" w:eastAsia="ko-KR"/>
            <w:rPrChange w:id="10145" w:author="이은정" w:date="2014-08-22T15:34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46" w:author="이은정" w:date="2014-08-22T15:34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사용하기</w:delText>
        </w:r>
      </w:del>
    </w:p>
    <w:p w:rsidR="00000000" w:rsidRDefault="0051319D">
      <w:pPr>
        <w:rPr>
          <w:del w:id="10147" w:author="박윤수" w:date="2014-08-23T00:15:00Z"/>
          <w:lang w:val="en-US" w:eastAsia="ko-KR"/>
        </w:rPr>
        <w:pPrChange w:id="10148" w:author="박윤수" w:date="2014-08-23T00:18:00Z">
          <w:pPr>
            <w:spacing w:after="0"/>
          </w:pPr>
        </w:pPrChange>
      </w:pPr>
      <w:del w:id="10149" w:author="박윤수" w:date="2014-08-23T00:15:00Z">
        <w:r w:rsidRPr="0051319D" w:rsidDel="00C13530">
          <w:rPr>
            <w:lang w:val="en-US" w:eastAsia="ko-KR"/>
          </w:rPr>
          <w:delText>not_so_useful_after_all.turn_right()</w:delText>
        </w:r>
      </w:del>
    </w:p>
    <w:p w:rsidR="00000000" w:rsidRDefault="0051319D">
      <w:pPr>
        <w:rPr>
          <w:del w:id="10150" w:author="박윤수" w:date="2014-08-23T00:15:00Z"/>
          <w:lang w:val="en-US" w:eastAsia="ko-KR"/>
        </w:rPr>
        <w:pPrChange w:id="10151" w:author="박윤수" w:date="2014-08-23T00:18:00Z">
          <w:pPr>
            <w:spacing w:after="0"/>
          </w:pPr>
        </w:pPrChange>
      </w:pPr>
      <w:del w:id="10152" w:author="박윤수" w:date="2014-08-23T00:15:00Z">
        <w:r w:rsidRPr="0051319D" w:rsidDel="00C13530">
          <w:rPr>
            <w:lang w:val="en-US" w:eastAsia="ko-KR"/>
          </w:rPr>
          <w:delText>not_so_useful_after_all.turn_around()</w:delText>
        </w:r>
      </w:del>
    </w:p>
    <w:p w:rsidR="00000000" w:rsidRDefault="0051319D">
      <w:pPr>
        <w:rPr>
          <w:del w:id="10153" w:author="박윤수" w:date="2014-08-23T00:15:00Z"/>
          <w:lang w:val="en-US" w:eastAsia="ko-KR"/>
        </w:rPr>
        <w:pPrChange w:id="10154" w:author="박윤수" w:date="2014-08-23T00:18:00Z">
          <w:pPr>
            <w:spacing w:after="0"/>
          </w:pPr>
        </w:pPrChange>
      </w:pPr>
      <w:del w:id="10155" w:author="박윤수" w:date="2014-08-23T00:15:00Z">
        <w:r w:rsidRPr="0051319D" w:rsidDel="00C13530">
          <w:rPr>
            <w:lang w:val="en-US" w:eastAsia="ko-KR"/>
          </w:rPr>
          <w:delText>turn_off()</w:delText>
        </w:r>
      </w:del>
    </w:p>
    <w:p w:rsidR="00000000" w:rsidRDefault="0051319D">
      <w:pPr>
        <w:spacing w:before="240"/>
        <w:rPr>
          <w:del w:id="10156" w:author="박윤수" w:date="2014-08-23T00:15:00Z"/>
          <w:lang w:val="en-US" w:eastAsia="ko-KR"/>
        </w:rPr>
        <w:pPrChange w:id="10157" w:author="박윤수" w:date="2014-08-23T00:18:00Z">
          <w:pPr>
            <w:spacing w:before="240" w:after="0"/>
          </w:pPr>
        </w:pPrChange>
      </w:pPr>
      <w:del w:id="10158" w:author="박윤수" w:date="2014-08-23T00:15:00Z">
        <w:r w:rsidDel="00C13530">
          <w:rPr>
            <w:rFonts w:hint="eastAsia"/>
            <w:lang w:val="en-US" w:eastAsia="ko-KR"/>
          </w:rPr>
          <w:delText>실제에서</w:delText>
        </w:r>
        <w:r w:rsidDel="00C13530">
          <w:rPr>
            <w:rFonts w:hint="eastAsia"/>
            <w:lang w:val="en-US" w:eastAsia="ko-KR"/>
          </w:rPr>
          <w:delText xml:space="preserve">, import </w:delText>
        </w:r>
        <w:r w:rsidDel="00C13530">
          <w:rPr>
            <w:rFonts w:hint="eastAsia"/>
            <w:lang w:val="en-US" w:eastAsia="ko-KR"/>
          </w:rPr>
          <w:delText>스테이트먼트</w:delText>
        </w:r>
        <w:r w:rsidR="00006515" w:rsidDel="00C13530">
          <w:rPr>
            <w:rFonts w:hint="eastAsia"/>
            <w:lang w:val="en-US" w:eastAsia="ko-KR"/>
          </w:rPr>
          <w:delText>의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정상적인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사용의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모습은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다음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줄을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더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잘</w:delText>
        </w:r>
        <w:r w:rsidR="00006515" w:rsidDel="00C13530">
          <w:rPr>
            <w:rFonts w:hint="eastAsia"/>
            <w:lang w:val="en-US" w:eastAsia="ko-KR"/>
          </w:rPr>
          <w:delText xml:space="preserve"> </w:delText>
        </w:r>
        <w:r w:rsidR="00006515" w:rsidDel="00C13530">
          <w:rPr>
            <w:rFonts w:hint="eastAsia"/>
            <w:lang w:val="en-US" w:eastAsia="ko-KR"/>
          </w:rPr>
          <w:delText>보여줍니다</w:delText>
        </w:r>
        <w:r w:rsidR="00006515" w:rsidDel="00C13530">
          <w:rPr>
            <w:rFonts w:hint="eastAsia"/>
            <w:lang w:val="en-US" w:eastAsia="ko-KR"/>
          </w:rPr>
          <w:delText>.</w:delText>
        </w:r>
      </w:del>
    </w:p>
    <w:p w:rsidR="00000000" w:rsidRDefault="00E80AEF">
      <w:pPr>
        <w:rPr>
          <w:del w:id="10159" w:author="박윤수" w:date="2014-08-23T00:15:00Z"/>
          <w:color w:val="00B050"/>
          <w:lang w:val="en-US" w:eastAsia="ko-KR"/>
          <w:rPrChange w:id="10160" w:author="이은정" w:date="2014-08-22T15:35:00Z">
            <w:rPr>
              <w:del w:id="10161" w:author="박윤수" w:date="2014-08-23T00:15:00Z"/>
              <w:lang w:val="en-US" w:eastAsia="ko-KR"/>
            </w:rPr>
          </w:rPrChange>
        </w:rPr>
        <w:pPrChange w:id="10162" w:author="박윤수" w:date="2014-08-23T00:18:00Z">
          <w:pPr>
            <w:spacing w:after="0"/>
          </w:pPr>
        </w:pPrChange>
      </w:pPr>
      <w:del w:id="10163" w:author="박윤수" w:date="2014-08-23T00:15:00Z">
        <w:r w:rsidRPr="00E80AEF">
          <w:rPr>
            <w:color w:val="00B050"/>
            <w:lang w:val="en-US" w:eastAsia="ko-KR"/>
            <w:rPrChange w:id="10164" w:author="이은정" w:date="2014-08-22T15:3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10165" w:author="이은정" w:date="2014-08-22T15:3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모듈</w:delText>
        </w:r>
        <w:r w:rsidRPr="00E80AEF">
          <w:rPr>
            <w:color w:val="00B050"/>
            <w:lang w:val="en-US" w:eastAsia="ko-KR"/>
            <w:rPrChange w:id="10166" w:author="이은정" w:date="2014-08-22T15:3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67" w:author="이은정" w:date="2014-08-22T15:3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가져오기</w:delText>
        </w:r>
      </w:del>
    </w:p>
    <w:p w:rsidR="00000000" w:rsidRDefault="00006515">
      <w:pPr>
        <w:rPr>
          <w:del w:id="10168" w:author="박윤수" w:date="2014-08-23T00:15:00Z"/>
          <w:lang w:val="en-US" w:eastAsia="ko-KR"/>
        </w:rPr>
        <w:pPrChange w:id="10169" w:author="박윤수" w:date="2014-08-23T00:18:00Z">
          <w:pPr>
            <w:spacing w:after="0"/>
          </w:pPr>
        </w:pPrChange>
      </w:pPr>
      <w:del w:id="10170" w:author="박윤수" w:date="2014-08-23T00:15:00Z">
        <w:r w:rsidRPr="0051319D" w:rsidDel="00C13530">
          <w:rPr>
            <w:lang w:val="en-US" w:eastAsia="ko-KR"/>
          </w:rPr>
          <w:delText>import</w:delText>
        </w:r>
      </w:del>
      <w:ins w:id="10171" w:author="이은정" w:date="2014-08-22T15:33:00Z">
        <w:del w:id="10172" w:author="박윤수" w:date="2014-08-23T00:15:00Z">
          <w:r w:rsidR="00CA645F" w:rsidRPr="00CA645F" w:rsidDel="00C13530">
            <w:rPr>
              <w:color w:val="0070C0"/>
              <w:lang w:val="en-US" w:eastAsia="ko-KR"/>
            </w:rPr>
            <w:delText>import</w:delText>
          </w:r>
        </w:del>
      </w:ins>
      <w:del w:id="10173" w:author="박윤수" w:date="2014-08-23T00:15:00Z">
        <w:r w:rsidRPr="0051319D" w:rsidDel="00C13530">
          <w:rPr>
            <w:lang w:val="en-US" w:eastAsia="ko-KR"/>
          </w:rPr>
          <w:delText xml:space="preserve"> </w:delText>
        </w:r>
        <w:r w:rsidRPr="00006515" w:rsidDel="00C13530">
          <w:rPr>
            <w:lang w:val="en-US" w:eastAsia="ko-KR"/>
          </w:rPr>
          <w:delText>module_with_very_very_very_long_name as short_name</w:delText>
        </w:r>
      </w:del>
    </w:p>
    <w:p w:rsidR="00000000" w:rsidRDefault="00E80AEF">
      <w:pPr>
        <w:spacing w:before="240"/>
        <w:rPr>
          <w:del w:id="10174" w:author="박윤수" w:date="2014-08-23T00:15:00Z"/>
          <w:color w:val="00B050"/>
          <w:lang w:val="en-US" w:eastAsia="ko-KR"/>
          <w:rPrChange w:id="10175" w:author="이은정" w:date="2014-08-22T15:35:00Z">
            <w:rPr>
              <w:del w:id="10176" w:author="박윤수" w:date="2014-08-23T00:15:00Z"/>
              <w:lang w:val="en-US" w:eastAsia="ko-KR"/>
            </w:rPr>
          </w:rPrChange>
        </w:rPr>
        <w:pPrChange w:id="10177" w:author="박윤수" w:date="2014-08-23T00:18:00Z">
          <w:pPr>
            <w:spacing w:before="240" w:after="0"/>
          </w:pPr>
        </w:pPrChange>
      </w:pPr>
      <w:del w:id="10178" w:author="박윤수" w:date="2014-08-23T00:15:00Z">
        <w:r w:rsidRPr="00E80AEF">
          <w:rPr>
            <w:color w:val="00B050"/>
            <w:lang w:val="en-US" w:eastAsia="ko-KR"/>
            <w:rPrChange w:id="10179" w:author="이은정" w:date="2014-08-22T15:3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# </w:delText>
        </w:r>
        <w:r w:rsidRPr="00E80AEF">
          <w:rPr>
            <w:rFonts w:hint="eastAsia"/>
            <w:color w:val="00B050"/>
            <w:lang w:val="en-US" w:eastAsia="ko-KR"/>
            <w:rPrChange w:id="10180" w:author="이은정" w:date="2014-08-22T15:3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다양한</w:delText>
        </w:r>
        <w:r w:rsidRPr="00E80AEF">
          <w:rPr>
            <w:color w:val="00B050"/>
            <w:lang w:val="en-US" w:eastAsia="ko-KR"/>
            <w:rPrChange w:id="10181" w:author="이은정" w:date="2014-08-22T15:3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82" w:author="이은정" w:date="2014-08-22T15:3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명령문</w:delText>
        </w:r>
        <w:r w:rsidRPr="00E80AEF">
          <w:rPr>
            <w:color w:val="00B050"/>
            <w:lang w:val="en-US" w:eastAsia="ko-KR"/>
            <w:rPrChange w:id="10183" w:author="이은정" w:date="2014-08-22T15:3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84" w:author="이은정" w:date="2014-08-22T15:3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함수</w:delText>
        </w:r>
        <w:r w:rsidRPr="00E80AEF">
          <w:rPr>
            <w:color w:val="00B050"/>
            <w:lang w:val="en-US" w:eastAsia="ko-KR"/>
            <w:rPrChange w:id="10185" w:author="이은정" w:date="2014-08-22T15:35:00Z">
              <w:rPr>
                <w:color w:val="0000FF"/>
                <w:u w:val="single"/>
                <w:lang w:val="en-US"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B050"/>
            <w:lang w:val="en-US" w:eastAsia="ko-KR"/>
            <w:rPrChange w:id="10186" w:author="이은정" w:date="2014-08-22T15:35:00Z">
              <w:rPr>
                <w:rFonts w:hint="eastAsia"/>
                <w:color w:val="0000FF"/>
                <w:u w:val="single"/>
                <w:lang w:val="en-US" w:eastAsia="ko-KR"/>
              </w:rPr>
            </w:rPrChange>
          </w:rPr>
          <w:delText>사용하기</w:delText>
        </w:r>
      </w:del>
    </w:p>
    <w:p w:rsidR="00000000" w:rsidRDefault="00006515">
      <w:pPr>
        <w:rPr>
          <w:del w:id="10187" w:author="박윤수" w:date="2014-08-23T00:15:00Z"/>
          <w:lang w:val="en-US" w:eastAsia="ko-KR"/>
        </w:rPr>
        <w:pPrChange w:id="10188" w:author="박윤수" w:date="2014-08-23T00:18:00Z">
          <w:pPr>
            <w:spacing w:after="0"/>
          </w:pPr>
        </w:pPrChange>
      </w:pPr>
      <w:del w:id="10189" w:author="박윤수" w:date="2014-08-23T00:15:00Z">
        <w:r w:rsidRPr="00006515" w:rsidDel="00C13530">
          <w:rPr>
            <w:lang w:val="en-US" w:eastAsia="ko-KR"/>
          </w:rPr>
          <w:delText>short_name.instruction1()</w:delText>
        </w:r>
      </w:del>
    </w:p>
    <w:p w:rsidR="00000000" w:rsidRDefault="00006515">
      <w:pPr>
        <w:rPr>
          <w:del w:id="10190" w:author="박윤수" w:date="2014-08-23T00:15:00Z"/>
          <w:lang w:val="en-US" w:eastAsia="ko-KR"/>
        </w:rPr>
        <w:pPrChange w:id="10191" w:author="박윤수" w:date="2014-08-23T00:18:00Z">
          <w:pPr>
            <w:spacing w:after="0"/>
          </w:pPr>
        </w:pPrChange>
      </w:pPr>
      <w:del w:id="10192" w:author="박윤수" w:date="2014-08-23T00:15:00Z">
        <w:r w:rsidRPr="00006515" w:rsidDel="00C13530">
          <w:rPr>
            <w:lang w:val="en-US" w:eastAsia="ko-KR"/>
          </w:rPr>
          <w:delText>short_name.instruction2()</w:delText>
        </w:r>
      </w:del>
    </w:p>
    <w:p w:rsidR="00000000" w:rsidRDefault="00E80AEF">
      <w:pPr>
        <w:pStyle w:val="affc"/>
        <w:numPr>
          <w:ilvl w:val="0"/>
          <w:numId w:val="36"/>
        </w:numPr>
        <w:spacing w:before="240"/>
        <w:ind w:leftChars="0"/>
        <w:rPr>
          <w:del w:id="10193" w:author="박윤수" w:date="2014-08-23T00:15:00Z"/>
          <w:b/>
          <w:color w:val="0070C0"/>
          <w:sz w:val="24"/>
          <w:lang w:val="en-US" w:eastAsia="ko-KR"/>
          <w:rPrChange w:id="10194" w:author="이은정" w:date="2014-08-22T16:44:00Z">
            <w:rPr>
              <w:del w:id="10195" w:author="박윤수" w:date="2014-08-23T00:15:00Z"/>
              <w:b/>
              <w:sz w:val="24"/>
              <w:lang w:val="en-US" w:eastAsia="ko-KR"/>
            </w:rPr>
          </w:rPrChange>
        </w:rPr>
        <w:pPrChange w:id="10196" w:author="박윤수" w:date="2014-08-23T00:18:00Z">
          <w:pPr>
            <w:pStyle w:val="affc"/>
            <w:numPr>
              <w:numId w:val="36"/>
            </w:numPr>
            <w:spacing w:before="240" w:after="0"/>
            <w:ind w:leftChars="0" w:left="927" w:hanging="360"/>
          </w:pPr>
        </w:pPrChange>
      </w:pPr>
      <w:del w:id="10197" w:author="박윤수" w:date="2014-08-23T00:15:00Z">
        <w:r w:rsidRPr="00E80AEF">
          <w:rPr>
            <w:rFonts w:hint="eastAsia"/>
            <w:b/>
            <w:color w:val="0070C0"/>
            <w:sz w:val="24"/>
            <w:lang w:val="en-US" w:eastAsia="ko-KR"/>
            <w:rPrChange w:id="10198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왜</w:delText>
        </w:r>
        <w:r w:rsidRPr="00E80AEF">
          <w:rPr>
            <w:b/>
            <w:color w:val="0070C0"/>
            <w:sz w:val="24"/>
            <w:lang w:val="en-US" w:eastAsia="ko-KR"/>
            <w:rPrChange w:id="10199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 xml:space="preserve"> Import</w:delText>
        </w:r>
        <w:r w:rsidRPr="00E80AEF">
          <w:rPr>
            <w:rFonts w:hint="eastAsia"/>
            <w:b/>
            <w:color w:val="0070C0"/>
            <w:sz w:val="24"/>
            <w:lang w:val="en-US" w:eastAsia="ko-KR"/>
            <w:rPrChange w:id="10200" w:author="이은정" w:date="2014-08-22T16:44:00Z">
              <w:rPr>
                <w:rFonts w:hint="eastAsia"/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를</w:delText>
        </w:r>
        <w:r w:rsidRPr="00E80AEF">
          <w:rPr>
            <w:b/>
            <w:color w:val="0070C0"/>
            <w:sz w:val="24"/>
            <w:lang w:val="en-US" w:eastAsia="ko-KR"/>
            <w:rPrChange w:id="10201" w:author="이은정" w:date="2014-08-22T16:44:00Z">
              <w:rPr>
                <w:b/>
                <w:color w:val="0000FF"/>
                <w:sz w:val="24"/>
                <w:u w:val="single"/>
                <w:lang w:val="en-US" w:eastAsia="ko-KR"/>
              </w:rPr>
            </w:rPrChange>
          </w:rPr>
          <w:delText>?</w:delText>
        </w:r>
      </w:del>
    </w:p>
    <w:p w:rsidR="00000000" w:rsidRDefault="00006515">
      <w:pPr>
        <w:spacing w:before="240"/>
        <w:rPr>
          <w:del w:id="10202" w:author="박윤수" w:date="2014-08-23T00:15:00Z"/>
          <w:sz w:val="24"/>
          <w:lang w:val="en-US" w:eastAsia="ko-KR"/>
        </w:rPr>
        <w:pPrChange w:id="10203" w:author="박윤수" w:date="2014-08-23T00:18:00Z">
          <w:pPr>
            <w:spacing w:before="240" w:after="0"/>
          </w:pPr>
        </w:pPrChange>
      </w:pPr>
      <w:del w:id="10204" w:author="박윤수" w:date="2014-08-23T00:15:00Z">
        <w:r w:rsidDel="00C13530">
          <w:rPr>
            <w:rFonts w:hint="eastAsia"/>
            <w:sz w:val="24"/>
            <w:lang w:val="en-US" w:eastAsia="ko-KR"/>
          </w:rPr>
          <w:delText>파이썬은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배터리가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포함돼서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온다고들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합니다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즉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파이썬은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매우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똑똑한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프로그래머들이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작성한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많은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유용한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포함하고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이들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버그가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없고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매우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효율적으로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작동하도록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철저하게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테스트가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되었습니다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파이썬에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대해서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많이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배우게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되고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자신만의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좀더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복잡한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프로그램을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작성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하다면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이미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관련된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존재하는지</w:delText>
        </w:r>
        <w:r w:rsidDel="00C13530">
          <w:rPr>
            <w:rFonts w:hint="eastAsia"/>
            <w:sz w:val="24"/>
            <w:lang w:val="en-US" w:eastAsia="ko-KR"/>
          </w:rPr>
          <w:delText xml:space="preserve">, </w:delText>
        </w:r>
        <w:r w:rsidDel="00C13530">
          <w:rPr>
            <w:rFonts w:hint="eastAsia"/>
            <w:sz w:val="24"/>
            <w:lang w:val="en-US" w:eastAsia="ko-KR"/>
          </w:rPr>
          <w:delText>도움이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수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있는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무엇인지를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먼저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확인할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필요가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정말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있습니다</w:delText>
        </w:r>
        <w:r w:rsidDel="00C13530">
          <w:rPr>
            <w:rFonts w:hint="eastAsia"/>
            <w:sz w:val="24"/>
            <w:lang w:val="en-US" w:eastAsia="ko-KR"/>
          </w:rPr>
          <w:delText xml:space="preserve">. </w:delText>
        </w:r>
        <w:r w:rsidDel="00C13530">
          <w:rPr>
            <w:rFonts w:hint="eastAsia"/>
            <w:sz w:val="24"/>
            <w:lang w:val="en-US" w:eastAsia="ko-KR"/>
          </w:rPr>
          <w:delText>다음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학습에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몇가지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유용한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모듈을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소개드릴</w:delText>
        </w:r>
        <w:r w:rsidDel="00C13530">
          <w:rPr>
            <w:rFonts w:hint="eastAsia"/>
            <w:sz w:val="24"/>
            <w:lang w:val="en-US" w:eastAsia="ko-KR"/>
          </w:rPr>
          <w:delText xml:space="preserve"> </w:delText>
        </w:r>
        <w:r w:rsidDel="00C13530">
          <w:rPr>
            <w:rFonts w:hint="eastAsia"/>
            <w:sz w:val="24"/>
            <w:lang w:val="en-US" w:eastAsia="ko-KR"/>
          </w:rPr>
          <w:delText>것입니다</w:delText>
        </w:r>
        <w:r w:rsidDel="00C13530">
          <w:rPr>
            <w:rFonts w:hint="eastAsia"/>
            <w:sz w:val="24"/>
            <w:lang w:val="en-US" w:eastAsia="ko-KR"/>
          </w:rPr>
          <w:delText>.</w:delText>
        </w:r>
      </w:del>
    </w:p>
    <w:p w:rsidR="00000000" w:rsidRDefault="00006515">
      <w:pPr>
        <w:spacing w:before="240"/>
        <w:rPr>
          <w:del w:id="10205" w:author="박윤수" w:date="2014-08-23T00:15:00Z"/>
          <w:color w:val="FF0000"/>
          <w:sz w:val="24"/>
          <w:lang w:val="en-US" w:eastAsia="ko-KR"/>
        </w:rPr>
        <w:pPrChange w:id="10206" w:author="박윤수" w:date="2014-08-23T00:18:00Z">
          <w:pPr>
            <w:spacing w:before="240" w:after="0"/>
          </w:pPr>
        </w:pPrChange>
      </w:pPr>
      <w:del w:id="10207" w:author="박윤수" w:date="2014-08-23T00:15:00Z"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선생님께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중요한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노트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: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위에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언급되었듯이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, import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스테이트먼트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사용을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제한하는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이유는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누군가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안전하지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못한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스크립트를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가지고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,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이를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사용해서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희생자가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되는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것을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피하기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위함입니다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.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파이썬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편집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윈도우</w:delText>
        </w:r>
      </w:del>
      <w:ins w:id="10208" w:author="이은정" w:date="2014-08-22T11:41:00Z">
        <w:del w:id="10209" w:author="박윤수" w:date="2014-08-23T00:15:00Z">
          <w:r w:rsidR="00C93874" w:rsidDel="00C13530">
            <w:rPr>
              <w:rFonts w:hint="eastAsia"/>
              <w:color w:val="FF0000"/>
              <w:sz w:val="24"/>
              <w:lang w:val="en-US" w:eastAsia="ko-KR"/>
            </w:rPr>
            <w:delText>창</w:delText>
          </w:r>
          <w:r w:rsidR="00C93874" w:rsidDel="00C13530">
            <w:rPr>
              <w:rFonts w:hint="eastAsia"/>
              <w:color w:val="FF0000"/>
              <w:sz w:val="24"/>
              <w:lang w:val="en-US" w:eastAsia="ko-KR"/>
            </w:rPr>
            <w:delText xml:space="preserve"> </w:delText>
          </w:r>
        </w:del>
      </w:ins>
      <w:del w:id="10210" w:author="박윤수" w:date="2014-08-23T00:15:00Z"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에서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가능하다는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사실을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주지하십시오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. 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>학생들도</w:delText>
        </w:r>
        <w:r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실제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실행하기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전에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친구에게서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받은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프로그램을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확인하도록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주지시키십시오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.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임의의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import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스테이트먼트를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가져오도록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RUR-PLE</w:delText>
        </w:r>
      </w:del>
      <w:ins w:id="10211" w:author="이은정" w:date="2014-08-22T10:11:00Z">
        <w:del w:id="10212" w:author="박윤수" w:date="2014-08-23T00:15:00Z">
          <w:r w:rsidR="00E3226E" w:rsidDel="00C13530">
            <w:rPr>
              <w:rFonts w:hint="eastAsia"/>
              <w:color w:val="FF0000"/>
              <w:sz w:val="24"/>
              <w:lang w:val="en-US" w:eastAsia="ko-KR"/>
            </w:rPr>
            <w:delText>러플</w:delText>
          </w:r>
          <w:r w:rsidR="00E3226E" w:rsidDel="00C13530">
            <w:rPr>
              <w:rFonts w:hint="eastAsia"/>
              <w:color w:val="FF0000"/>
              <w:sz w:val="24"/>
              <w:lang w:val="en-US" w:eastAsia="ko-KR"/>
            </w:rPr>
            <w:delText>(RUR-PLE)</w:delText>
          </w:r>
        </w:del>
      </w:ins>
      <w:del w:id="10213" w:author="박윤수" w:date="2014-08-23T00:15:00Z"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에서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작은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수정사항으로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매우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쉽게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할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수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있습니다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.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수업시간에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유용할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수도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있습니다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.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만약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필요하시다면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,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스스로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방법을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찾지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못하시다면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,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저자에게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연락을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 xml:space="preserve"> 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주십시오</w:delText>
        </w:r>
        <w:r w:rsidR="00A9571E" w:rsidRPr="004B3E6A" w:rsidDel="00C13530">
          <w:rPr>
            <w:rFonts w:hint="eastAsia"/>
            <w:color w:val="FF0000"/>
            <w:sz w:val="24"/>
            <w:lang w:val="en-US" w:eastAsia="ko-KR"/>
          </w:rPr>
          <w:delText>.</w:delText>
        </w:r>
      </w:del>
    </w:p>
    <w:p w:rsidR="00CF6B85" w:rsidRDefault="00AF7365">
      <w:pPr>
        <w:jc w:val="center"/>
        <w:rPr>
          <w:del w:id="10214" w:author="박윤수" w:date="2014-08-23T00:15:00Z"/>
          <w:lang w:eastAsia="ko-KR"/>
        </w:rPr>
      </w:pPr>
      <w:del w:id="10215" w:author="박윤수" w:date="2014-08-23T00:15:00Z">
        <w:r>
          <w:rPr>
            <w:noProof/>
            <w:lang w:val="en-US" w:eastAsia="ko-KR"/>
            <w:rPrChange w:id="1021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29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4B3E6A" w:rsidRPr="00BC0DF4" w:rsidDel="00C13530">
          <w:rPr>
            <w:rFonts w:hint="eastAsia"/>
            <w:lang w:eastAsia="ko-KR"/>
          </w:rPr>
          <w:delText xml:space="preserve"> </w:delText>
        </w:r>
        <w:r w:rsidR="004B3E6A" w:rsidDel="00C13530">
          <w:rPr>
            <w:rFonts w:hint="eastAsia"/>
            <w:lang w:eastAsia="ko-KR"/>
          </w:rPr>
          <w:delText>비가</w:delText>
        </w:r>
        <w:r w:rsidR="004B3E6A" w:rsidDel="00C13530">
          <w:rPr>
            <w:rFonts w:hint="eastAsia"/>
            <w:lang w:eastAsia="ko-KR"/>
          </w:rPr>
          <w:delText xml:space="preserve"> </w:delText>
        </w:r>
        <w:r w:rsidR="004B3E6A" w:rsidDel="00C13530">
          <w:rPr>
            <w:rFonts w:hint="eastAsia"/>
            <w:lang w:eastAsia="ko-KR"/>
          </w:rPr>
          <w:delText>와요</w:delText>
        </w:r>
        <w:r w:rsidR="004B3E6A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1021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30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4B3E6A" w:rsidDel="00C13530">
          <w:rPr>
            <w:rFonts w:hint="eastAsia"/>
            <w:lang w:eastAsia="ko-KR"/>
          </w:rPr>
          <w:delText xml:space="preserve">-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10218" w:author="이은정" w:date="2014-08-22T10:42:00Z">
        <w:del w:id="1021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10220" w:author="박윤수" w:date="2014-08-23T00:15:00Z">
        <w:r w:rsidR="004B3E6A" w:rsidDel="00C13530">
          <w:rPr>
            <w:rFonts w:hint="eastAsia"/>
            <w:lang w:eastAsia="ko-KR"/>
          </w:rPr>
          <w:delText>에게</w:delText>
        </w:r>
        <w:r w:rsidR="004B3E6A" w:rsidDel="00C13530">
          <w:rPr>
            <w:rFonts w:hint="eastAsia"/>
            <w:lang w:eastAsia="ko-KR"/>
          </w:rPr>
          <w:delText xml:space="preserve"> </w:delText>
        </w:r>
        <w:r w:rsidR="004B3E6A" w:rsidDel="00C13530">
          <w:rPr>
            <w:rFonts w:hint="eastAsia"/>
            <w:lang w:eastAsia="ko-KR"/>
          </w:rPr>
          <w:delText>덧셈</w:delText>
        </w:r>
        <w:r w:rsidR="004B3E6A" w:rsidDel="00C13530">
          <w:rPr>
            <w:rFonts w:hint="eastAsia"/>
            <w:lang w:eastAsia="ko-KR"/>
          </w:rPr>
          <w:delText xml:space="preserve"> </w:delText>
        </w:r>
        <w:r w:rsidR="004B3E6A" w:rsidDel="00C13530">
          <w:rPr>
            <w:rFonts w:hint="eastAsia"/>
            <w:lang w:eastAsia="ko-KR"/>
          </w:rPr>
          <w:delText>가르치기</w:delText>
        </w:r>
        <w:r w:rsidR="004B3E6A" w:rsidRPr="003057F0" w:rsidDel="00C13530">
          <w:rPr>
            <w:rFonts w:hint="eastAsia"/>
            <w:lang w:eastAsia="ko-KR"/>
          </w:rPr>
          <w:delText xml:space="preserve"> </w:delText>
        </w:r>
        <w:r>
          <w:rPr>
            <w:noProof/>
            <w:lang w:val="en-US" w:eastAsia="ko-KR"/>
            <w:rPrChange w:id="102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31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spacing w:before="240"/>
        <w:rPr>
          <w:del w:id="10222" w:author="박윤수" w:date="2014-08-23T00:15:00Z"/>
          <w:sz w:val="24"/>
          <w:lang w:eastAsia="ko-KR"/>
        </w:rPr>
        <w:pPrChange w:id="10223" w:author="박윤수" w:date="2014-08-23T00:18:00Z">
          <w:pPr>
            <w:spacing w:before="240" w:after="0"/>
          </w:pPr>
        </w:pPrChange>
      </w:pPr>
    </w:p>
    <w:p w:rsidR="00000000" w:rsidRDefault="00AF7365">
      <w:pPr>
        <w:spacing w:before="240"/>
        <w:rPr>
          <w:del w:id="10224" w:author="박윤수" w:date="2014-08-23T00:15:00Z"/>
          <w:sz w:val="24"/>
          <w:lang w:val="en-US" w:eastAsia="ko-KR"/>
        </w:rPr>
        <w:pPrChange w:id="10225" w:author="박윤수" w:date="2014-08-23T00:18:00Z">
          <w:pPr>
            <w:spacing w:before="240" w:after="0"/>
          </w:pPr>
        </w:pPrChange>
      </w:pPr>
    </w:p>
    <w:p w:rsidR="00000000" w:rsidRDefault="00E80AEF">
      <w:pPr>
        <w:pStyle w:val="HiddenfromContents"/>
        <w:pageBreakBefore/>
        <w:rPr>
          <w:del w:id="10226" w:author="박윤수" w:date="2014-08-23T00:15:00Z"/>
          <w:color w:val="0070C0"/>
          <w:lang w:eastAsia="ko-KR"/>
          <w:rPrChange w:id="10227" w:author="이은정" w:date="2014-08-22T16:45:00Z">
            <w:rPr>
              <w:del w:id="10228" w:author="박윤수" w:date="2014-08-23T00:15:00Z"/>
              <w:lang w:eastAsia="ko-KR"/>
            </w:rPr>
          </w:rPrChange>
        </w:rPr>
        <w:pPrChange w:id="10229" w:author="박윤수" w:date="2014-08-23T00:18:00Z">
          <w:pPr>
            <w:pStyle w:val="HiddenfromContents"/>
            <w:pageBreakBefore/>
            <w:spacing w:after="0"/>
          </w:pPr>
        </w:pPrChange>
      </w:pPr>
      <w:del w:id="10230" w:author="박윤수" w:date="2014-08-23T00:15:00Z">
        <w:r w:rsidRPr="00E80AEF">
          <w:rPr>
            <w:rFonts w:hint="eastAsia"/>
            <w:color w:val="0070C0"/>
            <w:lang w:eastAsia="ko-KR"/>
            <w:rPrChange w:id="10231" w:author="이은정" w:date="2014-08-22T16:4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리봇</w:delText>
        </w:r>
      </w:del>
      <w:ins w:id="10232" w:author="이은정" w:date="2014-08-22T10:42:00Z">
        <w:del w:id="10233" w:author="박윤수" w:date="2014-08-23T00:15:00Z">
          <w:r w:rsidRPr="00E80AEF">
            <w:rPr>
              <w:rFonts w:hint="eastAsia"/>
              <w:color w:val="0070C0"/>
              <w:lang w:eastAsia="ko-KR"/>
              <w:rPrChange w:id="10234" w:author="이은정" w:date="2014-08-22T16:45:00Z">
                <w:rPr>
                  <w:rFonts w:hint="eastAsia"/>
                  <w:color w:val="0000FF"/>
                  <w:u w:val="single"/>
                  <w:lang w:eastAsia="ko-KR"/>
                </w:rPr>
              </w:rPrChange>
            </w:rPr>
            <w:delText>리보그</w:delText>
          </w:r>
        </w:del>
      </w:ins>
      <w:del w:id="10235" w:author="박윤수" w:date="2014-08-23T00:15:00Z">
        <w:r w:rsidRPr="00E80AEF">
          <w:rPr>
            <w:rFonts w:hint="eastAsia"/>
            <w:color w:val="0070C0"/>
            <w:lang w:eastAsia="ko-KR"/>
            <w:rPrChange w:id="10236" w:author="이은정" w:date="2014-08-22T16:4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에게</w:delText>
        </w:r>
        <w:r w:rsidRPr="00E80AEF">
          <w:rPr>
            <w:color w:val="0070C0"/>
            <w:lang w:eastAsia="ko-KR"/>
            <w:rPrChange w:id="10237" w:author="이은정" w:date="2014-08-22T16:45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10238" w:author="이은정" w:date="2014-08-22T16:4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덧셈</w:delText>
        </w:r>
        <w:r w:rsidRPr="00E80AEF">
          <w:rPr>
            <w:color w:val="0070C0"/>
            <w:lang w:eastAsia="ko-KR"/>
            <w:rPrChange w:id="10239" w:author="이은정" w:date="2014-08-22T16:45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color w:val="0070C0"/>
            <w:lang w:eastAsia="ko-KR"/>
            <w:rPrChange w:id="10240" w:author="이은정" w:date="2014-08-22T16:45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가르치기</w:delText>
        </w:r>
      </w:del>
    </w:p>
    <w:p w:rsidR="00CF6B85" w:rsidRDefault="005F0F57">
      <w:pPr>
        <w:rPr>
          <w:del w:id="10241" w:author="박윤수" w:date="2014-08-23T00:15:00Z"/>
          <w:lang w:eastAsia="ko-KR"/>
        </w:rPr>
      </w:pPr>
      <w:del w:id="10242" w:author="박윤수" w:date="2014-08-23T00:15:00Z">
        <w:r w:rsidDel="00C13530">
          <w:rPr>
            <w:rFonts w:hint="eastAsia"/>
            <w:lang w:eastAsia="ko-KR"/>
          </w:rPr>
          <w:delText>이번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243" w:author="이은정" w:date="2014-08-22T10:42:00Z">
        <w:del w:id="1024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245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인도하겠습니다</w:delText>
        </w:r>
        <w:r w:rsidDel="00C13530">
          <w:rPr>
            <w:rFonts w:hint="eastAsia"/>
            <w:lang w:eastAsia="ko-KR"/>
          </w:rPr>
          <w:delText>. 10</w:delText>
        </w:r>
        <w:r w:rsidDel="00C13530">
          <w:rPr>
            <w:rFonts w:hint="eastAsia"/>
            <w:lang w:eastAsia="ko-KR"/>
          </w:rPr>
          <w:delText>진수로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일반적인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덧셈을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246" w:author="박윤수" w:date="2014-08-23T00:15:00Z"/>
          <w:b/>
          <w:color w:val="0070C0"/>
          <w:sz w:val="24"/>
          <w:lang w:eastAsia="ko-KR"/>
          <w:rPrChange w:id="10247" w:author="이은정" w:date="2014-08-22T16:45:00Z">
            <w:rPr>
              <w:del w:id="10248" w:author="박윤수" w:date="2014-08-23T00:15:00Z"/>
              <w:b/>
              <w:sz w:val="24"/>
              <w:lang w:eastAsia="ko-KR"/>
            </w:rPr>
          </w:rPrChange>
        </w:rPr>
      </w:pPr>
      <w:del w:id="10249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250" w:author="이은정" w:date="2014-08-22T16:45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워밍업</w:delText>
        </w:r>
      </w:del>
    </w:p>
    <w:p w:rsidR="00CF6B85" w:rsidRDefault="005F0F57">
      <w:pPr>
        <w:pStyle w:val="affc"/>
        <w:numPr>
          <w:ilvl w:val="0"/>
          <w:numId w:val="40"/>
        </w:numPr>
        <w:ind w:leftChars="0"/>
        <w:rPr>
          <w:del w:id="10251" w:author="박윤수" w:date="2014-08-23T00:15:00Z"/>
          <w:lang w:eastAsia="ko-KR"/>
        </w:rPr>
      </w:pPr>
      <w:del w:id="10252" w:author="박윤수" w:date="2014-08-23T00:15:00Z"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253" w:author="이은정" w:date="2014-08-22T10:42:00Z">
        <w:del w:id="1025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255" w:author="박윤수" w:date="2014-08-23T00:15:00Z">
        <w:r w:rsidDel="00C13530">
          <w:rPr>
            <w:rFonts w:hint="eastAsia"/>
            <w:lang w:eastAsia="ko-KR"/>
          </w:rPr>
          <w:delText xml:space="preserve"> 3+2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pStyle w:val="affc"/>
        <w:ind w:leftChars="0" w:left="1367"/>
        <w:rPr>
          <w:del w:id="10256" w:author="박윤수" w:date="2014-08-23T00:15:00Z"/>
          <w:lang w:eastAsia="ko-KR"/>
        </w:rPr>
      </w:pPr>
      <w:del w:id="10257" w:author="박윤수" w:date="2014-08-23T00:15:00Z">
        <w:r>
          <w:rPr>
            <w:noProof/>
            <w:lang w:val="en-US" w:eastAsia="ko-KR"/>
            <w:rPrChange w:id="1025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46225" cy="1246225"/>
              <wp:effectExtent l="19050" t="0" r="0" b="0"/>
              <wp:docPr id="296" name="그림 295" descr="add3_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3_2_start.png"/>
                      <pic:cNvPicPr/>
                    </pic:nvPicPr>
                    <pic:blipFill>
                      <a:blip r:embed="rId1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8458" cy="12484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1025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338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1026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99387" cy="1299387"/>
              <wp:effectExtent l="19050" t="0" r="0" b="0"/>
              <wp:docPr id="298" name="그림 297" descr="add3_2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3_2_end.png"/>
                      <pic:cNvPicPr/>
                    </pic:nvPicPr>
                    <pic:blipFill>
                      <a:blip r:embed="rId1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01716" cy="13017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701C07">
      <w:pPr>
        <w:pStyle w:val="affc"/>
        <w:numPr>
          <w:ilvl w:val="0"/>
          <w:numId w:val="40"/>
        </w:numPr>
        <w:ind w:leftChars="0"/>
        <w:rPr>
          <w:del w:id="10261" w:author="박윤수" w:date="2014-08-23T00:15:00Z"/>
          <w:lang w:eastAsia="ko-KR"/>
        </w:rPr>
      </w:pPr>
      <w:del w:id="10262" w:author="박윤수" w:date="2014-08-23T00:15:00Z"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DB6E7D" w:rsidDel="00C13530">
          <w:rPr>
            <w:rFonts w:hint="eastAsia"/>
            <w:lang w:eastAsia="ko-KR"/>
          </w:rPr>
          <w:delText>들은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표현하는데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263" w:author="이은정" w:date="2014-08-22T10:42:00Z">
        <w:del w:id="1026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265" w:author="박윤수" w:date="2014-08-23T00:15:00Z">
        <w:r w:rsidDel="00C13530">
          <w:rPr>
            <w:rFonts w:hint="eastAsia"/>
            <w:lang w:eastAsia="ko-KR"/>
          </w:rPr>
          <w:delText xml:space="preserve"> 13+22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pStyle w:val="affc"/>
        <w:ind w:leftChars="0" w:left="1367"/>
        <w:rPr>
          <w:del w:id="10266" w:author="박윤수" w:date="2014-08-23T00:15:00Z"/>
          <w:lang w:eastAsia="ko-KR"/>
        </w:rPr>
      </w:pPr>
      <w:del w:id="10267" w:author="박윤수" w:date="2014-08-23T00:15:00Z">
        <w:r>
          <w:rPr>
            <w:noProof/>
            <w:lang w:val="en-US" w:eastAsia="ko-KR"/>
            <w:rPrChange w:id="1026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327" name="그림 326" descr="add13_22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13_22_start.png"/>
                      <pic:cNvPicPr/>
                    </pic:nvPicPr>
                    <pic:blipFill>
                      <a:blip r:embed="rId1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1026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332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1027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333" name="그림 332" descr="add13_22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13_22_end.png"/>
                      <pic:cNvPicPr/>
                    </pic:nvPicPr>
                    <pic:blipFill>
                      <a:blip r:embed="rId1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F36875">
      <w:pPr>
        <w:pStyle w:val="affc"/>
        <w:ind w:leftChars="0" w:left="1367"/>
        <w:rPr>
          <w:del w:id="10271" w:author="박윤수" w:date="2014-08-23T00:15:00Z"/>
          <w:lang w:eastAsia="ko-KR"/>
        </w:rPr>
      </w:pPr>
      <w:del w:id="10272" w:author="박윤수" w:date="2014-08-23T00:15:00Z"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새로운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273" w:author="이은정" w:date="2014-08-22T10:42:00Z">
        <w:del w:id="1027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275" w:author="박윤수" w:date="2014-08-23T00:15:00Z">
        <w:r w:rsidR="00DB6E7D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 xml:space="preserve"> 3+2 </w:delText>
        </w:r>
        <w:r w:rsidDel="00C13530">
          <w:rPr>
            <w:rFonts w:hint="eastAsia"/>
            <w:lang w:eastAsia="ko-KR"/>
          </w:rPr>
          <w:delText>더하기를</w:delText>
        </w:r>
        <w:r w:rsidDel="00C13530">
          <w:rPr>
            <w:rFonts w:hint="eastAsia"/>
            <w:lang w:eastAsia="ko-KR"/>
          </w:rPr>
          <w:delText xml:space="preserve"> </w:delText>
        </w:r>
        <w:r w:rsidR="00DB6E7D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확인하세요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701C07">
      <w:pPr>
        <w:pStyle w:val="affc"/>
        <w:numPr>
          <w:ilvl w:val="0"/>
          <w:numId w:val="40"/>
        </w:numPr>
        <w:ind w:leftChars="0"/>
        <w:rPr>
          <w:del w:id="10276" w:author="박윤수" w:date="2014-08-23T00:15:00Z"/>
          <w:lang w:eastAsia="ko-KR"/>
        </w:rPr>
      </w:pPr>
      <w:del w:id="1027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여러분이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작성한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프로그램을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사용하여</w:delText>
        </w:r>
        <w:r w:rsidR="00F36875"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10278" w:author="이은정" w:date="2014-08-22T10:42:00Z">
        <w:del w:id="1027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10280" w:author="박윤수" w:date="2014-08-23T00:15:00Z"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다음과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같이</w:delText>
        </w:r>
        <w:r w:rsidR="00F36875" w:rsidDel="00C13530">
          <w:rPr>
            <w:rFonts w:hint="eastAsia"/>
            <w:lang w:eastAsia="ko-KR"/>
          </w:rPr>
          <w:delText xml:space="preserve"> 8+4 </w:delText>
        </w:r>
        <w:r w:rsidR="00F36875" w:rsidDel="00C13530">
          <w:rPr>
            <w:rFonts w:hint="eastAsia"/>
            <w:lang w:eastAsia="ko-KR"/>
          </w:rPr>
          <w:delText>더하기를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할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수</w:delText>
        </w:r>
        <w:r w:rsidR="00F36875" w:rsidDel="00C13530">
          <w:rPr>
            <w:rFonts w:hint="eastAsia"/>
            <w:lang w:eastAsia="ko-KR"/>
          </w:rPr>
          <w:delText xml:space="preserve"> </w:delText>
        </w:r>
        <w:r w:rsidR="00F36875" w:rsidDel="00C13530">
          <w:rPr>
            <w:rFonts w:hint="eastAsia"/>
            <w:lang w:eastAsia="ko-KR"/>
          </w:rPr>
          <w:delText>있을까요</w:delText>
        </w:r>
        <w:r w:rsidR="00F36875" w:rsidDel="00C13530">
          <w:rPr>
            <w:rFonts w:hint="eastAsia"/>
            <w:lang w:eastAsia="ko-KR"/>
          </w:rPr>
          <w:delText>?</w:delText>
        </w:r>
      </w:del>
    </w:p>
    <w:p w:rsidR="00CF6B85" w:rsidRDefault="00AF7365">
      <w:pPr>
        <w:pStyle w:val="affc"/>
        <w:ind w:leftChars="0" w:left="1367"/>
        <w:rPr>
          <w:del w:id="10281" w:author="박윤수" w:date="2014-08-23T00:15:00Z"/>
          <w:lang w:eastAsia="ko-KR"/>
        </w:rPr>
      </w:pPr>
      <w:del w:id="10282" w:author="박윤수" w:date="2014-08-23T00:15:00Z">
        <w:r>
          <w:rPr>
            <w:noProof/>
            <w:lang w:val="en-US" w:eastAsia="ko-KR"/>
            <w:rPrChange w:id="1028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334" name="그림 333" descr="add8_4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start.png"/>
                      <pic:cNvPicPr/>
                    </pic:nvPicPr>
                    <pic:blipFill>
                      <a:blip r:embed="rId1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1028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335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val="en-US" w:eastAsia="ko-KR"/>
            <w:rPrChange w:id="1028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81075"/>
              <wp:effectExtent l="19050" t="0" r="0" b="0"/>
              <wp:docPr id="336" name="그림 335" descr="add8_4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end.png"/>
                      <pic:cNvPicPr/>
                    </pic:nvPicPr>
                    <pic:blipFill>
                      <a:blip r:embed="rId1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81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3018BB">
      <w:pPr>
        <w:pStyle w:val="affc"/>
        <w:ind w:leftChars="0" w:left="1367"/>
        <w:rPr>
          <w:del w:id="10286" w:author="박윤수" w:date="2014-08-23T00:15:00Z"/>
          <w:lang w:eastAsia="ko-KR"/>
        </w:rPr>
      </w:pPr>
      <w:del w:id="10287" w:author="박윤수" w:date="2014-08-23T00:15:00Z">
        <w:r w:rsidDel="00C13530">
          <w:rPr>
            <w:rFonts w:hint="eastAsia"/>
            <w:lang w:eastAsia="ko-KR"/>
          </w:rPr>
          <w:delText>더하기를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수행하도록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생각해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있습니까</w:delText>
        </w:r>
        <w:r w:rsidDel="00C13530">
          <w:rPr>
            <w:rFonts w:hint="eastAsia"/>
            <w:lang w:eastAsia="ko-KR"/>
          </w:rPr>
          <w:delText xml:space="preserve">?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스스로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288" w:author="박윤수" w:date="2014-08-23T00:15:00Z"/>
          <w:b/>
          <w:color w:val="0070C0"/>
          <w:sz w:val="24"/>
          <w:lang w:eastAsia="ko-KR"/>
          <w:rPrChange w:id="10289" w:author="이은정" w:date="2014-08-22T15:36:00Z">
            <w:rPr>
              <w:del w:id="10290" w:author="박윤수" w:date="2014-08-23T00:15:00Z"/>
              <w:b/>
              <w:sz w:val="24"/>
              <w:lang w:eastAsia="ko-KR"/>
            </w:rPr>
          </w:rPrChange>
        </w:rPr>
      </w:pPr>
      <w:del w:id="10291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292" w:author="이은정" w:date="2014-08-22T15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덧셈</w:delText>
        </w:r>
        <w:r w:rsidRPr="00E80AEF">
          <w:rPr>
            <w:b/>
            <w:color w:val="0070C0"/>
            <w:sz w:val="24"/>
            <w:lang w:eastAsia="ko-KR"/>
            <w:rPrChange w:id="10293" w:author="이은정" w:date="2014-08-22T15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294" w:author="이은정" w:date="2014-08-22T15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검토</w:delText>
        </w:r>
      </w:del>
    </w:p>
    <w:p w:rsidR="00CF6B85" w:rsidRDefault="00996EEB">
      <w:pPr>
        <w:pStyle w:val="affc"/>
        <w:ind w:leftChars="0" w:left="927"/>
        <w:rPr>
          <w:del w:id="10295" w:author="박윤수" w:date="2014-08-23T00:15:00Z"/>
          <w:lang w:eastAsia="ko-KR"/>
        </w:rPr>
      </w:pPr>
      <w:del w:id="10296" w:author="박윤수" w:date="2014-08-23T00:15:00Z">
        <w:r w:rsidDel="00C13530">
          <w:rPr>
            <w:rFonts w:hint="eastAsia"/>
            <w:lang w:eastAsia="ko-KR"/>
          </w:rPr>
          <w:delText>전통적인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방식으로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오른쪽에서부터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왼쪽으로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더해봅시다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996EEB">
      <w:pPr>
        <w:pStyle w:val="affc"/>
        <w:ind w:left="880" w:firstLineChars="100" w:firstLine="220"/>
        <w:rPr>
          <w:del w:id="10297" w:author="박윤수" w:date="2014-08-23T00:15:00Z"/>
          <w:rFonts w:ascii="Courier New" w:hAnsi="Courier New" w:cs="Courier New"/>
          <w:lang w:eastAsia="ko-KR"/>
        </w:rPr>
        <w:pPrChange w:id="10298" w:author="박윤수" w:date="2014-08-23T00:18:00Z">
          <w:pPr>
            <w:pStyle w:val="affc"/>
            <w:spacing w:after="0"/>
            <w:ind w:left="880" w:firstLineChars="100" w:firstLine="220"/>
          </w:pPr>
        </w:pPrChange>
      </w:pPr>
      <w:del w:id="10299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>528</w:delText>
        </w:r>
      </w:del>
    </w:p>
    <w:p w:rsidR="00000000" w:rsidRDefault="00996EEB">
      <w:pPr>
        <w:pStyle w:val="affc"/>
        <w:ind w:left="880"/>
        <w:rPr>
          <w:del w:id="10300" w:author="박윤수" w:date="2014-08-23T00:15:00Z"/>
          <w:rFonts w:ascii="Courier New" w:hAnsi="Courier New" w:cs="Courier New"/>
          <w:lang w:eastAsia="ko-KR"/>
        </w:rPr>
        <w:pPrChange w:id="10301" w:author="박윤수" w:date="2014-08-23T00:18:00Z">
          <w:pPr>
            <w:pStyle w:val="affc"/>
            <w:spacing w:after="0"/>
            <w:ind w:left="880"/>
          </w:pPr>
        </w:pPrChange>
      </w:pPr>
      <w:del w:id="10302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>+ 634</w:delText>
        </w:r>
      </w:del>
    </w:p>
    <w:p w:rsidR="00000000" w:rsidRDefault="00996EEB">
      <w:pPr>
        <w:pStyle w:val="affc"/>
        <w:ind w:left="880"/>
        <w:rPr>
          <w:del w:id="10303" w:author="박윤수" w:date="2014-08-23T00:15:00Z"/>
          <w:rFonts w:ascii="Courier New" w:hAnsi="Courier New" w:cs="Courier New"/>
          <w:lang w:eastAsia="ko-KR"/>
        </w:rPr>
        <w:pPrChange w:id="10304" w:author="박윤수" w:date="2014-08-23T00:18:00Z">
          <w:pPr>
            <w:pStyle w:val="affc"/>
            <w:spacing w:after="0"/>
            <w:ind w:left="880"/>
          </w:pPr>
        </w:pPrChange>
      </w:pPr>
      <w:del w:id="10305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>------</w:delText>
        </w:r>
      </w:del>
    </w:p>
    <w:p w:rsidR="00CF6B85" w:rsidRDefault="00996EEB">
      <w:pPr>
        <w:pStyle w:val="affc"/>
        <w:ind w:leftChars="0" w:left="927"/>
        <w:rPr>
          <w:del w:id="10306" w:author="박윤수" w:date="2014-08-23T00:15:00Z"/>
          <w:rFonts w:ascii="Courier New" w:hAnsi="Courier New" w:cs="Courier New"/>
          <w:lang w:eastAsia="ko-KR"/>
        </w:rPr>
      </w:pPr>
      <w:del w:id="10307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 xml:space="preserve">   12  # </w:delText>
        </w:r>
        <w:r w:rsidDel="00C13530">
          <w:rPr>
            <w:rFonts w:ascii="Courier New" w:hAnsi="Courier New" w:cs="Courier New" w:hint="eastAsia"/>
            <w:lang w:eastAsia="ko-KR"/>
          </w:rPr>
          <w:delText>마지막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숫자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두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개를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더하기</w:delText>
        </w:r>
        <w:r w:rsidRPr="00996EEB" w:rsidDel="00C13530">
          <w:rPr>
            <w:rFonts w:ascii="Courier New" w:hAnsi="Courier New" w:cs="Courier New"/>
            <w:lang w:eastAsia="ko-KR"/>
          </w:rPr>
          <w:delText xml:space="preserve"> (8+4)</w:delText>
        </w:r>
      </w:del>
    </w:p>
    <w:p w:rsidR="00CF6B85" w:rsidRDefault="00996EEB">
      <w:pPr>
        <w:pStyle w:val="affc"/>
        <w:ind w:leftChars="0" w:left="927"/>
        <w:rPr>
          <w:del w:id="10308" w:author="박윤수" w:date="2014-08-23T00:15:00Z"/>
          <w:rFonts w:ascii="Courier New" w:hAnsi="Courier New" w:cs="Courier New"/>
          <w:lang w:eastAsia="ko-KR"/>
        </w:rPr>
      </w:pPr>
      <w:del w:id="10309" w:author="박윤수" w:date="2014-08-23T00:15:00Z">
        <w:r w:rsidDel="00C13530">
          <w:rPr>
            <w:rFonts w:ascii="Courier New" w:hAnsi="Courier New" w:cs="Courier New" w:hint="eastAsia"/>
            <w:lang w:eastAsia="ko-KR"/>
          </w:rPr>
          <w:delText>단자리에서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십자리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이월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시킬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1</w:delText>
        </w:r>
        <w:r w:rsidDel="00C13530">
          <w:rPr>
            <w:rFonts w:ascii="Courier New" w:hAnsi="Courier New" w:cs="Courier New" w:hint="eastAsia"/>
            <w:lang w:eastAsia="ko-KR"/>
          </w:rPr>
          <w:delText>을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가지고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있습니다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. </w:delText>
        </w:r>
        <w:r w:rsidDel="00C13530">
          <w:rPr>
            <w:rFonts w:ascii="Courier New" w:hAnsi="Courier New" w:cs="Courier New" w:hint="eastAsia"/>
            <w:lang w:eastAsia="ko-KR"/>
          </w:rPr>
          <w:delText>이월은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여러분이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작성한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프로그램이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문제를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가질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소지가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가장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큰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곳입니다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. </w:delText>
        </w:r>
        <w:r w:rsidDel="00C13530">
          <w:rPr>
            <w:rFonts w:ascii="Courier New" w:hAnsi="Courier New" w:cs="Courier New" w:hint="eastAsia"/>
            <w:lang w:eastAsia="ko-KR"/>
          </w:rPr>
          <w:delText>일반적인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방식으로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다시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프로그램을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다시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작성해서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계속</w:delText>
        </w:r>
        <w:r w:rsidR="00DB6E7D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갑시다</w:delText>
        </w:r>
        <w:r w:rsidDel="00C13530">
          <w:rPr>
            <w:rFonts w:ascii="Courier New" w:hAnsi="Courier New" w:cs="Courier New" w:hint="eastAsia"/>
            <w:lang w:eastAsia="ko-KR"/>
          </w:rPr>
          <w:delText>.</w:delText>
        </w:r>
      </w:del>
    </w:p>
    <w:p w:rsidR="00000000" w:rsidRDefault="00996EEB">
      <w:pPr>
        <w:pStyle w:val="affc"/>
        <w:ind w:left="880" w:firstLineChars="200" w:firstLine="440"/>
        <w:rPr>
          <w:del w:id="10310" w:author="박윤수" w:date="2014-08-23T00:15:00Z"/>
          <w:rFonts w:ascii="Courier New" w:hAnsi="Courier New" w:cs="Courier New"/>
          <w:lang w:eastAsia="ko-KR"/>
        </w:rPr>
        <w:pPrChange w:id="10311" w:author="박윤수" w:date="2014-08-23T00:18:00Z">
          <w:pPr>
            <w:pStyle w:val="affc"/>
            <w:spacing w:after="0"/>
            <w:ind w:left="880" w:firstLineChars="200" w:firstLine="440"/>
          </w:pPr>
        </w:pPrChange>
      </w:pPr>
      <w:del w:id="10312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>1</w:delText>
        </w:r>
      </w:del>
    </w:p>
    <w:p w:rsidR="00000000" w:rsidRDefault="00996EEB">
      <w:pPr>
        <w:pStyle w:val="affc"/>
        <w:ind w:left="880"/>
        <w:rPr>
          <w:del w:id="10313" w:author="박윤수" w:date="2014-08-23T00:15:00Z"/>
          <w:rFonts w:ascii="Courier New" w:hAnsi="Courier New" w:cs="Courier New"/>
          <w:lang w:eastAsia="ko-KR"/>
        </w:rPr>
        <w:pPrChange w:id="10314" w:author="박윤수" w:date="2014-08-23T00:18:00Z">
          <w:pPr>
            <w:pStyle w:val="affc"/>
            <w:spacing w:after="0"/>
            <w:ind w:left="880"/>
          </w:pPr>
        </w:pPrChange>
      </w:pPr>
      <w:del w:id="10315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 xml:space="preserve">  528</w:delText>
        </w:r>
      </w:del>
    </w:p>
    <w:p w:rsidR="00000000" w:rsidRDefault="00996EEB">
      <w:pPr>
        <w:pStyle w:val="affc"/>
        <w:ind w:left="880"/>
        <w:rPr>
          <w:del w:id="10316" w:author="박윤수" w:date="2014-08-23T00:15:00Z"/>
          <w:rFonts w:ascii="Courier New" w:hAnsi="Courier New" w:cs="Courier New"/>
          <w:lang w:eastAsia="ko-KR"/>
        </w:rPr>
        <w:pPrChange w:id="10317" w:author="박윤수" w:date="2014-08-23T00:18:00Z">
          <w:pPr>
            <w:pStyle w:val="affc"/>
            <w:spacing w:after="0"/>
            <w:ind w:left="880"/>
          </w:pPr>
        </w:pPrChange>
      </w:pPr>
      <w:del w:id="10318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>+ 634</w:delText>
        </w:r>
      </w:del>
    </w:p>
    <w:p w:rsidR="00000000" w:rsidRDefault="00996EEB">
      <w:pPr>
        <w:pStyle w:val="affc"/>
        <w:ind w:left="880"/>
        <w:rPr>
          <w:del w:id="10319" w:author="박윤수" w:date="2014-08-23T00:15:00Z"/>
          <w:rFonts w:ascii="Courier New" w:hAnsi="Courier New" w:cs="Courier New"/>
          <w:lang w:eastAsia="ko-KR"/>
        </w:rPr>
        <w:pPrChange w:id="10320" w:author="박윤수" w:date="2014-08-23T00:18:00Z">
          <w:pPr>
            <w:pStyle w:val="affc"/>
            <w:spacing w:after="0"/>
            <w:ind w:left="880"/>
          </w:pPr>
        </w:pPrChange>
      </w:pPr>
      <w:del w:id="10321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>------</w:delText>
        </w:r>
      </w:del>
    </w:p>
    <w:p w:rsidR="00CF6B85" w:rsidRDefault="00996EEB">
      <w:pPr>
        <w:pStyle w:val="affc"/>
        <w:ind w:leftChars="0" w:left="927"/>
        <w:rPr>
          <w:del w:id="10322" w:author="박윤수" w:date="2014-08-23T00:15:00Z"/>
          <w:rFonts w:ascii="Courier New" w:hAnsi="Courier New" w:cs="Courier New"/>
          <w:lang w:eastAsia="ko-KR"/>
        </w:rPr>
      </w:pPr>
      <w:del w:id="10323" w:author="박윤수" w:date="2014-08-23T00:15:00Z">
        <w:r w:rsidRPr="00996EEB" w:rsidDel="00C13530">
          <w:rPr>
            <w:rFonts w:ascii="Courier New" w:hAnsi="Courier New" w:cs="Courier New"/>
            <w:lang w:eastAsia="ko-KR"/>
          </w:rPr>
          <w:delText xml:space="preserve"> 1162</w:delText>
        </w:r>
      </w:del>
    </w:p>
    <w:p w:rsidR="00CF6B85" w:rsidRDefault="00DB6E7D">
      <w:pPr>
        <w:pStyle w:val="affc"/>
        <w:ind w:leftChars="0" w:left="927"/>
        <w:rPr>
          <w:del w:id="10324" w:author="박윤수" w:date="2014-08-23T00:15:00Z"/>
          <w:rFonts w:ascii="Courier New" w:hAnsi="Courier New" w:cs="Courier New"/>
          <w:lang w:eastAsia="ko-KR"/>
        </w:rPr>
      </w:pPr>
      <w:del w:id="10325" w:author="박윤수" w:date="2014-08-23T00:15:00Z">
        <w:r w:rsidDel="00C13530">
          <w:rPr>
            <w:rFonts w:ascii="Courier New" w:hAnsi="Courier New" w:cs="Courier New" w:hint="eastAsia"/>
            <w:lang w:eastAsia="ko-KR"/>
          </w:rPr>
          <w:delText>그럼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,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조금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간략하지만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,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여러분이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충분히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따라올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수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있다고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확신합니다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. </w:delText>
        </w:r>
        <w:r w:rsidR="00D84D69" w:rsidDel="00C13530">
          <w:rPr>
            <w:rFonts w:ascii="Courier New" w:hAnsi="Courier New" w:cs="Courier New" w:hint="eastAsia"/>
            <w:lang w:eastAsia="ko-KR"/>
          </w:rPr>
          <w:delText>리봇</w:delText>
        </w:r>
      </w:del>
      <w:ins w:id="10326" w:author="이은정" w:date="2014-08-22T10:42:00Z">
        <w:del w:id="10327" w:author="박윤수" w:date="2014-08-23T00:15:00Z">
          <w:r w:rsidR="005A42A0" w:rsidDel="00C13530">
            <w:rPr>
              <w:rFonts w:ascii="Courier New" w:hAnsi="Courier New" w:cs="Courier New" w:hint="eastAsia"/>
              <w:lang w:eastAsia="ko-KR"/>
            </w:rPr>
            <w:delText>리보그</w:delText>
          </w:r>
        </w:del>
      </w:ins>
      <w:del w:id="10328" w:author="박윤수" w:date="2014-08-23T00:15:00Z"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E0C29" w:rsidDel="00C13530">
          <w:rPr>
            <w:rFonts w:ascii="Courier New" w:hAnsi="Courier New" w:cs="Courier New" w:hint="eastAsia"/>
            <w:lang w:eastAsia="ko-KR"/>
          </w:rPr>
          <w:delText>월드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에서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,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덧셈을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아래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보이는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것처럼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보입니다</w:delText>
        </w:r>
        <w:r w:rsidR="00A02959" w:rsidDel="00C13530">
          <w:rPr>
            <w:rFonts w:ascii="Courier New" w:hAnsi="Courier New" w:cs="Courier New" w:hint="eastAsia"/>
            <w:lang w:eastAsia="ko-KR"/>
          </w:rPr>
          <w:delText>.</w:delText>
        </w:r>
      </w:del>
    </w:p>
    <w:p w:rsidR="00CF6B85" w:rsidRDefault="00AF7365">
      <w:pPr>
        <w:pStyle w:val="affc"/>
        <w:ind w:leftChars="0" w:left="927"/>
        <w:rPr>
          <w:del w:id="10329" w:author="박윤수" w:date="2014-08-23T00:15:00Z"/>
          <w:rFonts w:ascii="Courier New" w:hAnsi="Courier New" w:cs="Courier New"/>
          <w:lang w:eastAsia="ko-KR"/>
        </w:rPr>
      </w:pPr>
      <w:del w:id="10330" w:author="박윤수" w:date="2014-08-23T00:15:00Z">
        <w:r>
          <w:rPr>
            <w:rFonts w:ascii="Courier New" w:hAnsi="Courier New" w:cs="Courier New"/>
            <w:noProof/>
            <w:lang w:val="en-US" w:eastAsia="ko-KR"/>
            <w:rPrChange w:id="1033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86466" cy="896698"/>
              <wp:effectExtent l="19050" t="0" r="0" b="0"/>
              <wp:docPr id="337" name="그림 336" descr="add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_start.png"/>
                      <pic:cNvPicPr/>
                    </pic:nvPicPr>
                    <pic:blipFill>
                      <a:blip r:embed="rId1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9309" cy="898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Courier New" w:hAnsi="Courier New" w:cs="Courier New"/>
            <w:noProof/>
            <w:lang w:val="en-US" w:eastAsia="ko-KR"/>
            <w:rPrChange w:id="1033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2671" cy="507557"/>
              <wp:effectExtent l="19050" t="0" r="1329" b="0"/>
              <wp:docPr id="339" name="그림 296" descr="lead_t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_to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127" cy="507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Courier New" w:hAnsi="Courier New" w:cs="Courier New"/>
            <w:noProof/>
            <w:lang w:val="en-US" w:eastAsia="ko-KR"/>
            <w:rPrChange w:id="1033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96280" cy="741130"/>
              <wp:effectExtent l="19050" t="0" r="3920" b="0"/>
              <wp:docPr id="340" name="그림 339" descr="add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_end.png"/>
                      <pic:cNvPicPr/>
                    </pic:nvPicPr>
                    <pic:blipFill>
                      <a:blip r:embed="rId1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99935" cy="7428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A02959">
      <w:pPr>
        <w:pStyle w:val="affc"/>
        <w:ind w:leftChars="0" w:left="927"/>
        <w:rPr>
          <w:del w:id="10334" w:author="박윤수" w:date="2014-08-23T00:15:00Z"/>
          <w:rFonts w:ascii="Courier New" w:hAnsi="Courier New" w:cs="Courier New"/>
          <w:lang w:eastAsia="ko-KR"/>
        </w:rPr>
      </w:pPr>
      <w:del w:id="10335" w:author="박윤수" w:date="2014-08-23T00:15:00Z">
        <w:r w:rsidDel="00C13530">
          <w:rPr>
            <w:rFonts w:ascii="Courier New" w:hAnsi="Courier New" w:cs="Courier New" w:hint="eastAsia"/>
            <w:lang w:eastAsia="ko-KR"/>
          </w:rPr>
          <w:delText xml:space="preserve">8+4 </w:delText>
        </w:r>
        <w:r w:rsidDel="00C13530">
          <w:rPr>
            <w:rFonts w:ascii="Courier New" w:hAnsi="Courier New" w:cs="Courier New" w:hint="eastAsia"/>
            <w:lang w:eastAsia="ko-KR"/>
          </w:rPr>
          <w:delText>더하는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좀더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간단한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문제를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먼저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다뤄</w:delText>
        </w:r>
        <w:r w:rsidDel="00C13530">
          <w:rPr>
            <w:rFonts w:ascii="Courier New" w:hAnsi="Courier New" w:cs="Courier New" w:hint="eastAsia"/>
            <w:lang w:eastAsia="ko-KR"/>
          </w:rPr>
          <w:delText xml:space="preserve"> </w:delText>
        </w:r>
        <w:r w:rsidDel="00C13530">
          <w:rPr>
            <w:rFonts w:ascii="Courier New" w:hAnsi="Courier New" w:cs="Courier New" w:hint="eastAsia"/>
            <w:lang w:eastAsia="ko-KR"/>
          </w:rPr>
          <w:delText>봅시다</w:delText>
        </w:r>
        <w:r w:rsidDel="00C13530">
          <w:rPr>
            <w:rFonts w:ascii="Courier New" w:hAnsi="Courier New" w:cs="Courier New"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336" w:author="박윤수" w:date="2014-08-23T00:15:00Z"/>
          <w:b/>
          <w:color w:val="0070C0"/>
          <w:sz w:val="24"/>
          <w:lang w:eastAsia="ko-KR"/>
          <w:rPrChange w:id="10337" w:author="이은정" w:date="2014-08-22T15:36:00Z">
            <w:rPr>
              <w:del w:id="10338" w:author="박윤수" w:date="2014-08-23T00:15:00Z"/>
              <w:b/>
              <w:sz w:val="24"/>
              <w:lang w:eastAsia="ko-KR"/>
            </w:rPr>
          </w:rPrChange>
        </w:rPr>
      </w:pPr>
      <w:del w:id="10339" w:author="박윤수" w:date="2014-08-23T00:15:00Z">
        <w:r w:rsidRPr="00E80AEF">
          <w:rPr>
            <w:b/>
            <w:color w:val="0070C0"/>
            <w:sz w:val="24"/>
            <w:lang w:eastAsia="ko-KR"/>
            <w:rPrChange w:id="10340" w:author="이은정" w:date="2014-08-22T15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10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341" w:author="이은정" w:date="2014-08-22T15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진수</w:delText>
        </w:r>
        <w:r w:rsidRPr="00E80AEF">
          <w:rPr>
            <w:b/>
            <w:color w:val="0070C0"/>
            <w:sz w:val="24"/>
            <w:lang w:eastAsia="ko-KR"/>
            <w:rPrChange w:id="10342" w:author="이은정" w:date="2014-08-22T15:3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8+4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343" w:author="이은정" w:date="2014-08-22T15:3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더하기</w:delText>
        </w:r>
      </w:del>
    </w:p>
    <w:p w:rsidR="00CF6B85" w:rsidRDefault="00932901">
      <w:pPr>
        <w:rPr>
          <w:del w:id="10344" w:author="박윤수" w:date="2014-08-23T00:15:00Z"/>
          <w:lang w:eastAsia="ko-KR"/>
        </w:rPr>
      </w:pPr>
      <w:del w:id="10345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언급했듯이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DB6E7D" w:rsidDel="00C13530">
          <w:rPr>
            <w:rFonts w:hint="eastAsia"/>
            <w:lang w:eastAsia="ko-KR"/>
          </w:rPr>
          <w:delText>들은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나타내고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합이</w:delText>
        </w:r>
        <w:r w:rsidR="00DB6E7D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 xml:space="preserve"> 9</w:delText>
        </w:r>
        <w:r w:rsidDel="00C13530">
          <w:rPr>
            <w:rFonts w:hint="eastAsia"/>
            <w:lang w:eastAsia="ko-KR"/>
          </w:rPr>
          <w:delText>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</w:delText>
        </w:r>
        <w:r w:rsidDel="00C13530">
          <w:rPr>
            <w:rFonts w:hint="eastAsia"/>
            <w:lang w:eastAsia="ko-KR"/>
          </w:rPr>
          <w:delText xml:space="preserve"> (</w:delText>
        </w:r>
        <w:r w:rsidDel="00C13530">
          <w:rPr>
            <w:rFonts w:hint="eastAsia"/>
            <w:lang w:eastAsia="ko-KR"/>
          </w:rPr>
          <w:delText>십진수에서</w:delText>
        </w:r>
        <w:r w:rsidDel="00C13530">
          <w:rPr>
            <w:rFonts w:hint="eastAsia"/>
            <w:lang w:eastAsia="ko-KR"/>
          </w:rPr>
          <w:delText xml:space="preserve">)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더하기의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DB6E7D"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발생</w:delText>
        </w:r>
        <w:r w:rsidR="008804E9" w:rsidDel="00C13530">
          <w:rPr>
            <w:rFonts w:hint="eastAsia"/>
            <w:lang w:eastAsia="ko-KR"/>
          </w:rPr>
          <w:delText>합니다</w:delText>
        </w:r>
        <w:r w:rsidR="008804E9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더하든지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상관없이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</w:delText>
        </w:r>
        <w:r w:rsidDel="00C13530">
          <w:rPr>
            <w:rFonts w:hint="eastAsia"/>
            <w:lang w:eastAsia="ko-KR"/>
          </w:rPr>
          <w:delText xml:space="preserve"> (10)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파일</w:delText>
        </w:r>
        <w:r w:rsidRPr="00323A44" w:rsidDel="00C13530">
          <w:rPr>
            <w:lang w:eastAsia="ko-KR"/>
          </w:rPr>
          <w:delText>: adding_world.wld)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생성했는데</w:delText>
        </w:r>
        <w:r w:rsidDel="00C13530">
          <w:rPr>
            <w:rFonts w:hint="eastAsia"/>
            <w:lang w:eastAsia="ko-KR"/>
          </w:rPr>
          <w:delText xml:space="preserve"> 10</w:delText>
        </w:r>
        <w:r w:rsidDel="00C13530">
          <w:rPr>
            <w:rFonts w:hint="eastAsia"/>
            <w:lang w:eastAsia="ko-KR"/>
          </w:rPr>
          <w:delText>진수</w:delText>
        </w:r>
        <w:r w:rsidDel="00C13530">
          <w:rPr>
            <w:rFonts w:hint="eastAsia"/>
            <w:lang w:eastAsia="ko-KR"/>
          </w:rPr>
          <w:delText xml:space="preserve"> (</w:delText>
        </w:r>
        <w:r w:rsidDel="00C13530">
          <w:rPr>
            <w:rFonts w:hint="eastAsia"/>
            <w:lang w:eastAsia="ko-KR"/>
          </w:rPr>
          <w:delText>혹은</w:delText>
        </w:r>
        <w:r w:rsidDel="00C13530">
          <w:rPr>
            <w:rFonts w:hint="eastAsia"/>
            <w:lang w:eastAsia="ko-KR"/>
          </w:rPr>
          <w:delText xml:space="preserve"> 29</w:delText>
        </w:r>
        <w:r w:rsidDel="00C13530">
          <w:rPr>
            <w:rFonts w:hint="eastAsia"/>
            <w:lang w:eastAsia="ko-KR"/>
          </w:rPr>
          <w:delText>진수도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가능</w:delText>
        </w:r>
        <w:r w:rsidDel="00C13530">
          <w:rPr>
            <w:rFonts w:hint="eastAsia"/>
            <w:lang w:eastAsia="ko-KR"/>
          </w:rPr>
          <w:delText>)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7</w:delText>
        </w:r>
        <w:r w:rsidDel="00C13530">
          <w:rPr>
            <w:rFonts w:hint="eastAsia"/>
            <w:lang w:eastAsia="ko-KR"/>
          </w:rPr>
          <w:delText>자리까지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충분히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큰</w:delText>
        </w:r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파일을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적절하게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덧셈을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인도하여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드리겠습니다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E0C29">
      <w:pPr>
        <w:rPr>
          <w:del w:id="10346" w:author="박윤수" w:date="2014-08-23T00:15:00Z"/>
          <w:lang w:eastAsia="ko-KR"/>
        </w:rPr>
      </w:pPr>
      <w:del w:id="10347" w:author="박윤수" w:date="2014-08-23T00:15:00Z">
        <w:r w:rsidDel="00C13530">
          <w:rPr>
            <w:rFonts w:hint="eastAsia"/>
            <w:lang w:eastAsia="ko-KR"/>
          </w:rPr>
          <w:delText>월드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파일을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메모리에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올린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후에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R="00932901" w:rsidDel="00C13530">
          <w:rPr>
            <w:rFonts w:hint="eastAsia"/>
            <w:lang w:eastAsia="ko-KR"/>
          </w:rPr>
          <w:delText>화면의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바닥을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살펴보면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348" w:author="이은정" w:date="2014-08-22T10:42:00Z">
        <w:del w:id="1034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350" w:author="박윤수" w:date="2014-08-23T00:15:00Z">
        <w:r w:rsidR="00932901" w:rsidDel="00C13530">
          <w:rPr>
            <w:rFonts w:hint="eastAsia"/>
            <w:lang w:eastAsia="ko-KR"/>
          </w:rPr>
          <w:delText xml:space="preserve"> 8</w:delText>
        </w:r>
        <w:r w:rsidR="00932901" w:rsidDel="00C13530">
          <w:rPr>
            <w:rFonts w:hint="eastAsia"/>
            <w:lang w:eastAsia="ko-KR"/>
          </w:rPr>
          <w:delText>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가지고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있는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것을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알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수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있습니다</w:delText>
        </w:r>
        <w:r w:rsidR="00932901" w:rsidDel="00C13530">
          <w:rPr>
            <w:rFonts w:hint="eastAsia"/>
            <w:lang w:eastAsia="ko-KR"/>
          </w:rPr>
          <w:delText xml:space="preserve">. </w:delText>
        </w:r>
        <w:r w:rsidR="00932901" w:rsidDel="00C13530">
          <w:rPr>
            <w:rFonts w:hint="eastAsia"/>
            <w:lang w:eastAsia="ko-KR"/>
          </w:rPr>
          <w:delText>다음에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보여지듯이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351" w:author="이은정" w:date="2014-08-22T10:42:00Z">
        <w:del w:id="1035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353" w:author="박윤수" w:date="2014-08-23T00:15:00Z">
        <w:r w:rsidR="00932901" w:rsidDel="00C13530">
          <w:rPr>
            <w:rFonts w:hint="eastAsia"/>
            <w:lang w:eastAsia="ko-KR"/>
          </w:rPr>
          <w:delText xml:space="preserve"> 10</w:delText>
        </w:r>
        <w:r w:rsidR="00932901" w:rsidDel="00C13530">
          <w:rPr>
            <w:rFonts w:hint="eastAsia"/>
            <w:lang w:eastAsia="ko-KR"/>
          </w:rPr>
          <w:delText>번째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행에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쭉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내려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놓는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프로그램을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작성하세요</w:delText>
        </w:r>
        <w:r w:rsidR="00932901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10354" w:author="박윤수" w:date="2014-08-23T00:15:00Z"/>
          <w:lang w:eastAsia="ko-KR"/>
        </w:rPr>
      </w:pPr>
      <w:del w:id="10355" w:author="박윤수" w:date="2014-08-23T00:15:00Z">
        <w:r>
          <w:rPr>
            <w:noProof/>
            <w:lang w:val="en-US" w:eastAsia="ko-KR"/>
            <w:rPrChange w:id="1035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390900" cy="942975"/>
              <wp:effectExtent l="19050" t="0" r="0" b="0"/>
              <wp:docPr id="357" name="그림 351" descr="accross1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ccross10.png"/>
                      <pic:cNvPicPr/>
                    </pic:nvPicPr>
                    <pic:blipFill>
                      <a:blip r:embed="rId1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90900" cy="942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32901">
      <w:pPr>
        <w:rPr>
          <w:del w:id="10357" w:author="박윤수" w:date="2014-08-23T00:15:00Z"/>
          <w:lang w:eastAsia="ko-KR"/>
        </w:rPr>
      </w:pPr>
      <w:del w:id="10358" w:author="박윤수" w:date="2014-08-23T00:15:00Z"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진행하기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저장하세요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E0C29">
      <w:pPr>
        <w:rPr>
          <w:del w:id="10359" w:author="박윤수" w:date="2014-08-23T00:15:00Z"/>
          <w:lang w:eastAsia="ko-KR"/>
        </w:rPr>
      </w:pPr>
      <w:del w:id="10360" w:author="박윤수" w:date="2014-08-23T00:15:00Z">
        <w:r w:rsidDel="00C13530">
          <w:rPr>
            <w:rFonts w:hint="eastAsia"/>
            <w:lang w:eastAsia="ko-KR"/>
          </w:rPr>
          <w:delText>월드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파일을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열어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다시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메모리에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올리고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R="00932901" w:rsidDel="00C13530">
          <w:rPr>
            <w:rFonts w:hint="eastAsia"/>
            <w:lang w:eastAsia="ko-KR"/>
          </w:rPr>
          <w:delText>오른쪽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하단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모퉁이에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추가해서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다음과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같이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보이도록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하세요</w:delText>
        </w:r>
        <w:r w:rsidR="00932901" w:rsidDel="00C13530">
          <w:rPr>
            <w:rFonts w:hint="eastAsia"/>
            <w:lang w:eastAsia="ko-KR"/>
          </w:rPr>
          <w:delText xml:space="preserve">. </w:delText>
        </w:r>
        <w:r w:rsidR="00932901" w:rsidDel="00C13530">
          <w:rPr>
            <w:rFonts w:hint="eastAsia"/>
            <w:lang w:eastAsia="ko-KR"/>
          </w:rPr>
          <w:delText>하지만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10361" w:author="이은정" w:date="2014-08-22T10:42:00Z">
        <w:del w:id="1036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10363" w:author="박윤수" w:date="2014-08-23T00:15:00Z"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처음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시작위치</w:delText>
        </w:r>
        <w:r w:rsidR="00932901" w:rsidDel="00C13530">
          <w:rPr>
            <w:rFonts w:hint="eastAsia"/>
            <w:lang w:eastAsia="ko-KR"/>
          </w:rPr>
          <w:delText xml:space="preserve"> (</w:delText>
        </w:r>
        <w:r w:rsidR="00932901" w:rsidDel="00C13530">
          <w:rPr>
            <w:rFonts w:hint="eastAsia"/>
            <w:lang w:eastAsia="ko-KR"/>
          </w:rPr>
          <w:delText>좌측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하단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첫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번째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위치</w:delText>
        </w:r>
        <w:r w:rsidR="00932901" w:rsidDel="00C13530">
          <w:rPr>
            <w:rFonts w:hint="eastAsia"/>
            <w:lang w:eastAsia="ko-KR"/>
          </w:rPr>
          <w:delText>)</w:delText>
        </w:r>
        <w:r w:rsidR="00932901" w:rsidDel="00C13530">
          <w:rPr>
            <w:rFonts w:hint="eastAsia"/>
            <w:lang w:eastAsia="ko-KR"/>
          </w:rPr>
          <w:delText>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있습니다</w:delText>
        </w:r>
        <w:r w:rsidR="00932901"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10364" w:author="박윤수" w:date="2014-08-23T00:15:00Z"/>
          <w:lang w:eastAsia="ko-KR"/>
        </w:rPr>
      </w:pPr>
      <w:del w:id="10365" w:author="박윤수" w:date="2014-08-23T00:15:00Z">
        <w:r>
          <w:rPr>
            <w:noProof/>
            <w:lang w:val="en-US" w:eastAsia="ko-KR"/>
            <w:rPrChange w:id="1036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90600"/>
              <wp:effectExtent l="19050" t="0" r="0" b="0"/>
              <wp:docPr id="358" name="그림 352" descr="add8_4_star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start.png"/>
                      <pic:cNvPicPr/>
                    </pic:nvPicPr>
                    <pic:blipFill>
                      <a:blip r:embed="rId1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9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rPr>
          <w:del w:id="10367" w:author="박윤수" w:date="2014-08-23T00:15:00Z"/>
          <w:lang w:eastAsia="ko-KR"/>
        </w:rPr>
      </w:pPr>
      <w:del w:id="10368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10369" w:author="이은정" w:date="2014-08-22T10:42:00Z">
        <w:del w:id="1037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10371" w:author="박윤수" w:date="2014-08-23T00:15:00Z"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다음을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수행합니다</w:delText>
        </w:r>
        <w:r w:rsidR="00932901" w:rsidDel="00C13530">
          <w:rPr>
            <w:rFonts w:hint="eastAsia"/>
            <w:lang w:eastAsia="ko-KR"/>
          </w:rPr>
          <w:delText>.</w:delText>
        </w:r>
      </w:del>
    </w:p>
    <w:p w:rsidR="00CF6B85" w:rsidRDefault="00932901">
      <w:pPr>
        <w:pStyle w:val="affc"/>
        <w:numPr>
          <w:ilvl w:val="0"/>
          <w:numId w:val="42"/>
        </w:numPr>
        <w:ind w:leftChars="0"/>
        <w:rPr>
          <w:del w:id="10372" w:author="박윤수" w:date="2014-08-23T00:15:00Z"/>
          <w:lang w:eastAsia="ko-KR"/>
        </w:rPr>
      </w:pPr>
      <w:del w:id="10373" w:author="박윤수" w:date="2014-08-23T00:15:00Z">
        <w:r w:rsidDel="00C13530">
          <w:rPr>
            <w:rFonts w:hint="eastAsia"/>
            <w:lang w:eastAsia="ko-KR"/>
          </w:rPr>
          <w:delText>앞에서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수행했듯이</w:delText>
        </w:r>
        <w:r w:rsidDel="00C13530">
          <w:rPr>
            <w:rFonts w:hint="eastAsia"/>
            <w:lang w:eastAsia="ko-KR"/>
          </w:rPr>
          <w:delText>, 10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행에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내려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932901">
      <w:pPr>
        <w:pStyle w:val="affc"/>
        <w:numPr>
          <w:ilvl w:val="0"/>
          <w:numId w:val="42"/>
        </w:numPr>
        <w:ind w:leftChars="0"/>
        <w:rPr>
          <w:del w:id="10374" w:author="박윤수" w:date="2014-08-23T00:15:00Z"/>
          <w:lang w:eastAsia="ko-KR"/>
        </w:rPr>
      </w:pPr>
      <w:del w:id="10375" w:author="박윤수" w:date="2014-08-23T00:15:00Z">
        <w:r w:rsidDel="00C13530">
          <w:rPr>
            <w:rFonts w:hint="eastAsia"/>
            <w:lang w:eastAsia="ko-KR"/>
          </w:rPr>
          <w:delText>화면의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바닥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(</w:delText>
        </w:r>
        <w:r w:rsidDel="00C13530">
          <w:rPr>
            <w:rFonts w:hint="eastAsia"/>
            <w:lang w:eastAsia="ko-KR"/>
          </w:rPr>
          <w:delText>각</w:delText>
        </w:r>
        <w:r w:rsidDel="00C13530">
          <w:rPr>
            <w:rFonts w:hint="eastAsia"/>
            <w:lang w:eastAsia="ko-KR"/>
          </w:rPr>
          <w:delText xml:space="preserve"> 8</w:delText>
        </w:r>
        <w:r w:rsidDel="00C13530">
          <w:rPr>
            <w:rFonts w:hint="eastAsia"/>
            <w:lang w:eastAsia="ko-KR"/>
          </w:rPr>
          <w:delText>개</w:delText>
        </w:r>
        <w:r w:rsidDel="00C13530">
          <w:rPr>
            <w:rFonts w:hint="eastAsia"/>
            <w:lang w:eastAsia="ko-KR"/>
          </w:rPr>
          <w:delText>, 4</w:delText>
        </w:r>
        <w:r w:rsidDel="00C13530">
          <w:rPr>
            <w:rFonts w:hint="eastAsia"/>
            <w:lang w:eastAsia="ko-KR"/>
          </w:rPr>
          <w:delText>개</w:delText>
        </w:r>
        <w:r w:rsidDel="00C13530">
          <w:rPr>
            <w:rFonts w:hint="eastAsia"/>
            <w:lang w:eastAsia="ko-KR"/>
          </w:rPr>
          <w:delText>)</w:delText>
        </w:r>
        <w:r w:rsidR="00DB6E7D" w:rsidDel="00C13530">
          <w:rPr>
            <w:rFonts w:hint="eastAsia"/>
            <w:lang w:eastAsia="ko-KR"/>
          </w:rPr>
          <w:delText>들을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932901">
      <w:pPr>
        <w:pStyle w:val="affc"/>
        <w:numPr>
          <w:ilvl w:val="0"/>
          <w:numId w:val="42"/>
        </w:numPr>
        <w:ind w:leftChars="0"/>
        <w:rPr>
          <w:del w:id="10376" w:author="박윤수" w:date="2014-08-23T00:15:00Z"/>
          <w:lang w:eastAsia="ko-KR"/>
        </w:rPr>
      </w:pPr>
      <w:del w:id="10377" w:author="박윤수" w:date="2014-08-23T00:15:00Z"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보여지듯이</w:delText>
        </w:r>
        <w:r w:rsidDel="00C13530">
          <w:rPr>
            <w:rFonts w:hint="eastAsia"/>
            <w:lang w:eastAsia="ko-KR"/>
          </w:rPr>
          <w:delText xml:space="preserve"> 12</w:delText>
        </w:r>
        <w:r w:rsidDel="00C13530">
          <w:rPr>
            <w:rFonts w:hint="eastAsia"/>
            <w:lang w:eastAsia="ko-KR"/>
          </w:rPr>
          <w:delText>개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뿌려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놓습니다</w:delText>
        </w:r>
        <w:r w:rsidDel="00C13530">
          <w:rPr>
            <w:rFonts w:hint="eastAsia"/>
            <w:lang w:eastAsia="ko-KR"/>
          </w:rPr>
          <w:delText>. (</w:delText>
        </w:r>
        <w:r w:rsidDel="00C13530">
          <w:rPr>
            <w:rFonts w:hint="eastAsia"/>
            <w:lang w:eastAsia="ko-KR"/>
          </w:rPr>
          <w:delText>중요</w:delText>
        </w:r>
        <w:r w:rsidDel="00C13530">
          <w:rPr>
            <w:rFonts w:hint="eastAsia"/>
            <w:lang w:eastAsia="ko-KR"/>
          </w:rPr>
          <w:delText xml:space="preserve">: </w:delText>
        </w:r>
        <w:r w:rsidDel="00C13530">
          <w:rPr>
            <w:rFonts w:hint="eastAsia"/>
            <w:lang w:eastAsia="ko-KR"/>
          </w:rPr>
          <w:delText>설명을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드리지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않은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323A44" w:rsidDel="00C13530">
          <w:rPr>
            <w:lang w:eastAsia="ko-KR"/>
          </w:rPr>
          <w:delText>carries_beepers()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명령문을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 w</w:delText>
        </w:r>
        <w:r w:rsidRPr="00287FD7" w:rsidDel="00C13530">
          <w:rPr>
            <w:lang w:eastAsia="ko-KR"/>
          </w:rPr>
          <w:delText>hile carries_beepers():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)</w:delText>
        </w:r>
      </w:del>
    </w:p>
    <w:p w:rsidR="00CF6B85" w:rsidRDefault="00AF7365">
      <w:pPr>
        <w:rPr>
          <w:del w:id="10378" w:author="박윤수" w:date="2014-08-23T00:15:00Z"/>
          <w:lang w:eastAsia="ko-KR"/>
        </w:rPr>
      </w:pPr>
      <w:del w:id="10379" w:author="박윤수" w:date="2014-08-23T00:15:00Z">
        <w:r>
          <w:rPr>
            <w:noProof/>
            <w:lang w:val="en-US" w:eastAsia="ko-KR"/>
            <w:rPrChange w:id="1038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219200" cy="4743450"/>
              <wp:effectExtent l="19050" t="0" r="0" b="0"/>
              <wp:docPr id="359" name="그림 353" descr="vertical1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vertical12.png"/>
                      <pic:cNvPicPr/>
                    </pic:nvPicPr>
                    <pic:blipFill>
                      <a:blip r:embed="rId1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9200" cy="4743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32901">
      <w:pPr>
        <w:rPr>
          <w:del w:id="10381" w:author="박윤수" w:date="2014-08-23T00:15:00Z"/>
          <w:lang w:eastAsia="ko-KR"/>
        </w:rPr>
      </w:pPr>
      <w:del w:id="10382" w:author="박윤수" w:date="2014-08-23T00:15:00Z"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수평선에는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이월로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나머지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잉여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932901">
      <w:pPr>
        <w:pStyle w:val="affc"/>
        <w:numPr>
          <w:ilvl w:val="0"/>
          <w:numId w:val="43"/>
        </w:numPr>
        <w:ind w:leftChars="0"/>
        <w:rPr>
          <w:del w:id="10383" w:author="박윤수" w:date="2014-08-23T00:15:00Z"/>
          <w:lang w:eastAsia="ko-KR"/>
        </w:rPr>
      </w:pPr>
      <w:del w:id="10384" w:author="박윤수" w:date="2014-08-23T00:15:00Z">
        <w:r w:rsidDel="00C13530">
          <w:rPr>
            <w:rFonts w:hint="eastAsia"/>
            <w:lang w:eastAsia="ko-KR"/>
          </w:rPr>
          <w:delText>수평선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9</w:delText>
        </w:r>
        <w:r w:rsidDel="00C13530">
          <w:rPr>
            <w:rFonts w:hint="eastAsia"/>
            <w:lang w:eastAsia="ko-KR"/>
          </w:rPr>
          <w:delText>개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버리는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 (</w:delText>
        </w:r>
        <w:r w:rsidDel="00C13530">
          <w:rPr>
            <w:rFonts w:hint="eastAsia"/>
            <w:lang w:eastAsia="ko-KR"/>
          </w:rPr>
          <w:delText>아마도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수평선의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주워서</w:delText>
        </w:r>
        <w:r w:rsidDel="00C13530">
          <w:rPr>
            <w:rFonts w:hint="eastAsia"/>
            <w:lang w:eastAsia="ko-KR"/>
          </w:rPr>
          <w:delText>)</w:delText>
        </w:r>
      </w:del>
    </w:p>
    <w:p w:rsidR="00CF6B85" w:rsidRDefault="00932901">
      <w:pPr>
        <w:pStyle w:val="affc"/>
        <w:numPr>
          <w:ilvl w:val="0"/>
          <w:numId w:val="43"/>
        </w:numPr>
        <w:ind w:leftChars="0"/>
        <w:rPr>
          <w:del w:id="10385" w:author="박윤수" w:date="2014-08-23T00:15:00Z"/>
          <w:lang w:eastAsia="ko-KR"/>
        </w:rPr>
      </w:pPr>
      <w:del w:id="10386" w:author="박윤수" w:date="2014-08-23T00:15:00Z">
        <w:r w:rsidDel="00C13530">
          <w:rPr>
            <w:rFonts w:hint="eastAsia"/>
            <w:lang w:eastAsia="ko-KR"/>
          </w:rPr>
          <w:delText>아래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보여지듯이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10387" w:author="이은정" w:date="2014-08-22T10:42:00Z">
        <w:del w:id="10388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10389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계속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북쪽으로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ind w:left="967"/>
        <w:rPr>
          <w:del w:id="10390" w:author="박윤수" w:date="2014-08-23T00:15:00Z"/>
          <w:lang w:eastAsia="ko-KR"/>
        </w:rPr>
      </w:pPr>
      <w:del w:id="10391" w:author="박윤수" w:date="2014-08-23T00:15:00Z">
        <w:r>
          <w:rPr>
            <w:noProof/>
            <w:lang w:val="en-US" w:eastAsia="ko-KR"/>
            <w:rPrChange w:id="1039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876300" cy="2105025"/>
              <wp:effectExtent l="19050" t="0" r="0" b="0"/>
              <wp:docPr id="360" name="그림 354" descr="add8_4_middl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middle.png"/>
                      <pic:cNvPicPr/>
                    </pic:nvPicPr>
                    <pic:blipFill>
                      <a:blip r:embed="rId1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6300" cy="2105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32901">
      <w:pPr>
        <w:pStyle w:val="affc"/>
        <w:numPr>
          <w:ilvl w:val="0"/>
          <w:numId w:val="43"/>
        </w:numPr>
        <w:ind w:leftChars="0"/>
        <w:rPr>
          <w:del w:id="10393" w:author="박윤수" w:date="2014-08-23T00:15:00Z"/>
          <w:lang w:eastAsia="ko-KR"/>
        </w:rPr>
      </w:pPr>
      <w:del w:id="10394" w:author="박윤수" w:date="2014-08-23T00:15:00Z">
        <w:r w:rsidDel="00C13530">
          <w:rPr>
            <w:rFonts w:hint="eastAsia"/>
            <w:lang w:eastAsia="ko-KR"/>
          </w:rPr>
          <w:delText>돌아서서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줍고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이동하게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이를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395" w:author="이은정" w:date="2014-08-22T10:42:00Z">
        <w:del w:id="1039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39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이상</w:delText>
        </w:r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>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없는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모퉁이에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도달할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반복합니다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지점에서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은</w:delText>
        </w:r>
      </w:del>
      <w:ins w:id="10398" w:author="이은정" w:date="2014-08-22T10:42:00Z">
        <w:del w:id="1039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10400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Del="00C13530">
          <w:rPr>
            <w:rFonts w:hint="eastAsia"/>
            <w:lang w:eastAsia="ko-KR"/>
          </w:rPr>
          <w:delText xml:space="preserve"> 3</w:delText>
        </w:r>
        <w:r w:rsidDel="00C13530">
          <w:rPr>
            <w:rFonts w:hint="eastAsia"/>
            <w:lang w:eastAsia="ko-KR"/>
          </w:rPr>
          <w:delText>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있어야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D84D69">
      <w:pPr>
        <w:pStyle w:val="affc"/>
        <w:numPr>
          <w:ilvl w:val="0"/>
          <w:numId w:val="43"/>
        </w:numPr>
        <w:ind w:leftChars="0"/>
        <w:rPr>
          <w:del w:id="10401" w:author="박윤수" w:date="2014-08-23T00:15:00Z"/>
          <w:lang w:eastAsia="ko-KR"/>
        </w:rPr>
      </w:pPr>
      <w:del w:id="10402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10403" w:author="이은정" w:date="2014-08-22T10:42:00Z">
        <w:del w:id="10404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405" w:author="박윤수" w:date="2014-08-23T00:15:00Z"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벽에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도착할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때까지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은</w:delText>
        </w:r>
      </w:del>
      <w:ins w:id="10406" w:author="이은정" w:date="2014-08-22T10:42:00Z">
        <w:del w:id="1040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는</w:delText>
          </w:r>
        </w:del>
      </w:ins>
      <w:del w:id="10408" w:author="박윤수" w:date="2014-08-23T00:15:00Z"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이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가지고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다닙니다</w:delText>
        </w:r>
        <w:r w:rsidR="00932901" w:rsidDel="00C13530">
          <w:rPr>
            <w:rFonts w:hint="eastAsia"/>
            <w:lang w:eastAsia="ko-KR"/>
          </w:rPr>
          <w:delText>.</w:delText>
        </w:r>
      </w:del>
    </w:p>
    <w:p w:rsidR="00CF6B85" w:rsidRDefault="00D84D69">
      <w:pPr>
        <w:pStyle w:val="affc"/>
        <w:numPr>
          <w:ilvl w:val="0"/>
          <w:numId w:val="43"/>
        </w:numPr>
        <w:ind w:leftChars="0"/>
        <w:rPr>
          <w:del w:id="10409" w:author="박윤수" w:date="2014-08-23T00:15:00Z"/>
          <w:lang w:eastAsia="ko-KR"/>
        </w:rPr>
      </w:pPr>
      <w:del w:id="10410" w:author="박윤수" w:date="2014-08-23T00:15:00Z">
        <w:r w:rsidDel="00C13530">
          <w:rPr>
            <w:rFonts w:hint="eastAsia"/>
            <w:lang w:eastAsia="ko-KR"/>
          </w:rPr>
          <w:delText>리봇</w:delText>
        </w:r>
        <w:r w:rsidDel="00C13530">
          <w:rPr>
            <w:lang w:eastAsia="ko-KR"/>
          </w:rPr>
          <w:delText>이</w:delText>
        </w:r>
      </w:del>
      <w:ins w:id="10411" w:author="이은정" w:date="2014-08-22T10:42:00Z">
        <w:del w:id="1041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413" w:author="박윤수" w:date="2014-08-23T00:15:00Z"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모든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932901" w:rsidDel="00C13530">
          <w:rPr>
            <w:rFonts w:hint="eastAsia"/>
            <w:lang w:eastAsia="ko-KR"/>
          </w:rPr>
          <w:delText>(3)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내려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놓고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R="00932901" w:rsidDel="00C13530">
          <w:rPr>
            <w:rFonts w:hint="eastAsia"/>
            <w:lang w:eastAsia="ko-KR"/>
          </w:rPr>
          <w:delText>하나</w:delText>
        </w:r>
        <w:r w:rsidR="00932901" w:rsidDel="00C13530">
          <w:rPr>
            <w:rFonts w:hint="eastAsia"/>
            <w:lang w:eastAsia="ko-KR"/>
          </w:rPr>
          <w:delText>(</w:delText>
        </w:r>
        <w:r w:rsidR="00932901" w:rsidDel="00C13530">
          <w:rPr>
            <w:rFonts w:hint="eastAsia"/>
            <w:lang w:eastAsia="ko-KR"/>
          </w:rPr>
          <w:delText>이월</w:delText>
        </w:r>
        <w:r w:rsidR="00932901" w:rsidDel="00C13530">
          <w:rPr>
            <w:rFonts w:hint="eastAsia"/>
            <w:lang w:eastAsia="ko-KR"/>
          </w:rPr>
          <w:delText>)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집어서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R="00932901" w:rsidDel="00C13530">
          <w:rPr>
            <w:rFonts w:hint="eastAsia"/>
            <w:lang w:eastAsia="ko-KR"/>
          </w:rPr>
          <w:delText>서쪽으로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이동하고</w:delText>
        </w:r>
        <w:r w:rsidR="00932901" w:rsidDel="00C13530">
          <w:rPr>
            <w:rFonts w:hint="eastAsia"/>
            <w:lang w:eastAsia="ko-KR"/>
          </w:rPr>
          <w:delText xml:space="preserve">, </w:delText>
        </w:r>
        <w:r w:rsidR="00932901" w:rsidDel="00C13530">
          <w:rPr>
            <w:rFonts w:hint="eastAsia"/>
            <w:lang w:eastAsia="ko-KR"/>
          </w:rPr>
          <w:delText>이월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0BF0" w:rsidDel="00C13530">
          <w:rPr>
            <w:rFonts w:hint="eastAsia"/>
            <w:lang w:eastAsia="ko-KR"/>
          </w:rPr>
          <w:delText>비퍼</w:delText>
        </w:r>
        <w:r w:rsidR="00932901" w:rsidDel="00C13530">
          <w:rPr>
            <w:rFonts w:hint="eastAsia"/>
            <w:lang w:eastAsia="ko-KR"/>
          </w:rPr>
          <w:delText>를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내려</w:delText>
        </w:r>
        <w:r w:rsidR="00932901" w:rsidDel="00C13530">
          <w:rPr>
            <w:rFonts w:hint="eastAsia"/>
            <w:lang w:eastAsia="ko-KR"/>
          </w:rPr>
          <w:delText xml:space="preserve"> </w:delText>
        </w:r>
        <w:r w:rsidR="00932901" w:rsidDel="00C13530">
          <w:rPr>
            <w:rFonts w:hint="eastAsia"/>
            <w:lang w:eastAsia="ko-KR"/>
          </w:rPr>
          <w:delText>놓습니다</w:delText>
        </w:r>
        <w:r w:rsidR="00932901" w:rsidDel="00C13530">
          <w:rPr>
            <w:rFonts w:hint="eastAsia"/>
            <w:lang w:eastAsia="ko-KR"/>
          </w:rPr>
          <w:delText>.</w:delText>
        </w:r>
      </w:del>
    </w:p>
    <w:p w:rsidR="00CF6B85" w:rsidRDefault="00932901">
      <w:pPr>
        <w:rPr>
          <w:del w:id="10414" w:author="박윤수" w:date="2014-08-23T00:15:00Z"/>
          <w:lang w:eastAsia="ko-KR"/>
        </w:rPr>
      </w:pPr>
      <w:del w:id="10415" w:author="박윤수" w:date="2014-08-23T00:15:00Z">
        <w:r w:rsidDel="00C13530">
          <w:rPr>
            <w:rFonts w:hint="eastAsia"/>
            <w:lang w:eastAsia="ko-KR"/>
          </w:rPr>
          <w:delText>남은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보여드리기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을</w:delText>
        </w:r>
      </w:del>
      <w:ins w:id="10416" w:author="이은정" w:date="2014-08-22T10:42:00Z">
        <w:del w:id="1041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1041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밖으로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rPr>
          <w:del w:id="10419" w:author="박윤수" w:date="2014-08-23T00:15:00Z"/>
          <w:lang w:eastAsia="ko-KR"/>
        </w:rPr>
      </w:pPr>
      <w:del w:id="10420" w:author="박윤수" w:date="2014-08-23T00:15:00Z">
        <w:r>
          <w:rPr>
            <w:noProof/>
            <w:lang w:val="en-US" w:eastAsia="ko-KR"/>
            <w:rPrChange w:id="1042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371600" cy="981075"/>
              <wp:effectExtent l="19050" t="0" r="0" b="0"/>
              <wp:docPr id="361" name="그림 355" descr="add8_4_en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d8_4_end.png"/>
                      <pic:cNvPicPr/>
                    </pic:nvPicPr>
                    <pic:blipFill>
                      <a:blip r:embed="rId1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981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932901">
      <w:pPr>
        <w:rPr>
          <w:del w:id="10422" w:author="박윤수" w:date="2014-08-23T00:15:00Z"/>
          <w:lang w:eastAsia="ko-KR"/>
        </w:rPr>
      </w:pPr>
      <w:del w:id="10423" w:author="박윤수" w:date="2014-08-23T00:15:00Z">
        <w:r w:rsidDel="00C13530">
          <w:rPr>
            <w:rFonts w:hint="eastAsia"/>
            <w:lang w:eastAsia="ko-KR"/>
          </w:rPr>
          <w:delText>사실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5 </w:delText>
        </w:r>
        <w:r w:rsidDel="00C13530">
          <w:rPr>
            <w:rFonts w:hint="eastAsia"/>
            <w:lang w:eastAsia="ko-KR"/>
          </w:rPr>
          <w:delText>단계는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상당히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제대로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작동하게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만들기가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꽤나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어렵습니다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체계적으로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!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424" w:author="박윤수" w:date="2014-08-23T00:15:00Z"/>
          <w:b/>
          <w:color w:val="0070C0"/>
          <w:sz w:val="24"/>
          <w:lang w:eastAsia="ko-KR"/>
          <w:rPrChange w:id="10425" w:author="이은정" w:date="2014-08-22T15:37:00Z">
            <w:rPr>
              <w:del w:id="10426" w:author="박윤수" w:date="2014-08-23T00:15:00Z"/>
              <w:b/>
              <w:sz w:val="24"/>
              <w:lang w:eastAsia="ko-KR"/>
            </w:rPr>
          </w:rPrChange>
        </w:rPr>
      </w:pPr>
      <w:del w:id="10427" w:author="박윤수" w:date="2014-08-23T00:15:00Z">
        <w:r w:rsidRPr="00E80AEF">
          <w:rPr>
            <w:b/>
            <w:color w:val="0070C0"/>
            <w:sz w:val="24"/>
            <w:lang w:eastAsia="ko-KR"/>
            <w:rPrChange w:id="10428" w:author="이은정" w:date="2014-08-22T15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3+5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429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더하기</w:delText>
        </w:r>
      </w:del>
    </w:p>
    <w:p w:rsidR="00CF6B85" w:rsidRDefault="00932901">
      <w:pPr>
        <w:rPr>
          <w:del w:id="10430" w:author="박윤수" w:date="2014-08-23T00:15:00Z"/>
          <w:lang w:eastAsia="ko-KR"/>
        </w:rPr>
      </w:pPr>
      <w:del w:id="10431" w:author="박윤수" w:date="2014-08-23T00:15:00Z">
        <w:r w:rsidDel="00C13530">
          <w:rPr>
            <w:rFonts w:hint="eastAsia"/>
            <w:lang w:eastAsia="ko-KR"/>
          </w:rPr>
          <w:delText>그래서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종국에</w:delText>
        </w:r>
        <w:r w:rsidDel="00C13530">
          <w:rPr>
            <w:rFonts w:hint="eastAsia"/>
            <w:lang w:eastAsia="ko-KR"/>
          </w:rPr>
          <w:delText xml:space="preserve"> 8+4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계산하는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만들었습니다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훌륭합니다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 3+5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봅시다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작동하나요</w:delText>
        </w:r>
        <w:r w:rsidDel="00C13530">
          <w:rPr>
            <w:rFonts w:hint="eastAsia"/>
            <w:lang w:eastAsia="ko-KR"/>
          </w:rPr>
          <w:delText xml:space="preserve">? </w:delText>
        </w:r>
        <w:r w:rsidDel="00C13530">
          <w:rPr>
            <w:rFonts w:hint="eastAsia"/>
            <w:lang w:eastAsia="ko-KR"/>
          </w:rPr>
          <w:delText>작동이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않죠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연산은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이월을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다시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돌아가서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수정해서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연산</w:delText>
        </w:r>
        <w:r w:rsidDel="00C13530">
          <w:rPr>
            <w:rFonts w:hint="eastAsia"/>
            <w:lang w:eastAsia="ko-KR"/>
          </w:rPr>
          <w:delText xml:space="preserve"> 0+0</w:delText>
        </w:r>
        <w:r w:rsidDel="00C13530">
          <w:rPr>
            <w:rFonts w:hint="eastAsia"/>
            <w:lang w:eastAsia="ko-KR"/>
          </w:rPr>
          <w:delText>에서</w:delText>
        </w:r>
        <w:r w:rsidDel="00C13530">
          <w:rPr>
            <w:rFonts w:hint="eastAsia"/>
            <w:lang w:eastAsia="ko-KR"/>
          </w:rPr>
          <w:delText xml:space="preserve"> 9+9</w:delText>
        </w:r>
        <w:r w:rsidDel="00C13530">
          <w:rPr>
            <w:rFonts w:hint="eastAsia"/>
            <w:lang w:eastAsia="ko-KR"/>
          </w:rPr>
          <w:delText>까지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돌아가도록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432" w:author="박윤수" w:date="2014-08-23T00:15:00Z"/>
          <w:b/>
          <w:color w:val="0070C0"/>
          <w:sz w:val="24"/>
          <w:lang w:eastAsia="ko-KR"/>
          <w:rPrChange w:id="10433" w:author="이은정" w:date="2014-08-22T15:37:00Z">
            <w:rPr>
              <w:del w:id="10434" w:author="박윤수" w:date="2014-08-23T00:15:00Z"/>
              <w:b/>
              <w:sz w:val="24"/>
              <w:lang w:eastAsia="ko-KR"/>
            </w:rPr>
          </w:rPrChange>
        </w:rPr>
      </w:pPr>
      <w:del w:id="10435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436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복수</w:delText>
        </w:r>
        <w:r w:rsidRPr="00E80AEF">
          <w:rPr>
            <w:b/>
            <w:color w:val="0070C0"/>
            <w:sz w:val="24"/>
            <w:lang w:eastAsia="ko-KR"/>
            <w:rPrChange w:id="10437" w:author="이은정" w:date="2014-08-22T15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438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자리</w:delText>
        </w:r>
        <w:r w:rsidRPr="00E80AEF">
          <w:rPr>
            <w:b/>
            <w:color w:val="0070C0"/>
            <w:sz w:val="24"/>
            <w:lang w:eastAsia="ko-KR"/>
            <w:rPrChange w:id="10439" w:author="이은정" w:date="2014-08-22T15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440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숫자</w:delText>
        </w:r>
        <w:r w:rsidRPr="00E80AEF">
          <w:rPr>
            <w:b/>
            <w:color w:val="0070C0"/>
            <w:sz w:val="24"/>
            <w:lang w:eastAsia="ko-KR"/>
            <w:rPrChange w:id="10441" w:author="이은정" w:date="2014-08-22T15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442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더하기</w:delText>
        </w:r>
      </w:del>
    </w:p>
    <w:p w:rsidR="00CF6B85" w:rsidRDefault="003468DD">
      <w:pPr>
        <w:rPr>
          <w:del w:id="10443" w:author="박윤수" w:date="2014-08-23T00:15:00Z"/>
          <w:lang w:eastAsia="ko-KR"/>
        </w:rPr>
      </w:pPr>
      <w:del w:id="10444" w:author="박윤수" w:date="2014-08-23T00:15:00Z">
        <w:r w:rsidDel="00C13530">
          <w:rPr>
            <w:rFonts w:hint="eastAsia"/>
            <w:lang w:eastAsia="ko-KR"/>
          </w:rPr>
          <w:delText>다음은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단자리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덧셈을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복수자리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덧셈으로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일반화하는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</w:delText>
        </w:r>
        <w:r w:rsidR="008804E9" w:rsidDel="00C13530">
          <w:rPr>
            <w:rFonts w:hint="eastAsia"/>
            <w:lang w:eastAsia="ko-KR"/>
          </w:rPr>
          <w:delText>입니다</w:delText>
        </w:r>
        <w:r w:rsidR="008804E9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while </w:delText>
        </w:r>
        <w:r w:rsidDel="00C13530">
          <w:rPr>
            <w:rFonts w:hint="eastAsia"/>
            <w:lang w:eastAsia="ko-KR"/>
          </w:rPr>
          <w:delText>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안의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코드의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핵심부분을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싸는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제안입니다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이것은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남겨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445" w:author="박윤수" w:date="2014-08-23T00:15:00Z"/>
          <w:b/>
          <w:color w:val="0070C0"/>
          <w:sz w:val="24"/>
          <w:lang w:eastAsia="ko-KR"/>
          <w:rPrChange w:id="10446" w:author="이은정" w:date="2014-08-22T15:37:00Z">
            <w:rPr>
              <w:del w:id="10447" w:author="박윤수" w:date="2014-08-23T00:15:00Z"/>
              <w:b/>
              <w:sz w:val="24"/>
              <w:lang w:eastAsia="ko-KR"/>
            </w:rPr>
          </w:rPrChange>
        </w:rPr>
      </w:pPr>
      <w:del w:id="10448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449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최종</w:delText>
        </w:r>
        <w:r w:rsidRPr="00E80AEF">
          <w:rPr>
            <w:b/>
            <w:color w:val="0070C0"/>
            <w:sz w:val="24"/>
            <w:lang w:eastAsia="ko-KR"/>
            <w:rPrChange w:id="10450" w:author="이은정" w:date="2014-08-22T15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451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도전</w:delText>
        </w:r>
      </w:del>
    </w:p>
    <w:p w:rsidR="00CF6B85" w:rsidRDefault="003468DD">
      <w:pPr>
        <w:rPr>
          <w:del w:id="10452" w:author="박윤수" w:date="2014-08-23T00:15:00Z"/>
          <w:lang w:eastAsia="ko-KR"/>
        </w:rPr>
      </w:pPr>
      <w:del w:id="10453" w:author="박윤수" w:date="2014-08-23T00:15:00Z">
        <w:r w:rsidDel="00C13530">
          <w:rPr>
            <w:rFonts w:hint="eastAsia"/>
            <w:lang w:eastAsia="ko-KR"/>
          </w:rPr>
          <w:delText>10</w:delText>
        </w:r>
        <w:r w:rsidDel="00C13530">
          <w:rPr>
            <w:rFonts w:hint="eastAsia"/>
            <w:lang w:eastAsia="ko-KR"/>
          </w:rPr>
          <w:delText>진수에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더한다는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변경해서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진법의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39"/>
        </w:numPr>
        <w:ind w:leftChars="0"/>
        <w:rPr>
          <w:del w:id="10454" w:author="박윤수" w:date="2014-08-23T00:15:00Z"/>
          <w:b/>
          <w:color w:val="0070C0"/>
          <w:sz w:val="24"/>
          <w:lang w:eastAsia="ko-KR"/>
          <w:rPrChange w:id="10455" w:author="이은정" w:date="2014-08-22T15:37:00Z">
            <w:rPr>
              <w:del w:id="10456" w:author="박윤수" w:date="2014-08-23T00:15:00Z"/>
              <w:b/>
              <w:sz w:val="24"/>
              <w:lang w:eastAsia="ko-KR"/>
            </w:rPr>
          </w:rPrChange>
        </w:rPr>
      </w:pPr>
      <w:del w:id="10457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458" w:author="이은정" w:date="2014-08-22T15:37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다음은</w:delText>
        </w:r>
        <w:r w:rsidRPr="00E80AEF">
          <w:rPr>
            <w:b/>
            <w:color w:val="0070C0"/>
            <w:sz w:val="24"/>
            <w:lang w:eastAsia="ko-KR"/>
            <w:rPrChange w:id="10459" w:author="이은정" w:date="2014-08-22T15:37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>?</w:delText>
        </w:r>
      </w:del>
    </w:p>
    <w:p w:rsidR="00CF6B85" w:rsidRDefault="0098156B">
      <w:pPr>
        <w:rPr>
          <w:del w:id="10460" w:author="박윤수" w:date="2014-08-23T00:15:00Z"/>
          <w:lang w:eastAsia="ko-KR"/>
        </w:rPr>
      </w:pPr>
      <w:del w:id="10461" w:author="박윤수" w:date="2014-08-23T00:15:00Z">
        <w:r w:rsidDel="00C13530">
          <w:rPr>
            <w:rFonts w:hint="eastAsia"/>
            <w:lang w:eastAsia="ko-KR"/>
          </w:rPr>
          <w:delText>지금까지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10462" w:author="이은정" w:date="2014-08-22T10:42:00Z">
        <w:del w:id="10463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10464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Del="00C13530">
          <w:rPr>
            <w:rFonts w:hint="eastAsia"/>
            <w:lang w:eastAsia="ko-KR"/>
          </w:rPr>
          <w:delText>안에서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키워드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98156B" w:rsidDel="00C13530">
          <w:rPr>
            <w:lang w:eastAsia="ko-KR"/>
          </w:rPr>
          <w:delText>def, elif, else, if, not, pass, while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살펴봤습니다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다소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복잡한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프로그램을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작성해서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465" w:author="이은정" w:date="2014-08-22T10:42:00Z">
        <w:del w:id="10466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467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마무리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이제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10468" w:author="이은정" w:date="2014-08-22T10:42:00Z">
        <w:del w:id="10469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10470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벗어나서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쉽게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살펴봅시다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84D69" w:rsidDel="00C13530">
          <w:rPr>
            <w:rFonts w:hint="eastAsia"/>
            <w:lang w:eastAsia="ko-KR"/>
          </w:rPr>
          <w:delText>리봇</w:delText>
        </w:r>
      </w:del>
      <w:ins w:id="10471" w:author="이은정" w:date="2014-08-22T10:42:00Z">
        <w:del w:id="10472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</w:del>
      </w:ins>
      <w:del w:id="10473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R="00AE0C29" w:rsidDel="00C13530">
          <w:rPr>
            <w:rFonts w:hint="eastAsia"/>
            <w:lang w:eastAsia="ko-KR"/>
          </w:rPr>
          <w:delText>월드</w:delText>
        </w:r>
        <w:r w:rsidR="00AE0C29" w:rsidDel="00C13530">
          <w:rPr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돌아가기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CF6B85">
      <w:pPr>
        <w:rPr>
          <w:del w:id="10474" w:author="박윤수" w:date="2014-08-23T00:15:00Z"/>
          <w:lang w:eastAsia="ko-KR"/>
        </w:rPr>
      </w:pPr>
    </w:p>
    <w:p w:rsidR="00CF6B85" w:rsidRDefault="00AF7365">
      <w:pPr>
        <w:jc w:val="center"/>
        <w:rPr>
          <w:del w:id="10475" w:author="박윤수" w:date="2014-08-23T00:15:00Z"/>
          <w:lang w:eastAsia="ko-KR"/>
        </w:rPr>
      </w:pPr>
      <w:del w:id="10476" w:author="박윤수" w:date="2014-08-23T00:15:00Z">
        <w:r>
          <w:rPr>
            <w:noProof/>
            <w:lang w:val="en-US" w:eastAsia="ko-KR"/>
            <w:rPrChange w:id="1047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41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C61C4" w:rsidRPr="00BC0DF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반복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피하기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lang w:eastAsia="ko-KR"/>
          </w:rPr>
          <w:delText>–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가져오는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것</w:delText>
        </w:r>
        <w:r w:rsidR="009C61C4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1047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42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9C61C4" w:rsidDel="00C13530">
          <w:rPr>
            <w:rFonts w:hint="eastAsia"/>
            <w:lang w:eastAsia="ko-KR"/>
          </w:rPr>
          <w:delText xml:space="preserve">- </w:delText>
        </w:r>
        <w:r w:rsidR="009C61C4" w:rsidDel="00C13530">
          <w:rPr>
            <w:rFonts w:hint="eastAsia"/>
            <w:lang w:eastAsia="ko-KR"/>
          </w:rPr>
          <w:delText>파이썬은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이미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더하기를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알고</w:delText>
        </w:r>
        <w:r w:rsidR="009C61C4" w:rsidDel="00C13530">
          <w:rPr>
            <w:rFonts w:hint="eastAsia"/>
            <w:lang w:eastAsia="ko-KR"/>
          </w:rPr>
          <w:delText xml:space="preserve"> </w:delText>
        </w:r>
        <w:r w:rsidR="009C61C4" w:rsidDel="00C13530">
          <w:rPr>
            <w:rFonts w:hint="eastAsia"/>
            <w:lang w:eastAsia="ko-KR"/>
          </w:rPr>
          <w:delText>있어요</w:delText>
        </w:r>
        <w:r>
          <w:rPr>
            <w:noProof/>
            <w:lang w:val="en-US" w:eastAsia="ko-KR"/>
            <w:rPrChange w:id="1047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46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10480" w:author="박윤수" w:date="2014-08-23T00:15:00Z"/>
          <w:lang w:eastAsia="ko-KR"/>
        </w:rPr>
      </w:pPr>
    </w:p>
    <w:p w:rsidR="00CF6B85" w:rsidRDefault="00E80AEF">
      <w:pPr>
        <w:pStyle w:val="HiddenfromContents"/>
        <w:rPr>
          <w:del w:id="10481" w:author="박윤수" w:date="2014-08-23T00:15:00Z"/>
          <w:rFonts w:asciiTheme="minorEastAsia" w:hAnsiTheme="minorEastAsia"/>
          <w:color w:val="0070C0"/>
          <w:lang w:eastAsia="ko-KR"/>
          <w:rPrChange w:id="10482" w:author="이은정" w:date="2014-08-22T15:38:00Z">
            <w:rPr>
              <w:del w:id="10483" w:author="박윤수" w:date="2014-08-23T00:15:00Z"/>
              <w:rFonts w:asciiTheme="minorEastAsia" w:hAnsiTheme="minorEastAsia"/>
              <w:lang w:eastAsia="ko-KR"/>
            </w:rPr>
          </w:rPrChange>
        </w:rPr>
      </w:pPr>
      <w:del w:id="10484" w:author="박윤수" w:date="2014-08-23T00:15:00Z">
        <w:r w:rsidRPr="00E80AEF">
          <w:rPr>
            <w:rFonts w:asciiTheme="minorEastAsia" w:hAnsiTheme="minorEastAsia" w:hint="eastAsia"/>
            <w:color w:val="0070C0"/>
            <w:lang w:eastAsia="ko-KR"/>
            <w:rPrChange w:id="10485" w:author="이은정" w:date="2014-08-22T15:38:00Z">
              <w:rPr>
                <w:rFonts w:asciiTheme="minorEastAsia" w:hAnsiTheme="minorEastAsia" w:hint="eastAsia"/>
                <w:color w:val="0000FF"/>
                <w:u w:val="single"/>
                <w:lang w:eastAsia="ko-KR"/>
              </w:rPr>
            </w:rPrChange>
          </w:rPr>
          <w:delText>파이썬은</w:delText>
        </w:r>
        <w:r w:rsidRPr="00E80AEF">
          <w:rPr>
            <w:rFonts w:asciiTheme="minorEastAsia" w:hAnsiTheme="minorEastAsia"/>
            <w:color w:val="0070C0"/>
            <w:lang w:eastAsia="ko-KR"/>
            <w:rPrChange w:id="10486" w:author="이은정" w:date="2014-08-22T15:38:00Z">
              <w:rPr>
                <w:rFonts w:asciiTheme="minorEastAsia" w:hAnsiTheme="minorEastAsia"/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asciiTheme="minorEastAsia" w:hAnsiTheme="minorEastAsia" w:hint="eastAsia"/>
            <w:color w:val="0070C0"/>
            <w:lang w:eastAsia="ko-KR"/>
            <w:rPrChange w:id="10487" w:author="이은정" w:date="2014-08-22T15:38:00Z">
              <w:rPr>
                <w:rFonts w:asciiTheme="minorEastAsia" w:hAnsiTheme="minorEastAsia" w:hint="eastAsia"/>
                <w:color w:val="0000FF"/>
                <w:u w:val="single"/>
                <w:lang w:eastAsia="ko-KR"/>
              </w:rPr>
            </w:rPrChange>
          </w:rPr>
          <w:delText>이미</w:delText>
        </w:r>
        <w:r w:rsidRPr="00E80AEF">
          <w:rPr>
            <w:rFonts w:asciiTheme="minorEastAsia" w:hAnsiTheme="minorEastAsia"/>
            <w:color w:val="0070C0"/>
            <w:lang w:eastAsia="ko-KR"/>
            <w:rPrChange w:id="10488" w:author="이은정" w:date="2014-08-22T15:38:00Z">
              <w:rPr>
                <w:rFonts w:asciiTheme="minorEastAsia" w:hAnsiTheme="minorEastAsia"/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asciiTheme="minorEastAsia" w:hAnsiTheme="minorEastAsia" w:hint="eastAsia"/>
            <w:color w:val="0070C0"/>
            <w:lang w:eastAsia="ko-KR"/>
            <w:rPrChange w:id="10489" w:author="이은정" w:date="2014-08-22T15:38:00Z">
              <w:rPr>
                <w:rFonts w:asciiTheme="minorEastAsia" w:hAnsiTheme="minorEastAsia" w:hint="eastAsia"/>
                <w:color w:val="0000FF"/>
                <w:u w:val="single"/>
                <w:lang w:eastAsia="ko-KR"/>
              </w:rPr>
            </w:rPrChange>
          </w:rPr>
          <w:delText>더하기를</w:delText>
        </w:r>
        <w:r w:rsidRPr="00E80AEF">
          <w:rPr>
            <w:rFonts w:asciiTheme="minorEastAsia" w:hAnsiTheme="minorEastAsia"/>
            <w:color w:val="0070C0"/>
            <w:lang w:eastAsia="ko-KR"/>
            <w:rPrChange w:id="10490" w:author="이은정" w:date="2014-08-22T15:38:00Z">
              <w:rPr>
                <w:rFonts w:asciiTheme="minorEastAsia" w:hAnsiTheme="minorEastAsia"/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asciiTheme="minorEastAsia" w:hAnsiTheme="minorEastAsia" w:hint="eastAsia"/>
            <w:color w:val="0070C0"/>
            <w:lang w:eastAsia="ko-KR"/>
            <w:rPrChange w:id="10491" w:author="이은정" w:date="2014-08-22T15:38:00Z">
              <w:rPr>
                <w:rFonts w:asciiTheme="minorEastAsia" w:hAnsiTheme="minorEastAsia" w:hint="eastAsia"/>
                <w:color w:val="0000FF"/>
                <w:u w:val="single"/>
                <w:lang w:eastAsia="ko-KR"/>
              </w:rPr>
            </w:rPrChange>
          </w:rPr>
          <w:delText>알고</w:delText>
        </w:r>
        <w:r w:rsidRPr="00E80AEF">
          <w:rPr>
            <w:rFonts w:asciiTheme="minorEastAsia" w:hAnsiTheme="minorEastAsia"/>
            <w:color w:val="0070C0"/>
            <w:lang w:eastAsia="ko-KR"/>
            <w:rPrChange w:id="10492" w:author="이은정" w:date="2014-08-22T15:38:00Z">
              <w:rPr>
                <w:rFonts w:asciiTheme="minorEastAsia" w:hAnsiTheme="minorEastAsia"/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asciiTheme="minorEastAsia" w:hAnsiTheme="minorEastAsia" w:hint="eastAsia"/>
            <w:color w:val="0070C0"/>
            <w:lang w:eastAsia="ko-KR"/>
            <w:rPrChange w:id="10493" w:author="이은정" w:date="2014-08-22T15:38:00Z">
              <w:rPr>
                <w:rFonts w:asciiTheme="minorEastAsia" w:hAnsiTheme="minorEastAsia" w:hint="eastAsia"/>
                <w:color w:val="0000FF"/>
                <w:u w:val="single"/>
                <w:lang w:eastAsia="ko-KR"/>
              </w:rPr>
            </w:rPrChange>
          </w:rPr>
          <w:delText>있어요</w:delText>
        </w:r>
      </w:del>
    </w:p>
    <w:p w:rsidR="00CF6B85" w:rsidRDefault="000A51DB">
      <w:pPr>
        <w:rPr>
          <w:del w:id="10494" w:author="박윤수" w:date="2014-08-23T00:15:00Z"/>
          <w:lang w:eastAsia="ko-KR"/>
        </w:rPr>
      </w:pPr>
      <w:del w:id="10495" w:author="박윤수" w:date="2014-08-23T00:15:00Z"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을</w:delText>
        </w:r>
      </w:del>
      <w:ins w:id="10496" w:author="이은정" w:date="2014-08-22T10:42:00Z">
        <w:del w:id="10497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를</w:delText>
          </w:r>
        </w:del>
      </w:ins>
      <w:del w:id="10498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지도하여</w:delText>
        </w:r>
        <w:r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두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숫자를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어떻게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더하게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하는지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배웠습니다</w:delText>
        </w:r>
        <w:r w:rsidR="007F73F0" w:rsidDel="00C13530">
          <w:rPr>
            <w:rFonts w:hint="eastAsia"/>
            <w:lang w:eastAsia="ko-KR"/>
          </w:rPr>
          <w:delText xml:space="preserve">. </w:delText>
        </w:r>
        <w:r w:rsidR="007F73F0" w:rsidDel="00C13530">
          <w:rPr>
            <w:rFonts w:hint="eastAsia"/>
            <w:lang w:eastAsia="ko-KR"/>
          </w:rPr>
          <w:delText>이번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학습에서는</w:delText>
        </w:r>
        <w:r w:rsidR="007F73F0" w:rsidDel="00C13530">
          <w:rPr>
            <w:rFonts w:hint="eastAsia"/>
            <w:lang w:eastAsia="ko-KR"/>
          </w:rPr>
          <w:delText xml:space="preserve">, </w:delText>
        </w:r>
        <w:r w:rsidR="007F73F0" w:rsidDel="00C13530">
          <w:rPr>
            <w:rFonts w:hint="eastAsia"/>
            <w:lang w:eastAsia="ko-KR"/>
          </w:rPr>
          <w:delText>파이썬이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어떻게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숫자를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더하고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그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이상을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수행하는지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배울</w:delText>
        </w:r>
        <w:r w:rsidR="007F73F0" w:rsidDel="00C13530">
          <w:rPr>
            <w:rFonts w:hint="eastAsia"/>
            <w:lang w:eastAsia="ko-KR"/>
          </w:rPr>
          <w:delText xml:space="preserve"> </w:delText>
        </w:r>
        <w:r w:rsidR="007F73F0" w:rsidDel="00C13530">
          <w:rPr>
            <w:rFonts w:hint="eastAsia"/>
            <w:lang w:eastAsia="ko-KR"/>
          </w:rPr>
          <w:delText>것입니다</w:delText>
        </w:r>
        <w:r w:rsidR="007F73F0" w:rsidDel="00C13530">
          <w:rPr>
            <w:rFonts w:hint="eastAsia"/>
            <w:lang w:eastAsia="ko-KR"/>
          </w:rPr>
          <w:delText>.</w:delText>
        </w:r>
      </w:del>
    </w:p>
    <w:p w:rsidR="00CF6B85" w:rsidRDefault="00E80AEF">
      <w:pPr>
        <w:pStyle w:val="affc"/>
        <w:numPr>
          <w:ilvl w:val="0"/>
          <w:numId w:val="41"/>
        </w:numPr>
        <w:ind w:leftChars="0"/>
        <w:rPr>
          <w:del w:id="10499" w:author="박윤수" w:date="2014-08-23T00:15:00Z"/>
          <w:b/>
          <w:color w:val="0070C0"/>
          <w:sz w:val="24"/>
          <w:lang w:eastAsia="ko-KR"/>
          <w:rPrChange w:id="10500" w:author="이은정" w:date="2014-08-22T15:38:00Z">
            <w:rPr>
              <w:del w:id="10501" w:author="박윤수" w:date="2014-08-23T00:15:00Z"/>
              <w:b/>
              <w:sz w:val="24"/>
              <w:lang w:eastAsia="ko-KR"/>
            </w:rPr>
          </w:rPrChange>
        </w:rPr>
      </w:pPr>
      <w:del w:id="10502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503" w:author="이은정" w:date="2014-08-22T15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중요한</w:delText>
        </w:r>
        <w:r w:rsidRPr="00E80AEF">
          <w:rPr>
            <w:b/>
            <w:color w:val="0070C0"/>
            <w:sz w:val="24"/>
            <w:lang w:eastAsia="ko-KR"/>
            <w:rPrChange w:id="10504" w:author="이은정" w:date="2014-08-22T15:38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505" w:author="이은정" w:date="2014-08-22T15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것부터</w:delText>
        </w:r>
        <w:r w:rsidRPr="00E80AEF">
          <w:rPr>
            <w:b/>
            <w:color w:val="0070C0"/>
            <w:sz w:val="24"/>
            <w:lang w:eastAsia="ko-KR"/>
            <w:rPrChange w:id="10506" w:author="이은정" w:date="2014-08-22T15:38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507" w:author="이은정" w:date="2014-08-22T15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먼저</w:delText>
        </w:r>
      </w:del>
    </w:p>
    <w:p w:rsidR="00CF6B85" w:rsidRDefault="007F73F0">
      <w:pPr>
        <w:ind w:left="967"/>
        <w:rPr>
          <w:del w:id="10508" w:author="박윤수" w:date="2014-08-23T00:15:00Z"/>
          <w:lang w:eastAsia="ko-KR"/>
        </w:rPr>
      </w:pPr>
      <w:del w:id="10509" w:author="박윤수" w:date="2014-08-23T00:15:00Z">
        <w:r w:rsidDel="00C13530">
          <w:rPr>
            <w:rFonts w:hint="eastAsia"/>
            <w:lang w:eastAsia="ko-KR"/>
          </w:rPr>
          <w:delText>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탭을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클릭하여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인터프리터</w:delText>
        </w:r>
        <w:r w:rsidDel="00C13530">
          <w:rPr>
            <w:rFonts w:hint="eastAsia"/>
            <w:lang w:eastAsia="ko-KR"/>
          </w:rPr>
          <w:delText>(Python Interpreter, Python: Code and Learn)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선택합니다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화면이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ind w:left="967"/>
        <w:rPr>
          <w:del w:id="10510" w:author="박윤수" w:date="2014-08-23T00:15:00Z"/>
          <w:lang w:eastAsia="ko-KR"/>
        </w:rPr>
      </w:pPr>
      <w:del w:id="10511" w:author="박윤수" w:date="2014-08-23T00:15:00Z">
        <w:r>
          <w:rPr>
            <w:noProof/>
            <w:lang w:val="en-US" w:eastAsia="ko-KR"/>
            <w:rPrChange w:id="1051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4765601" cy="1001987"/>
              <wp:effectExtent l="19050" t="0" r="0" b="0"/>
              <wp:docPr id="347" name="그림 346" descr="interpret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nterpreter.png"/>
                      <pic:cNvPicPr/>
                    </pic:nvPicPr>
                    <pic:blipFill>
                      <a:blip r:embed="rId1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2" cy="1001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7F73F0">
      <w:pPr>
        <w:ind w:left="967"/>
        <w:rPr>
          <w:del w:id="10513" w:author="박윤수" w:date="2014-08-23T00:15:00Z"/>
          <w:lang w:eastAsia="ko-KR"/>
        </w:rPr>
      </w:pPr>
      <w:del w:id="10514" w:author="박윤수" w:date="2014-08-23T00:15:00Z">
        <w:r w:rsidDel="00C13530">
          <w:rPr>
            <w:rFonts w:hint="eastAsia"/>
            <w:lang w:eastAsia="ko-KR"/>
          </w:rPr>
          <w:delText>지금은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</w:delText>
        </w:r>
        <w:r w:rsidDel="00C13530">
          <w:rPr>
            <w:rFonts w:hint="eastAsia"/>
            <w:lang w:eastAsia="ko-KR"/>
          </w:rPr>
          <w:delText xml:space="preserve"> 4</w:delText>
        </w:r>
        <w:r w:rsidDel="00C13530">
          <w:rPr>
            <w:rFonts w:hint="eastAsia"/>
            <w:lang w:eastAsia="ko-KR"/>
          </w:rPr>
          <w:delText>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무시하세요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R="00850E25" w:rsidDel="00C13530">
          <w:rPr>
            <w:rFonts w:hint="eastAsia"/>
            <w:lang w:eastAsia="ko-KR"/>
          </w:rPr>
          <w:delText>다섯</w:delText>
        </w:r>
        <w:r w:rsidR="00850E25" w:rsidDel="00C13530">
          <w:rPr>
            <w:rFonts w:hint="eastAsia"/>
            <w:lang w:eastAsia="ko-KR"/>
          </w:rPr>
          <w:delText xml:space="preserve"> </w:delText>
        </w:r>
        <w:r w:rsidR="00850E25" w:rsidDel="00C13530">
          <w:rPr>
            <w:rFonts w:hint="eastAsia"/>
            <w:lang w:eastAsia="ko-KR"/>
          </w:rPr>
          <w:delText>번째</w:delText>
        </w:r>
        <w:r w:rsidR="00850E25" w:rsidDel="00C13530">
          <w:rPr>
            <w:rFonts w:hint="eastAsia"/>
            <w:lang w:eastAsia="ko-KR"/>
          </w:rPr>
          <w:delText xml:space="preserve"> </w:delText>
        </w:r>
        <w:r w:rsidR="00850E25" w:rsidDel="00C13530">
          <w:rPr>
            <w:rFonts w:hint="eastAsia"/>
            <w:lang w:eastAsia="ko-KR"/>
          </w:rPr>
          <w:delText>줄에</w:delText>
        </w:r>
        <w:r w:rsidR="00850E25" w:rsidDel="00C13530">
          <w:rPr>
            <w:rFonts w:hint="eastAsia"/>
            <w:lang w:eastAsia="ko-KR"/>
          </w:rPr>
          <w:delText xml:space="preserve"> </w:delText>
        </w:r>
        <w:r w:rsidR="00850E25" w:rsidDel="00C13530">
          <w:rPr>
            <w:rFonts w:hint="eastAsia"/>
            <w:lang w:eastAsia="ko-KR"/>
          </w:rPr>
          <w:delText>파이썬</w:delText>
        </w:r>
        <w:r w:rsidR="00850E25" w:rsidDel="00C13530">
          <w:rPr>
            <w:rFonts w:hint="eastAsia"/>
            <w:lang w:eastAsia="ko-KR"/>
          </w:rPr>
          <w:delText xml:space="preserve"> </w:delText>
        </w:r>
        <w:r w:rsidR="00850E25" w:rsidDel="00C13530">
          <w:rPr>
            <w:rFonts w:hint="eastAsia"/>
            <w:lang w:eastAsia="ko-KR"/>
          </w:rPr>
          <w:delText>프롬프트입니다</w:delText>
        </w:r>
        <w:r w:rsidR="00850E25" w:rsidDel="00C13530">
          <w:rPr>
            <w:rFonts w:hint="eastAsia"/>
            <w:lang w:eastAsia="ko-KR"/>
          </w:rPr>
          <w:delText xml:space="preserve">. </w:delText>
        </w:r>
      </w:del>
    </w:p>
    <w:p w:rsidR="00CF6B85" w:rsidRDefault="00850E25">
      <w:pPr>
        <w:ind w:left="967"/>
        <w:rPr>
          <w:del w:id="10515" w:author="박윤수" w:date="2014-08-23T00:15:00Z"/>
          <w:lang w:eastAsia="ko-KR"/>
        </w:rPr>
      </w:pPr>
      <w:del w:id="10516" w:author="박윤수" w:date="2014-08-23T00:15:00Z">
        <w:r w:rsidDel="00C13530">
          <w:rPr>
            <w:rFonts w:hint="eastAsia"/>
            <w:lang w:eastAsia="ko-KR"/>
          </w:rPr>
          <w:delText>&gt;&gt;&gt;</w:delText>
        </w:r>
      </w:del>
    </w:p>
    <w:p w:rsidR="00CF6B85" w:rsidRDefault="00850E25">
      <w:pPr>
        <w:ind w:left="967"/>
        <w:rPr>
          <w:del w:id="10517" w:author="박윤수" w:date="2014-08-23T00:15:00Z"/>
          <w:lang w:eastAsia="ko-KR"/>
        </w:rPr>
      </w:pPr>
      <w:del w:id="10518" w:author="박윤수" w:date="2014-08-23T00:15:00Z">
        <w:r w:rsidDel="00C13530">
          <w:rPr>
            <w:rFonts w:hint="eastAsia"/>
            <w:lang w:eastAsia="ko-KR"/>
          </w:rPr>
          <w:delText xml:space="preserve">5 </w:delText>
        </w:r>
        <w:r w:rsidDel="00C13530">
          <w:rPr>
            <w:rFonts w:hint="eastAsia"/>
            <w:lang w:eastAsia="ko-KR"/>
          </w:rPr>
          <w:delText>행에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커서를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놓고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8+4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타이핑하고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enter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키를</w:delText>
        </w:r>
        <w:r w:rsidDel="00C13530">
          <w:rPr>
            <w:rFonts w:hint="eastAsia"/>
            <w:lang w:eastAsia="ko-KR"/>
          </w:rPr>
          <w:delText xml:space="preserve"> </w:delText>
        </w:r>
        <w:r w:rsidR="008A760D" w:rsidDel="00C13530">
          <w:rPr>
            <w:rFonts w:hint="eastAsia"/>
            <w:lang w:eastAsia="ko-KR"/>
          </w:rPr>
          <w:delText>누릅니</w:delText>
        </w:r>
        <w:r w:rsidDel="00C13530">
          <w:rPr>
            <w:rFonts w:hint="eastAsia"/>
            <w:lang w:eastAsia="ko-KR"/>
          </w:rPr>
          <w:delText>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화면에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850E25">
      <w:pPr>
        <w:ind w:left="967"/>
        <w:rPr>
          <w:del w:id="10519" w:author="박윤수" w:date="2014-08-23T00:15:00Z"/>
          <w:lang w:eastAsia="ko-KR"/>
        </w:rPr>
        <w:pPrChange w:id="10520" w:author="박윤수" w:date="2014-08-23T00:18:00Z">
          <w:pPr>
            <w:spacing w:after="0"/>
            <w:ind w:left="967"/>
          </w:pPr>
        </w:pPrChange>
      </w:pPr>
      <w:del w:id="10521" w:author="박윤수" w:date="2014-08-23T00:15:00Z">
        <w:r w:rsidDel="00C13530">
          <w:rPr>
            <w:lang w:eastAsia="ko-KR"/>
          </w:rPr>
          <w:delText>&gt;&gt;&gt; 8+4</w:delText>
        </w:r>
      </w:del>
    </w:p>
    <w:p w:rsidR="00000000" w:rsidRDefault="00850E25">
      <w:pPr>
        <w:ind w:left="967"/>
        <w:rPr>
          <w:del w:id="10522" w:author="박윤수" w:date="2014-08-23T00:15:00Z"/>
          <w:lang w:eastAsia="ko-KR"/>
        </w:rPr>
        <w:pPrChange w:id="10523" w:author="박윤수" w:date="2014-08-23T00:18:00Z">
          <w:pPr>
            <w:spacing w:after="0"/>
            <w:ind w:left="967"/>
          </w:pPr>
        </w:pPrChange>
      </w:pPr>
      <w:del w:id="10524" w:author="박윤수" w:date="2014-08-23T00:15:00Z">
        <w:r w:rsidDel="00C13530">
          <w:rPr>
            <w:lang w:eastAsia="ko-KR"/>
          </w:rPr>
          <w:delText>12</w:delText>
        </w:r>
      </w:del>
    </w:p>
    <w:p w:rsidR="00CF6B85" w:rsidRDefault="00850E25">
      <w:pPr>
        <w:ind w:left="967"/>
        <w:rPr>
          <w:del w:id="10525" w:author="박윤수" w:date="2014-08-23T00:15:00Z"/>
          <w:lang w:eastAsia="ko-KR"/>
        </w:rPr>
      </w:pPr>
      <w:del w:id="10526" w:author="박윤수" w:date="2014-08-23T00:15:00Z">
        <w:r w:rsidDel="00C13530">
          <w:rPr>
            <w:lang w:eastAsia="ko-KR"/>
          </w:rPr>
          <w:delText>&gt;&gt;&gt;</w:delText>
        </w:r>
      </w:del>
    </w:p>
    <w:p w:rsidR="00CF6B85" w:rsidRDefault="00850E25">
      <w:pPr>
        <w:ind w:left="967"/>
        <w:rPr>
          <w:del w:id="10527" w:author="박윤수" w:date="2014-08-23T00:15:00Z"/>
          <w:lang w:eastAsia="ko-KR"/>
        </w:rPr>
      </w:pPr>
      <w:del w:id="10528" w:author="박윤수" w:date="2014-08-23T00:15:00Z">
        <w:r w:rsidDel="00C13530">
          <w:rPr>
            <w:rFonts w:hint="eastAsia"/>
            <w:lang w:eastAsia="ko-KR"/>
          </w:rPr>
          <w:delText>놀랍죠</w:delText>
        </w:r>
        <w:r w:rsidDel="00C13530">
          <w:rPr>
            <w:rFonts w:hint="eastAsia"/>
            <w:lang w:eastAsia="ko-KR"/>
          </w:rPr>
          <w:delText xml:space="preserve">! </w:delText>
        </w:r>
        <w:r w:rsidDel="00C13530">
          <w:rPr>
            <w:rFonts w:hint="eastAsia"/>
            <w:lang w:eastAsia="ko-KR"/>
          </w:rPr>
          <w:delText>파이썬이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방금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것은</w:delText>
        </w:r>
        <w:r w:rsidDel="00C13530">
          <w:rPr>
            <w:rFonts w:hint="eastAsia"/>
            <w:lang w:eastAsia="ko-KR"/>
          </w:rPr>
          <w:delText xml:space="preserve"> </w:delText>
        </w:r>
        <w:r w:rsidR="00D84D69" w:rsidDel="00C13530">
          <w:rPr>
            <w:rFonts w:hint="eastAsia"/>
            <w:lang w:eastAsia="ko-KR"/>
          </w:rPr>
          <w:delText>리봇</w:delText>
        </w:r>
        <w:r w:rsidR="00D84D69" w:rsidDel="00C13530">
          <w:rPr>
            <w:lang w:eastAsia="ko-KR"/>
          </w:rPr>
          <w:delText>이</w:delText>
        </w:r>
      </w:del>
      <w:ins w:id="10529" w:author="이은정" w:date="2014-08-22T10:42:00Z">
        <w:del w:id="10530" w:author="박윤수" w:date="2014-08-23T00:15:00Z">
          <w:r w:rsidR="005A42A0" w:rsidDel="00C13530">
            <w:rPr>
              <w:rFonts w:hint="eastAsia"/>
              <w:lang w:eastAsia="ko-KR"/>
            </w:rPr>
            <w:delText>리보그</w:delText>
          </w:r>
          <w:r w:rsidR="005A42A0" w:rsidDel="00C13530">
            <w:rPr>
              <w:lang w:eastAsia="ko-KR"/>
            </w:rPr>
            <w:delText>가</w:delText>
          </w:r>
        </w:del>
      </w:ins>
      <w:del w:id="10531" w:author="박윤수" w:date="2014-08-23T00:15:00Z"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하기에는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너무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어려웠습니다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여러분에게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프롬프트</w:delText>
        </w:r>
        <w:r w:rsidDel="00C13530">
          <w:rPr>
            <w:rFonts w:hint="eastAsia"/>
            <w:lang w:eastAsia="ko-KR"/>
          </w:rPr>
          <w:delText>(Prompt, &gt;&gt;&gt;)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주기를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재촉합니다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오려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붙이기</w:delText>
        </w:r>
        <w:r w:rsidDel="00C13530">
          <w:rPr>
            <w:rFonts w:hint="eastAsia"/>
            <w:lang w:eastAsia="ko-KR"/>
          </w:rPr>
          <w:delText>(cut and paste)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인터프리터에서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여기로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옮긴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850E25">
      <w:pPr>
        <w:ind w:left="967"/>
        <w:rPr>
          <w:del w:id="10532" w:author="박윤수" w:date="2014-08-23T00:15:00Z"/>
          <w:lang w:eastAsia="ko-KR"/>
        </w:rPr>
        <w:pPrChange w:id="10533" w:author="박윤수" w:date="2014-08-23T00:18:00Z">
          <w:pPr>
            <w:spacing w:after="0"/>
            <w:ind w:left="967"/>
          </w:pPr>
        </w:pPrChange>
      </w:pPr>
      <w:del w:id="10534" w:author="박윤수" w:date="2014-08-23T00:15:00Z">
        <w:r w:rsidDel="00C13530">
          <w:rPr>
            <w:lang w:eastAsia="ko-KR"/>
          </w:rPr>
          <w:delText>&gt;&gt;&gt; 8+4</w:delText>
        </w:r>
      </w:del>
    </w:p>
    <w:p w:rsidR="00000000" w:rsidRDefault="00850E25">
      <w:pPr>
        <w:ind w:left="967"/>
        <w:rPr>
          <w:del w:id="10535" w:author="박윤수" w:date="2014-08-23T00:15:00Z"/>
          <w:lang w:eastAsia="ko-KR"/>
        </w:rPr>
        <w:pPrChange w:id="10536" w:author="박윤수" w:date="2014-08-23T00:18:00Z">
          <w:pPr>
            <w:spacing w:after="0"/>
            <w:ind w:left="967"/>
          </w:pPr>
        </w:pPrChange>
      </w:pPr>
      <w:del w:id="10537" w:author="박윤수" w:date="2014-08-23T00:15:00Z">
        <w:r w:rsidDel="00C13530">
          <w:rPr>
            <w:lang w:eastAsia="ko-KR"/>
          </w:rPr>
          <w:delText>12</w:delText>
        </w:r>
      </w:del>
    </w:p>
    <w:p w:rsidR="00000000" w:rsidRDefault="00850E25">
      <w:pPr>
        <w:ind w:left="967"/>
        <w:rPr>
          <w:del w:id="10538" w:author="박윤수" w:date="2014-08-23T00:15:00Z"/>
          <w:lang w:eastAsia="ko-KR"/>
        </w:rPr>
        <w:pPrChange w:id="10539" w:author="박윤수" w:date="2014-08-23T00:18:00Z">
          <w:pPr>
            <w:spacing w:after="0"/>
            <w:ind w:left="967"/>
          </w:pPr>
        </w:pPrChange>
      </w:pPr>
      <w:del w:id="10540" w:author="박윤수" w:date="2014-08-23T00:15:00Z">
        <w:r w:rsidDel="00C13530">
          <w:rPr>
            <w:lang w:eastAsia="ko-KR"/>
          </w:rPr>
          <w:delText>&gt;&gt;&gt; 8-4</w:delText>
        </w:r>
      </w:del>
    </w:p>
    <w:p w:rsidR="00000000" w:rsidRDefault="00850E25">
      <w:pPr>
        <w:ind w:left="967"/>
        <w:rPr>
          <w:del w:id="10541" w:author="박윤수" w:date="2014-08-23T00:15:00Z"/>
          <w:lang w:eastAsia="ko-KR"/>
        </w:rPr>
        <w:pPrChange w:id="10542" w:author="박윤수" w:date="2014-08-23T00:18:00Z">
          <w:pPr>
            <w:spacing w:after="0"/>
            <w:ind w:left="967"/>
          </w:pPr>
        </w:pPrChange>
      </w:pPr>
      <w:del w:id="10543" w:author="박윤수" w:date="2014-08-23T00:15:00Z">
        <w:r w:rsidDel="00C13530">
          <w:rPr>
            <w:lang w:eastAsia="ko-KR"/>
          </w:rPr>
          <w:delText>4</w:delText>
        </w:r>
      </w:del>
    </w:p>
    <w:p w:rsidR="00000000" w:rsidRDefault="00850E25">
      <w:pPr>
        <w:ind w:left="967"/>
        <w:rPr>
          <w:del w:id="10544" w:author="박윤수" w:date="2014-08-23T00:15:00Z"/>
          <w:lang w:eastAsia="ko-KR"/>
        </w:rPr>
        <w:pPrChange w:id="10545" w:author="박윤수" w:date="2014-08-23T00:18:00Z">
          <w:pPr>
            <w:spacing w:after="0"/>
            <w:ind w:left="967"/>
          </w:pPr>
        </w:pPrChange>
      </w:pPr>
      <w:del w:id="10546" w:author="박윤수" w:date="2014-08-23T00:15:00Z">
        <w:r w:rsidDel="00C13530">
          <w:rPr>
            <w:lang w:eastAsia="ko-KR"/>
          </w:rPr>
          <w:delText>&gt;&gt;&gt; 8*4</w:delText>
        </w:r>
      </w:del>
    </w:p>
    <w:p w:rsidR="00000000" w:rsidRDefault="00850E25">
      <w:pPr>
        <w:ind w:left="967"/>
        <w:rPr>
          <w:del w:id="10547" w:author="박윤수" w:date="2014-08-23T00:15:00Z"/>
          <w:lang w:eastAsia="ko-KR"/>
        </w:rPr>
        <w:pPrChange w:id="10548" w:author="박윤수" w:date="2014-08-23T00:18:00Z">
          <w:pPr>
            <w:spacing w:after="0"/>
            <w:ind w:left="967"/>
          </w:pPr>
        </w:pPrChange>
      </w:pPr>
      <w:del w:id="10549" w:author="박윤수" w:date="2014-08-23T00:15:00Z">
        <w:r w:rsidDel="00C13530">
          <w:rPr>
            <w:lang w:eastAsia="ko-KR"/>
          </w:rPr>
          <w:delText>32</w:delText>
        </w:r>
      </w:del>
    </w:p>
    <w:p w:rsidR="00000000" w:rsidRDefault="00850E25">
      <w:pPr>
        <w:ind w:left="967"/>
        <w:rPr>
          <w:del w:id="10550" w:author="박윤수" w:date="2014-08-23T00:15:00Z"/>
          <w:lang w:eastAsia="ko-KR"/>
        </w:rPr>
        <w:pPrChange w:id="10551" w:author="박윤수" w:date="2014-08-23T00:18:00Z">
          <w:pPr>
            <w:spacing w:after="0"/>
            <w:ind w:left="967"/>
          </w:pPr>
        </w:pPrChange>
      </w:pPr>
      <w:del w:id="10552" w:author="박윤수" w:date="2014-08-23T00:15:00Z">
        <w:r w:rsidDel="00C13530">
          <w:rPr>
            <w:lang w:eastAsia="ko-KR"/>
          </w:rPr>
          <w:delText>&gt;&gt;&gt; 8/4</w:delText>
        </w:r>
      </w:del>
    </w:p>
    <w:p w:rsidR="00000000" w:rsidRDefault="00850E25">
      <w:pPr>
        <w:ind w:left="967"/>
        <w:rPr>
          <w:del w:id="10553" w:author="박윤수" w:date="2014-08-23T00:15:00Z"/>
          <w:lang w:eastAsia="ko-KR"/>
        </w:rPr>
        <w:pPrChange w:id="10554" w:author="박윤수" w:date="2014-08-23T00:18:00Z">
          <w:pPr>
            <w:spacing w:after="0"/>
            <w:ind w:left="967"/>
          </w:pPr>
        </w:pPrChange>
      </w:pPr>
      <w:del w:id="10555" w:author="박윤수" w:date="2014-08-23T00:15:00Z">
        <w:r w:rsidDel="00C13530">
          <w:rPr>
            <w:lang w:eastAsia="ko-KR"/>
          </w:rPr>
          <w:delText>2.0</w:delText>
        </w:r>
      </w:del>
    </w:p>
    <w:p w:rsidR="00CF6B85" w:rsidRDefault="00850E25">
      <w:pPr>
        <w:spacing w:before="240"/>
        <w:ind w:left="967"/>
        <w:rPr>
          <w:del w:id="10556" w:author="박윤수" w:date="2014-08-23T00:15:00Z"/>
          <w:lang w:eastAsia="ko-KR"/>
        </w:rPr>
      </w:pPr>
      <w:del w:id="10557" w:author="박윤수" w:date="2014-08-23T00:15:00Z"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빼고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곱하고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나누기를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설명이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시간을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읽어보세요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그다지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복잡하지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pStyle w:val="affc"/>
        <w:numPr>
          <w:ilvl w:val="0"/>
          <w:numId w:val="41"/>
        </w:numPr>
        <w:spacing w:before="240"/>
        <w:ind w:leftChars="0"/>
        <w:rPr>
          <w:del w:id="10558" w:author="박윤수" w:date="2014-08-23T00:15:00Z"/>
          <w:b/>
          <w:color w:val="0070C0"/>
          <w:sz w:val="24"/>
          <w:lang w:eastAsia="ko-KR"/>
          <w:rPrChange w:id="10559" w:author="이은정" w:date="2014-08-22T15:38:00Z">
            <w:rPr>
              <w:del w:id="10560" w:author="박윤수" w:date="2014-08-23T00:15:00Z"/>
              <w:b/>
              <w:sz w:val="24"/>
              <w:lang w:eastAsia="ko-KR"/>
            </w:rPr>
          </w:rPrChange>
        </w:rPr>
        <w:pPrChange w:id="10561" w:author="박윤수" w:date="2014-08-23T00:18:00Z">
          <w:pPr>
            <w:pStyle w:val="affc"/>
            <w:numPr>
              <w:numId w:val="41"/>
            </w:numPr>
            <w:spacing w:before="240" w:after="0"/>
            <w:ind w:leftChars="0" w:left="1367" w:hanging="400"/>
          </w:pPr>
        </w:pPrChange>
      </w:pPr>
      <w:del w:id="10562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563" w:author="이은정" w:date="2014-08-22T15:38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나누기</w:delText>
        </w:r>
      </w:del>
    </w:p>
    <w:p w:rsidR="00000000" w:rsidRDefault="00850E25">
      <w:pPr>
        <w:spacing w:before="240"/>
        <w:ind w:left="967"/>
        <w:rPr>
          <w:del w:id="10564" w:author="박윤수" w:date="2014-08-23T00:15:00Z"/>
          <w:lang w:eastAsia="ko-KR"/>
        </w:rPr>
        <w:pPrChange w:id="10565" w:author="박윤수" w:date="2014-08-23T00:18:00Z">
          <w:pPr>
            <w:spacing w:before="240" w:after="0"/>
            <w:ind w:left="967"/>
          </w:pPr>
        </w:pPrChange>
      </w:pPr>
      <w:del w:id="10566" w:author="박윤수" w:date="2014-08-23T00:15:00Z"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8/4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2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대신에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2.0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출력합니다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정상적인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결과값은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아닙니다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통상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나누기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결과값으로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정수가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8/4=2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준다는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의미입니다</w:delText>
        </w:r>
        <w:r w:rsidDel="00C13530">
          <w:rPr>
            <w:lang w:eastAsia="ko-KR"/>
          </w:rPr>
          <w:delText>…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>, 8/3=2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R="00D557CB" w:rsidDel="00C13530">
          <w:rPr>
            <w:rFonts w:hint="eastAsia"/>
            <w:lang w:eastAsia="ko-KR"/>
          </w:rPr>
          <w:delText>처음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나눗셈을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배울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때</w:delText>
        </w:r>
        <w:r w:rsidR="00D557CB" w:rsidDel="00C13530">
          <w:rPr>
            <w:rFonts w:hint="eastAsia"/>
            <w:lang w:eastAsia="ko-KR"/>
          </w:rPr>
          <w:delText xml:space="preserve"> 8 </w:delText>
        </w:r>
        <w:r w:rsidR="00D557CB" w:rsidDel="00C13530">
          <w:rPr>
            <w:rFonts w:hint="eastAsia"/>
            <w:lang w:eastAsia="ko-KR"/>
          </w:rPr>
          <w:delText>나누기</w:delText>
        </w:r>
        <w:r w:rsidR="00D557CB" w:rsidDel="00C13530">
          <w:rPr>
            <w:rFonts w:hint="eastAsia"/>
            <w:lang w:eastAsia="ko-KR"/>
          </w:rPr>
          <w:delText xml:space="preserve"> 3</w:delText>
        </w:r>
        <w:r w:rsidR="00D557CB" w:rsidDel="00C13530">
          <w:rPr>
            <w:rFonts w:hint="eastAsia"/>
            <w:lang w:eastAsia="ko-KR"/>
          </w:rPr>
          <w:delText>은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몫이</w:delText>
        </w:r>
        <w:r w:rsidR="00D557CB" w:rsidDel="00C13530">
          <w:rPr>
            <w:rFonts w:hint="eastAsia"/>
            <w:lang w:eastAsia="ko-KR"/>
          </w:rPr>
          <w:delText xml:space="preserve"> 2</w:delText>
        </w:r>
        <w:r w:rsidR="00D557CB" w:rsidDel="00C13530">
          <w:rPr>
            <w:rFonts w:hint="eastAsia"/>
            <w:lang w:eastAsia="ko-KR"/>
          </w:rPr>
          <w:delText>이고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나머지가</w:delText>
        </w:r>
        <w:r w:rsidR="00D557CB" w:rsidDel="00C13530">
          <w:rPr>
            <w:rFonts w:hint="eastAsia"/>
            <w:lang w:eastAsia="ko-KR"/>
          </w:rPr>
          <w:delText xml:space="preserve"> 2</w:delText>
        </w:r>
        <w:r w:rsidR="00D557CB" w:rsidDel="00C13530">
          <w:rPr>
            <w:rFonts w:hint="eastAsia"/>
            <w:lang w:eastAsia="ko-KR"/>
          </w:rPr>
          <w:delText>로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배웁니다</w:delText>
        </w:r>
        <w:r w:rsidR="00D557CB" w:rsidDel="00C13530">
          <w:rPr>
            <w:rFonts w:hint="eastAsia"/>
            <w:lang w:eastAsia="ko-KR"/>
          </w:rPr>
          <w:delText xml:space="preserve">. </w:delText>
        </w:r>
        <w:r w:rsidR="00D557CB" w:rsidDel="00C13530">
          <w:rPr>
            <w:rFonts w:hint="eastAsia"/>
            <w:lang w:eastAsia="ko-KR"/>
          </w:rPr>
          <w:delText>다른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말로</w:delText>
        </w:r>
        <w:r w:rsidR="00D557CB" w:rsidDel="00C13530">
          <w:rPr>
            <w:rFonts w:hint="eastAsia"/>
            <w:lang w:eastAsia="ko-KR"/>
          </w:rPr>
          <w:delText xml:space="preserve"> 8/3 = 2+2/3</w:delText>
        </w:r>
        <w:r w:rsidR="00D557CB" w:rsidDel="00C13530">
          <w:rPr>
            <w:rFonts w:hint="eastAsia"/>
            <w:lang w:eastAsia="ko-KR"/>
          </w:rPr>
          <w:delText>이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됩니다</w:delText>
        </w:r>
        <w:r w:rsidR="00D557CB" w:rsidDel="00C13530">
          <w:rPr>
            <w:rFonts w:hint="eastAsia"/>
            <w:lang w:eastAsia="ko-KR"/>
          </w:rPr>
          <w:delText xml:space="preserve">. </w:delText>
        </w:r>
        <w:r w:rsidR="00D557CB" w:rsidDel="00C13530">
          <w:rPr>
            <w:rFonts w:hint="eastAsia"/>
            <w:lang w:eastAsia="ko-KR"/>
          </w:rPr>
          <w:delText>사실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여러분이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처음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정수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나눗셈을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배울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때</w:delText>
        </w:r>
        <w:r w:rsidR="00D557CB" w:rsidDel="00C13530">
          <w:rPr>
            <w:rFonts w:hint="eastAsia"/>
            <w:lang w:eastAsia="ko-KR"/>
          </w:rPr>
          <w:delText>, 8</w:delText>
        </w:r>
        <w:r w:rsidR="00D557CB" w:rsidDel="00C13530">
          <w:rPr>
            <w:rFonts w:hint="eastAsia"/>
            <w:lang w:eastAsia="ko-KR"/>
          </w:rPr>
          <w:delText>을</w:delText>
        </w:r>
        <w:r w:rsidR="00D557CB" w:rsidDel="00C13530">
          <w:rPr>
            <w:rFonts w:hint="eastAsia"/>
            <w:lang w:eastAsia="ko-KR"/>
          </w:rPr>
          <w:delText xml:space="preserve"> 3</w:delText>
        </w:r>
        <w:r w:rsidR="00D557CB" w:rsidDel="00C13530">
          <w:rPr>
            <w:rFonts w:hint="eastAsia"/>
            <w:lang w:eastAsia="ko-KR"/>
          </w:rPr>
          <w:delText>으로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나눌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수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없다고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배웁니다</w:delText>
        </w:r>
        <w:r w:rsidR="00D557CB" w:rsidDel="00C13530">
          <w:rPr>
            <w:rFonts w:hint="eastAsia"/>
            <w:lang w:eastAsia="ko-KR"/>
          </w:rPr>
          <w:delText xml:space="preserve">. </w:delText>
        </w:r>
        <w:r w:rsidR="00D557CB" w:rsidDel="00C13530">
          <w:rPr>
            <w:rFonts w:hint="eastAsia"/>
            <w:lang w:eastAsia="ko-KR"/>
          </w:rPr>
          <w:delText>후에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나눗셈의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나머지를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배우고</w:delText>
        </w:r>
        <w:r w:rsidR="00D557CB" w:rsidDel="00C13530">
          <w:rPr>
            <w:rFonts w:hint="eastAsia"/>
            <w:lang w:eastAsia="ko-KR"/>
          </w:rPr>
          <w:delText xml:space="preserve">, </w:delText>
        </w:r>
        <w:r w:rsidR="00D557CB" w:rsidDel="00C13530">
          <w:rPr>
            <w:rFonts w:hint="eastAsia"/>
            <w:lang w:eastAsia="ko-KR"/>
          </w:rPr>
          <w:delText>그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다음에는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소수점에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대해서</w:delText>
        </w:r>
        <w:r w:rsidR="00D557CB" w:rsidDel="00C13530">
          <w:rPr>
            <w:rFonts w:hint="eastAsia"/>
            <w:lang w:eastAsia="ko-KR"/>
          </w:rPr>
          <w:delText xml:space="preserve"> </w:delText>
        </w:r>
        <w:r w:rsidR="00D557CB" w:rsidDel="00C13530">
          <w:rPr>
            <w:rFonts w:hint="eastAsia"/>
            <w:lang w:eastAsia="ko-KR"/>
          </w:rPr>
          <w:delText>배웁니다</w:delText>
        </w:r>
        <w:r w:rsidR="00D557CB" w:rsidDel="00C13530">
          <w:rPr>
            <w:rFonts w:hint="eastAsia"/>
            <w:lang w:eastAsia="ko-KR"/>
          </w:rPr>
          <w:delText>.</w:delText>
        </w:r>
      </w:del>
    </w:p>
    <w:p w:rsidR="00000000" w:rsidRDefault="00D557CB">
      <w:pPr>
        <w:spacing w:before="240"/>
        <w:ind w:left="967"/>
        <w:rPr>
          <w:del w:id="10567" w:author="박윤수" w:date="2014-08-23T00:15:00Z"/>
          <w:lang w:eastAsia="ko-KR"/>
        </w:rPr>
        <w:pPrChange w:id="10568" w:author="박윤수" w:date="2014-08-23T00:18:00Z">
          <w:pPr>
            <w:spacing w:before="240" w:after="0"/>
            <w:ind w:left="967"/>
          </w:pPr>
        </w:pPrChange>
      </w:pPr>
      <w:del w:id="10569" w:author="박윤수" w:date="2014-08-23T00:15:00Z">
        <w:r w:rsidDel="00C13530">
          <w:rPr>
            <w:rFonts w:hint="eastAsia"/>
            <w:lang w:eastAsia="ko-KR"/>
          </w:rPr>
          <w:delText>통상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처음으로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배운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다룹니다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1/2=0 </w:delText>
        </w:r>
        <w:r w:rsidDel="00C13530">
          <w:rPr>
            <w:rFonts w:hint="eastAsia"/>
            <w:lang w:eastAsia="ko-KR"/>
          </w:rPr>
          <w:delText>이라는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조금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우스운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상황이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되기도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하지만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파이썬에게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소수점을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혹은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정수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하나는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소수점이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기대한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답</w:delText>
        </w:r>
        <w:r w:rsidDel="00C13530">
          <w:rPr>
            <w:rFonts w:hint="eastAsia"/>
            <w:lang w:eastAsia="ko-KR"/>
          </w:rPr>
          <w:delText>(1./2=0.5)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얻을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D557CB">
      <w:pPr>
        <w:spacing w:before="240"/>
        <w:ind w:left="967"/>
        <w:rPr>
          <w:del w:id="10570" w:author="박윤수" w:date="2014-08-23T00:15:00Z"/>
          <w:lang w:eastAsia="ko-KR"/>
        </w:rPr>
        <w:pPrChange w:id="10571" w:author="박윤수" w:date="2014-08-23T00:18:00Z">
          <w:pPr>
            <w:spacing w:before="240" w:after="0"/>
            <w:ind w:left="967"/>
          </w:pPr>
        </w:pPrChange>
      </w:pPr>
      <w:del w:id="10572" w:author="박윤수" w:date="2014-08-23T00:15:00Z">
        <w:r w:rsidDel="00C13530">
          <w:rPr>
            <w:rFonts w:hint="eastAsia"/>
            <w:lang w:eastAsia="ko-KR"/>
          </w:rPr>
          <w:delText>파이썬의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향후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버전에서는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다르게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동작합니다</w:delText>
        </w:r>
        <w:r w:rsidDel="00C13530">
          <w:rPr>
            <w:rFonts w:hint="eastAsia"/>
            <w:lang w:eastAsia="ko-KR"/>
          </w:rPr>
          <w:delText>. 4</w:delText>
        </w:r>
        <w:r w:rsidDel="00C13530">
          <w:rPr>
            <w:rFonts w:hint="eastAsia"/>
            <w:lang w:eastAsia="ko-KR"/>
          </w:rPr>
          <w:delText>번째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줄에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보여지는</w:delText>
        </w:r>
        <w:r w:rsidDel="00C13530">
          <w:rPr>
            <w:rFonts w:hint="eastAsia"/>
            <w:lang w:eastAsia="ko-KR"/>
          </w:rPr>
          <w:delText xml:space="preserve"> division </w:delText>
        </w:r>
        <w:r w:rsidDel="00C13530">
          <w:rPr>
            <w:rFonts w:hint="eastAsia"/>
            <w:lang w:eastAsia="ko-KR"/>
          </w:rPr>
          <w:delText>모듈의</w:delText>
        </w:r>
        <w:r w:rsidDel="00C13530">
          <w:rPr>
            <w:rFonts w:hint="eastAsia"/>
            <w:lang w:eastAsia="ko-KR"/>
          </w:rPr>
          <w:delText xml:space="preserve"> future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가져오기로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정수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수행하고자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한다면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아래처럼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사용하세요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D557CB">
      <w:pPr>
        <w:spacing w:before="240"/>
        <w:ind w:left="967"/>
        <w:rPr>
          <w:del w:id="10573" w:author="박윤수" w:date="2014-08-23T00:15:00Z"/>
          <w:lang w:eastAsia="ko-KR"/>
        </w:rPr>
        <w:pPrChange w:id="10574" w:author="박윤수" w:date="2014-08-23T00:18:00Z">
          <w:pPr>
            <w:spacing w:before="240" w:after="0"/>
            <w:ind w:left="967"/>
          </w:pPr>
        </w:pPrChange>
      </w:pPr>
      <w:del w:id="10575" w:author="박윤수" w:date="2014-08-23T00:15:00Z">
        <w:r w:rsidDel="00C13530">
          <w:rPr>
            <w:lang w:eastAsia="ko-KR"/>
          </w:rPr>
          <w:delText>&gt;&gt;&gt;8//3</w:delText>
        </w:r>
      </w:del>
    </w:p>
    <w:p w:rsidR="00000000" w:rsidRDefault="00D557CB">
      <w:pPr>
        <w:ind w:left="967"/>
        <w:rPr>
          <w:del w:id="10576" w:author="박윤수" w:date="2014-08-23T00:15:00Z"/>
          <w:lang w:eastAsia="ko-KR"/>
        </w:rPr>
        <w:pPrChange w:id="10577" w:author="박윤수" w:date="2014-08-23T00:18:00Z">
          <w:pPr>
            <w:spacing w:after="0"/>
            <w:ind w:left="967"/>
          </w:pPr>
        </w:pPrChange>
      </w:pPr>
      <w:del w:id="10578" w:author="박윤수" w:date="2014-08-23T00:15:00Z">
        <w:r w:rsidDel="00C13530">
          <w:rPr>
            <w:lang w:eastAsia="ko-KR"/>
          </w:rPr>
          <w:delText>2</w:delText>
        </w:r>
      </w:del>
    </w:p>
    <w:p w:rsidR="00000000" w:rsidRDefault="00D557CB">
      <w:pPr>
        <w:ind w:left="967"/>
        <w:rPr>
          <w:del w:id="10579" w:author="박윤수" w:date="2014-08-23T00:15:00Z"/>
          <w:lang w:eastAsia="ko-KR"/>
        </w:rPr>
        <w:pPrChange w:id="10580" w:author="박윤수" w:date="2014-08-23T00:18:00Z">
          <w:pPr>
            <w:spacing w:after="0"/>
            <w:ind w:left="967"/>
          </w:pPr>
        </w:pPrChange>
      </w:pPr>
      <w:del w:id="10581" w:author="박윤수" w:date="2014-08-23T00:15:00Z">
        <w:r w:rsidDel="00C13530">
          <w:rPr>
            <w:lang w:eastAsia="ko-KR"/>
          </w:rPr>
          <w:delText>&gt;&gt;&gt; 8.0//3.</w:delText>
        </w:r>
      </w:del>
    </w:p>
    <w:p w:rsidR="00000000" w:rsidRDefault="00D557CB">
      <w:pPr>
        <w:ind w:left="967"/>
        <w:rPr>
          <w:del w:id="10582" w:author="박윤수" w:date="2014-08-23T00:15:00Z"/>
          <w:lang w:eastAsia="ko-KR"/>
        </w:rPr>
        <w:pPrChange w:id="10583" w:author="박윤수" w:date="2014-08-23T00:18:00Z">
          <w:pPr>
            <w:spacing w:after="0"/>
            <w:ind w:left="967"/>
          </w:pPr>
        </w:pPrChange>
      </w:pPr>
      <w:del w:id="10584" w:author="박윤수" w:date="2014-08-23T00:15:00Z">
        <w:r w:rsidDel="00C13530">
          <w:rPr>
            <w:lang w:eastAsia="ko-KR"/>
          </w:rPr>
          <w:delText>2.0</w:delText>
        </w:r>
      </w:del>
    </w:p>
    <w:p w:rsidR="00CF6B85" w:rsidRDefault="00D557CB">
      <w:pPr>
        <w:spacing w:before="240"/>
        <w:ind w:left="967"/>
        <w:rPr>
          <w:del w:id="10585" w:author="박윤수" w:date="2014-08-23T00:15:00Z"/>
          <w:lang w:eastAsia="ko-KR"/>
        </w:rPr>
      </w:pPr>
      <w:del w:id="10586" w:author="박윤수" w:date="2014-08-23T00:15:00Z">
        <w:r w:rsidDel="00C13530">
          <w:rPr>
            <w:rFonts w:hint="eastAsia"/>
            <w:lang w:eastAsia="ko-KR"/>
          </w:rPr>
          <w:delText>단지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말씀을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받아들이지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직접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타이핑하여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D557CB">
      <w:pPr>
        <w:spacing w:before="240"/>
        <w:ind w:left="967"/>
        <w:rPr>
          <w:del w:id="10587" w:author="박윤수" w:date="2014-08-23T00:15:00Z"/>
          <w:lang w:eastAsia="ko-KR"/>
        </w:rPr>
      </w:pPr>
      <w:del w:id="10588" w:author="박윤수" w:date="2014-08-23T00:15:00Z">
        <w:r w:rsidDel="00C13530">
          <w:rPr>
            <w:rFonts w:hint="eastAsia"/>
            <w:lang w:eastAsia="ko-KR"/>
          </w:rPr>
          <w:delText>이중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부호는</w:delText>
        </w:r>
        <w:r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부동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소수점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나눗셈으로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알려져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나눗셈의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몫을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취하고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가장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가까운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정수로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내림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합니다</w:delText>
        </w:r>
        <w:r w:rsidR="006438BD" w:rsidDel="00C13530">
          <w:rPr>
            <w:rFonts w:hint="eastAsia"/>
            <w:lang w:eastAsia="ko-KR"/>
          </w:rPr>
          <w:delText xml:space="preserve">. </w:delText>
        </w:r>
        <w:r w:rsidR="006438BD" w:rsidDel="00C13530">
          <w:rPr>
            <w:rFonts w:hint="eastAsia"/>
            <w:lang w:eastAsia="ko-KR"/>
          </w:rPr>
          <w:delText>정수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두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개를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나눈다면</w:delText>
        </w:r>
        <w:r w:rsidR="006438BD" w:rsidDel="00C13530">
          <w:rPr>
            <w:rFonts w:hint="eastAsia"/>
            <w:lang w:eastAsia="ko-KR"/>
          </w:rPr>
          <w:delText xml:space="preserve">, </w:delText>
        </w:r>
        <w:r w:rsidR="006438BD" w:rsidDel="00C13530">
          <w:rPr>
            <w:rFonts w:hint="eastAsia"/>
            <w:lang w:eastAsia="ko-KR"/>
          </w:rPr>
          <w:delText>결과는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정수입니다</w:delText>
        </w:r>
        <w:r w:rsidR="006438BD" w:rsidDel="00C13530">
          <w:rPr>
            <w:rFonts w:hint="eastAsia"/>
            <w:lang w:eastAsia="ko-KR"/>
          </w:rPr>
          <w:delText xml:space="preserve">. </w:delText>
        </w:r>
        <w:r w:rsidR="006438BD" w:rsidDel="00C13530">
          <w:rPr>
            <w:rFonts w:hint="eastAsia"/>
            <w:lang w:eastAsia="ko-KR"/>
          </w:rPr>
          <w:delText>둘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중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하나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혹은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모두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소수점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숫자라면</w:delText>
        </w:r>
        <w:r w:rsidR="006438BD" w:rsidDel="00C13530">
          <w:rPr>
            <w:rFonts w:hint="eastAsia"/>
            <w:lang w:eastAsia="ko-KR"/>
          </w:rPr>
          <w:delText xml:space="preserve">, </w:delText>
        </w:r>
        <w:r w:rsidR="006438BD" w:rsidDel="00C13530">
          <w:rPr>
            <w:rFonts w:hint="eastAsia"/>
            <w:lang w:eastAsia="ko-KR"/>
          </w:rPr>
          <w:delText>결과도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가장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가까운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정수에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내림한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소수점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숫자가</w:delText>
        </w:r>
        <w:r w:rsidR="006438BD" w:rsidDel="00C13530">
          <w:rPr>
            <w:rFonts w:hint="eastAsia"/>
            <w:lang w:eastAsia="ko-KR"/>
          </w:rPr>
          <w:delText xml:space="preserve"> </w:delText>
        </w:r>
        <w:r w:rsidR="006438BD" w:rsidDel="00C13530">
          <w:rPr>
            <w:rFonts w:hint="eastAsia"/>
            <w:lang w:eastAsia="ko-KR"/>
          </w:rPr>
          <w:delText>됩니다</w:delText>
        </w:r>
        <w:r w:rsidR="006438BD"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pStyle w:val="affc"/>
        <w:numPr>
          <w:ilvl w:val="0"/>
          <w:numId w:val="41"/>
        </w:numPr>
        <w:spacing w:before="240"/>
        <w:ind w:leftChars="0"/>
        <w:rPr>
          <w:del w:id="10589" w:author="박윤수" w:date="2014-08-23T00:15:00Z"/>
          <w:b/>
          <w:color w:val="0070C0"/>
          <w:sz w:val="24"/>
          <w:lang w:eastAsia="ko-KR"/>
          <w:rPrChange w:id="10590" w:author="이은정" w:date="2014-08-22T16:46:00Z">
            <w:rPr>
              <w:del w:id="10591" w:author="박윤수" w:date="2014-08-23T00:15:00Z"/>
              <w:b/>
              <w:sz w:val="24"/>
              <w:lang w:eastAsia="ko-KR"/>
            </w:rPr>
          </w:rPrChange>
        </w:rPr>
        <w:pPrChange w:id="10592" w:author="박윤수" w:date="2014-08-23T00:18:00Z">
          <w:pPr>
            <w:pStyle w:val="affc"/>
            <w:numPr>
              <w:numId w:val="41"/>
            </w:numPr>
            <w:spacing w:before="240" w:after="0"/>
            <w:ind w:leftChars="0" w:left="1367" w:hanging="400"/>
          </w:pPr>
        </w:pPrChange>
      </w:pPr>
      <w:del w:id="10593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594" w:author="이은정" w:date="2014-08-22T16:4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더</w:delText>
        </w:r>
        <w:r w:rsidRPr="00E80AEF">
          <w:rPr>
            <w:b/>
            <w:color w:val="0070C0"/>
            <w:sz w:val="24"/>
            <w:lang w:eastAsia="ko-KR"/>
            <w:rPrChange w:id="10595" w:author="이은정" w:date="2014-08-22T16:4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596" w:author="이은정" w:date="2014-08-22T16:4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많은</w:delText>
        </w:r>
        <w:r w:rsidRPr="00E80AEF">
          <w:rPr>
            <w:b/>
            <w:color w:val="0070C0"/>
            <w:sz w:val="24"/>
            <w:lang w:eastAsia="ko-KR"/>
            <w:rPrChange w:id="10597" w:author="이은정" w:date="2014-08-22T16:46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598" w:author="이은정" w:date="2014-08-22T16:46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숫자</w:delText>
        </w:r>
      </w:del>
    </w:p>
    <w:p w:rsidR="00CF6B85" w:rsidRDefault="00553BAE">
      <w:pPr>
        <w:spacing w:before="240"/>
        <w:ind w:left="967"/>
        <w:rPr>
          <w:del w:id="10599" w:author="박윤수" w:date="2014-08-23T00:15:00Z"/>
          <w:lang w:eastAsia="ko-KR"/>
        </w:rPr>
      </w:pPr>
      <w:del w:id="10600" w:author="박윤수" w:date="2014-08-23T00:15:00Z"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수학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연산자의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우선순위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규칙을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알고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숫자와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연산자가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경우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왼쪽에서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오른쪽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순서로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곱셈과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나눗셈을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먼저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수행하고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덧셈과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뺄셈을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순서로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수행합니다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글로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의미를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전달하는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개의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좋은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설명이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553BAE">
      <w:pPr>
        <w:ind w:left="967"/>
        <w:rPr>
          <w:del w:id="10601" w:author="박윤수" w:date="2014-08-23T00:15:00Z"/>
          <w:lang w:eastAsia="ko-KR"/>
        </w:rPr>
        <w:pPrChange w:id="10602" w:author="박윤수" w:date="2014-08-23T00:18:00Z">
          <w:pPr>
            <w:spacing w:after="0"/>
            <w:ind w:left="967"/>
          </w:pPr>
        </w:pPrChange>
      </w:pPr>
      <w:del w:id="10603" w:author="박윤수" w:date="2014-08-23T00:15:00Z">
        <w:r w:rsidDel="00C13530">
          <w:rPr>
            <w:lang w:eastAsia="ko-KR"/>
          </w:rPr>
          <w:delText>&gt;&gt;&gt; 2+3*5</w:delText>
        </w:r>
      </w:del>
    </w:p>
    <w:p w:rsidR="00000000" w:rsidRDefault="00553BAE">
      <w:pPr>
        <w:ind w:left="967"/>
        <w:rPr>
          <w:del w:id="10604" w:author="박윤수" w:date="2014-08-23T00:15:00Z"/>
          <w:lang w:eastAsia="ko-KR"/>
        </w:rPr>
        <w:pPrChange w:id="10605" w:author="박윤수" w:date="2014-08-23T00:18:00Z">
          <w:pPr>
            <w:spacing w:after="0"/>
            <w:ind w:left="967"/>
          </w:pPr>
        </w:pPrChange>
      </w:pPr>
      <w:del w:id="10606" w:author="박윤수" w:date="2014-08-23T00:15:00Z">
        <w:r w:rsidDel="00C13530">
          <w:rPr>
            <w:lang w:eastAsia="ko-KR"/>
          </w:rPr>
          <w:delText>17</w:delText>
        </w:r>
      </w:del>
    </w:p>
    <w:p w:rsidR="00000000" w:rsidRDefault="00553BAE">
      <w:pPr>
        <w:ind w:left="967"/>
        <w:rPr>
          <w:del w:id="10607" w:author="박윤수" w:date="2014-08-23T00:15:00Z"/>
          <w:color w:val="00B050"/>
          <w:lang w:eastAsia="ko-KR"/>
          <w:rPrChange w:id="10608" w:author="이은정" w:date="2014-08-22T15:39:00Z">
            <w:rPr>
              <w:del w:id="10609" w:author="박윤수" w:date="2014-08-23T00:15:00Z"/>
              <w:lang w:eastAsia="ko-KR"/>
            </w:rPr>
          </w:rPrChange>
        </w:rPr>
        <w:pPrChange w:id="10610" w:author="박윤수" w:date="2014-08-23T00:18:00Z">
          <w:pPr>
            <w:spacing w:after="0"/>
            <w:ind w:left="967"/>
          </w:pPr>
        </w:pPrChange>
      </w:pPr>
      <w:del w:id="10611" w:author="박윤수" w:date="2014-08-23T00:15:00Z">
        <w:r w:rsidDel="00C13530">
          <w:rPr>
            <w:lang w:eastAsia="ko-KR"/>
          </w:rPr>
          <w:delText xml:space="preserve">&gt;&gt;&gt; 2+ (3*5)   </w:delText>
        </w:r>
        <w:r w:rsidR="00E80AEF" w:rsidRPr="00E80AEF">
          <w:rPr>
            <w:color w:val="00B050"/>
            <w:lang w:eastAsia="ko-KR"/>
            <w:rPrChange w:id="10612" w:author="이은정" w:date="2014-08-22T15:39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eastAsia="ko-KR"/>
            <w:rPrChange w:id="10613" w:author="이은정" w:date="2014-08-22T15:39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여기서</w:delText>
        </w:r>
        <w:r w:rsidR="00E80AEF" w:rsidRPr="00E80AEF">
          <w:rPr>
            <w:color w:val="00B050"/>
            <w:lang w:eastAsia="ko-KR"/>
            <w:rPrChange w:id="10614" w:author="이은정" w:date="2014-08-22T15:39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10615" w:author="이은정" w:date="2014-08-22T15:39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공백에</w:delText>
        </w:r>
        <w:r w:rsidR="00E80AEF" w:rsidRPr="00E80AEF">
          <w:rPr>
            <w:color w:val="00B050"/>
            <w:lang w:eastAsia="ko-KR"/>
            <w:rPrChange w:id="10616" w:author="이은정" w:date="2014-08-22T15:39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10617" w:author="이은정" w:date="2014-08-22T15:39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대해서는</w:delText>
        </w:r>
        <w:r w:rsidR="00E80AEF" w:rsidRPr="00E80AEF">
          <w:rPr>
            <w:color w:val="00B050"/>
            <w:lang w:eastAsia="ko-KR"/>
            <w:rPrChange w:id="10618" w:author="이은정" w:date="2014-08-22T15:39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10619" w:author="이은정" w:date="2014-08-22T15:39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파이썬은</w:delText>
        </w:r>
        <w:r w:rsidR="00E80AEF" w:rsidRPr="00E80AEF">
          <w:rPr>
            <w:color w:val="00B050"/>
            <w:lang w:eastAsia="ko-KR"/>
            <w:rPrChange w:id="10620" w:author="이은정" w:date="2014-08-22T15:39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10621" w:author="이은정" w:date="2014-08-22T15:39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무시합니다</w:delText>
        </w:r>
        <w:r w:rsidR="00E80AEF" w:rsidRPr="00E80AEF">
          <w:rPr>
            <w:color w:val="00B050"/>
            <w:lang w:eastAsia="ko-KR"/>
            <w:rPrChange w:id="10622" w:author="이은정" w:date="2014-08-22T15:39:00Z">
              <w:rPr>
                <w:color w:val="0000FF"/>
                <w:u w:val="single"/>
                <w:lang w:eastAsia="ko-KR"/>
              </w:rPr>
            </w:rPrChange>
          </w:rPr>
          <w:delText>.</w:delText>
        </w:r>
      </w:del>
    </w:p>
    <w:p w:rsidR="00000000" w:rsidRDefault="00553BAE">
      <w:pPr>
        <w:ind w:left="967"/>
        <w:rPr>
          <w:del w:id="10623" w:author="박윤수" w:date="2014-08-23T00:15:00Z"/>
          <w:lang w:eastAsia="ko-KR"/>
        </w:rPr>
        <w:pPrChange w:id="10624" w:author="박윤수" w:date="2014-08-23T00:18:00Z">
          <w:pPr>
            <w:spacing w:after="0"/>
            <w:ind w:left="967"/>
          </w:pPr>
        </w:pPrChange>
      </w:pPr>
      <w:del w:id="10625" w:author="박윤수" w:date="2014-08-23T00:15:00Z">
        <w:r w:rsidDel="00C13530">
          <w:rPr>
            <w:lang w:eastAsia="ko-KR"/>
          </w:rPr>
          <w:delText>17</w:delText>
        </w:r>
      </w:del>
    </w:p>
    <w:p w:rsidR="00000000" w:rsidRDefault="00553BAE">
      <w:pPr>
        <w:ind w:left="967"/>
        <w:rPr>
          <w:del w:id="10626" w:author="박윤수" w:date="2014-08-23T00:15:00Z"/>
          <w:lang w:eastAsia="ko-KR"/>
        </w:rPr>
        <w:pPrChange w:id="10627" w:author="박윤수" w:date="2014-08-23T00:18:00Z">
          <w:pPr>
            <w:spacing w:after="0"/>
            <w:ind w:left="967"/>
          </w:pPr>
        </w:pPrChange>
      </w:pPr>
      <w:del w:id="10628" w:author="박윤수" w:date="2014-08-23T00:15:00Z">
        <w:r w:rsidDel="00C13530">
          <w:rPr>
            <w:lang w:eastAsia="ko-KR"/>
          </w:rPr>
          <w:delText>&gt;&gt;&gt; (2+3)*5</w:delText>
        </w:r>
      </w:del>
    </w:p>
    <w:p w:rsidR="00000000" w:rsidRDefault="00553BAE">
      <w:pPr>
        <w:ind w:left="967"/>
        <w:rPr>
          <w:del w:id="10629" w:author="박윤수" w:date="2014-08-23T00:15:00Z"/>
          <w:lang w:eastAsia="ko-KR"/>
        </w:rPr>
        <w:pPrChange w:id="10630" w:author="박윤수" w:date="2014-08-23T00:18:00Z">
          <w:pPr>
            <w:spacing w:after="0"/>
            <w:ind w:left="967"/>
          </w:pPr>
        </w:pPrChange>
      </w:pPr>
      <w:del w:id="10631" w:author="박윤수" w:date="2014-08-23T00:15:00Z">
        <w:r w:rsidDel="00C13530">
          <w:rPr>
            <w:lang w:eastAsia="ko-KR"/>
          </w:rPr>
          <w:delText>25</w:delText>
        </w:r>
      </w:del>
    </w:p>
    <w:p w:rsidR="00000000" w:rsidRDefault="00553BAE">
      <w:pPr>
        <w:ind w:left="967"/>
        <w:rPr>
          <w:del w:id="10632" w:author="박윤수" w:date="2014-08-23T00:15:00Z"/>
          <w:lang w:eastAsia="ko-KR"/>
        </w:rPr>
        <w:pPrChange w:id="10633" w:author="박윤수" w:date="2014-08-23T00:18:00Z">
          <w:pPr>
            <w:spacing w:after="0"/>
            <w:ind w:left="967"/>
          </w:pPr>
        </w:pPrChange>
      </w:pPr>
      <w:del w:id="10634" w:author="박윤수" w:date="2014-08-23T00:15:00Z">
        <w:r w:rsidDel="00C13530">
          <w:rPr>
            <w:lang w:eastAsia="ko-KR"/>
          </w:rPr>
          <w:delText>&gt;&gt;&gt; 2*4/8</w:delText>
        </w:r>
      </w:del>
    </w:p>
    <w:p w:rsidR="00000000" w:rsidRDefault="00553BAE">
      <w:pPr>
        <w:ind w:left="967"/>
        <w:rPr>
          <w:del w:id="10635" w:author="박윤수" w:date="2014-08-23T00:15:00Z"/>
          <w:lang w:eastAsia="ko-KR"/>
        </w:rPr>
        <w:pPrChange w:id="10636" w:author="박윤수" w:date="2014-08-23T00:18:00Z">
          <w:pPr>
            <w:spacing w:after="0"/>
            <w:ind w:left="967"/>
          </w:pPr>
        </w:pPrChange>
      </w:pPr>
      <w:del w:id="10637" w:author="박윤수" w:date="2014-08-23T00:15:00Z">
        <w:r w:rsidDel="00C13530">
          <w:rPr>
            <w:lang w:eastAsia="ko-KR"/>
          </w:rPr>
          <w:delText>1.0</w:delText>
        </w:r>
      </w:del>
    </w:p>
    <w:p w:rsidR="00000000" w:rsidRDefault="00553BAE">
      <w:pPr>
        <w:ind w:left="967"/>
        <w:rPr>
          <w:del w:id="10638" w:author="박윤수" w:date="2014-08-23T00:15:00Z"/>
          <w:lang w:eastAsia="ko-KR"/>
        </w:rPr>
        <w:pPrChange w:id="10639" w:author="박윤수" w:date="2014-08-23T00:18:00Z">
          <w:pPr>
            <w:spacing w:after="0"/>
            <w:ind w:left="967"/>
          </w:pPr>
        </w:pPrChange>
      </w:pPr>
      <w:del w:id="10640" w:author="박윤수" w:date="2014-08-23T00:15:00Z">
        <w:r w:rsidDel="00C13530">
          <w:rPr>
            <w:lang w:eastAsia="ko-KR"/>
          </w:rPr>
          <w:delText>&gt;&gt;&gt; 2*4//8</w:delText>
        </w:r>
      </w:del>
    </w:p>
    <w:p w:rsidR="00000000" w:rsidRDefault="00553BAE">
      <w:pPr>
        <w:ind w:left="967"/>
        <w:rPr>
          <w:del w:id="10641" w:author="박윤수" w:date="2014-08-23T00:15:00Z"/>
          <w:lang w:eastAsia="ko-KR"/>
        </w:rPr>
        <w:pPrChange w:id="10642" w:author="박윤수" w:date="2014-08-23T00:18:00Z">
          <w:pPr>
            <w:spacing w:after="0"/>
            <w:ind w:left="967"/>
          </w:pPr>
        </w:pPrChange>
      </w:pPr>
      <w:del w:id="10643" w:author="박윤수" w:date="2014-08-23T00:15:00Z">
        <w:r w:rsidDel="00C13530">
          <w:rPr>
            <w:lang w:eastAsia="ko-KR"/>
          </w:rPr>
          <w:delText>1</w:delText>
        </w:r>
      </w:del>
    </w:p>
    <w:p w:rsidR="00000000" w:rsidRDefault="00553BAE">
      <w:pPr>
        <w:ind w:left="967"/>
        <w:rPr>
          <w:del w:id="10644" w:author="박윤수" w:date="2014-08-23T00:15:00Z"/>
          <w:lang w:eastAsia="ko-KR"/>
        </w:rPr>
        <w:pPrChange w:id="10645" w:author="박윤수" w:date="2014-08-23T00:18:00Z">
          <w:pPr>
            <w:spacing w:after="0"/>
            <w:ind w:left="967"/>
          </w:pPr>
        </w:pPrChange>
      </w:pPr>
      <w:del w:id="10646" w:author="박윤수" w:date="2014-08-23T00:15:00Z">
        <w:r w:rsidDel="00C13530">
          <w:rPr>
            <w:lang w:eastAsia="ko-KR"/>
          </w:rPr>
          <w:delText>&gt;&gt;&gt; 2+1-4</w:delText>
        </w:r>
      </w:del>
    </w:p>
    <w:p w:rsidR="00CF6B85" w:rsidRDefault="00553BAE">
      <w:pPr>
        <w:ind w:left="967"/>
        <w:rPr>
          <w:del w:id="10647" w:author="박윤수" w:date="2014-08-23T00:15:00Z"/>
          <w:lang w:eastAsia="ko-KR"/>
        </w:rPr>
      </w:pPr>
      <w:del w:id="10648" w:author="박윤수" w:date="2014-08-23T00:15:00Z">
        <w:r w:rsidDel="00C13530">
          <w:rPr>
            <w:lang w:eastAsia="ko-KR"/>
          </w:rPr>
          <w:delText>-1</w:delText>
        </w:r>
      </w:del>
    </w:p>
    <w:p w:rsidR="00CF6B85" w:rsidRDefault="00553BAE">
      <w:pPr>
        <w:ind w:left="967"/>
        <w:rPr>
          <w:del w:id="10649" w:author="박윤수" w:date="2014-08-23T00:15:00Z"/>
          <w:lang w:eastAsia="ko-KR"/>
        </w:rPr>
      </w:pPr>
      <w:del w:id="10650" w:author="박윤수" w:date="2014-08-23T00:15:00Z">
        <w:r w:rsidDel="00C13530">
          <w:rPr>
            <w:rFonts w:hint="eastAsia"/>
            <w:lang w:eastAsia="ko-KR"/>
          </w:rPr>
          <w:delText>스스로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연습문제를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좀더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해보세요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DA0997">
      <w:pPr>
        <w:ind w:left="0"/>
        <w:rPr>
          <w:ins w:id="10651" w:author="이은정" w:date="2014-08-22T15:39:00Z"/>
          <w:del w:id="10652" w:author="박윤수" w:date="2014-08-23T00:15:00Z"/>
          <w:b/>
          <w:sz w:val="24"/>
          <w:lang w:eastAsia="ko-KR"/>
        </w:rPr>
        <w:pPrChange w:id="10653" w:author="박윤수" w:date="2014-08-23T00:18:00Z">
          <w:pPr>
            <w:spacing w:after="0"/>
            <w:ind w:left="0"/>
          </w:pPr>
        </w:pPrChange>
      </w:pPr>
      <w:ins w:id="10654" w:author="이은정" w:date="2014-08-22T15:39:00Z">
        <w:del w:id="10655" w:author="박윤수" w:date="2014-08-23T00:15:00Z">
          <w:r w:rsidDel="00C13530">
            <w:rPr>
              <w:b/>
              <w:sz w:val="24"/>
              <w:lang w:eastAsia="ko-KR"/>
            </w:rPr>
            <w:br w:type="page"/>
          </w:r>
        </w:del>
      </w:ins>
    </w:p>
    <w:p w:rsidR="00000000" w:rsidRDefault="00E80AEF">
      <w:pPr>
        <w:pStyle w:val="affc"/>
        <w:numPr>
          <w:ilvl w:val="0"/>
          <w:numId w:val="41"/>
        </w:numPr>
        <w:spacing w:before="240"/>
        <w:ind w:leftChars="0"/>
        <w:rPr>
          <w:del w:id="10656" w:author="박윤수" w:date="2014-08-23T00:15:00Z"/>
          <w:b/>
          <w:color w:val="0070C0"/>
          <w:sz w:val="24"/>
          <w:lang w:eastAsia="ko-KR"/>
          <w:rPrChange w:id="10657" w:author="이은정" w:date="2014-08-22T15:39:00Z">
            <w:rPr>
              <w:del w:id="10658" w:author="박윤수" w:date="2014-08-23T00:15:00Z"/>
              <w:b/>
              <w:sz w:val="24"/>
              <w:lang w:eastAsia="ko-KR"/>
            </w:rPr>
          </w:rPrChange>
        </w:rPr>
        <w:pPrChange w:id="10659" w:author="박윤수" w:date="2014-08-23T00:18:00Z">
          <w:pPr>
            <w:pStyle w:val="affc"/>
            <w:numPr>
              <w:numId w:val="41"/>
            </w:numPr>
            <w:spacing w:before="240" w:after="0"/>
            <w:ind w:leftChars="0" w:left="1367" w:hanging="400"/>
          </w:pPr>
        </w:pPrChange>
      </w:pPr>
      <w:del w:id="10660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661" w:author="이은정" w:date="2014-08-22T15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더</w:delText>
        </w:r>
        <w:r w:rsidRPr="00E80AEF">
          <w:rPr>
            <w:b/>
            <w:color w:val="0070C0"/>
            <w:sz w:val="24"/>
            <w:lang w:eastAsia="ko-KR"/>
            <w:rPrChange w:id="10662" w:author="이은정" w:date="2014-08-22T15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663" w:author="이은정" w:date="2014-08-22T15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많은</w:delText>
        </w:r>
        <w:r w:rsidRPr="00E80AEF">
          <w:rPr>
            <w:b/>
            <w:color w:val="0070C0"/>
            <w:sz w:val="24"/>
            <w:lang w:eastAsia="ko-KR"/>
            <w:rPrChange w:id="10664" w:author="이은정" w:date="2014-08-22T15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665" w:author="이은정" w:date="2014-08-22T15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수학</w:delText>
        </w:r>
        <w:r w:rsidRPr="00E80AEF">
          <w:rPr>
            <w:b/>
            <w:color w:val="0070C0"/>
            <w:sz w:val="24"/>
            <w:lang w:eastAsia="ko-KR"/>
            <w:rPrChange w:id="10666" w:author="이은정" w:date="2014-08-22T15:39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667" w:author="이은정" w:date="2014-08-22T15:39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연산자</w:delText>
        </w:r>
      </w:del>
    </w:p>
    <w:p w:rsidR="00CF6B85" w:rsidRDefault="007E4B25">
      <w:pPr>
        <w:spacing w:before="240"/>
        <w:ind w:left="967"/>
        <w:rPr>
          <w:del w:id="10668" w:author="박윤수" w:date="2014-08-23T00:15:00Z"/>
          <w:lang w:eastAsia="ko-KR"/>
        </w:rPr>
      </w:pPr>
      <w:del w:id="10669" w:author="박윤수" w:date="2014-08-23T00:15:00Z"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수학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연산자보다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많은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여기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시작해서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확장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가능한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가지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예제가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7E4B25">
      <w:pPr>
        <w:ind w:left="967"/>
        <w:rPr>
          <w:del w:id="10670" w:author="박윤수" w:date="2014-08-23T00:15:00Z"/>
          <w:lang w:eastAsia="ko-KR"/>
        </w:rPr>
        <w:pPrChange w:id="10671" w:author="박윤수" w:date="2014-08-23T00:18:00Z">
          <w:pPr>
            <w:spacing w:after="0"/>
            <w:ind w:left="967"/>
          </w:pPr>
        </w:pPrChange>
      </w:pPr>
      <w:del w:id="10672" w:author="박윤수" w:date="2014-08-23T00:15:00Z">
        <w:r w:rsidDel="00C13530">
          <w:rPr>
            <w:lang w:eastAsia="ko-KR"/>
          </w:rPr>
          <w:delText>&gt;&gt;&gt; 3*3*3*3</w:delText>
        </w:r>
      </w:del>
    </w:p>
    <w:p w:rsidR="00000000" w:rsidRDefault="007E4B25">
      <w:pPr>
        <w:ind w:left="967"/>
        <w:rPr>
          <w:del w:id="10673" w:author="박윤수" w:date="2014-08-23T00:15:00Z"/>
          <w:lang w:eastAsia="ko-KR"/>
        </w:rPr>
        <w:pPrChange w:id="10674" w:author="박윤수" w:date="2014-08-23T00:18:00Z">
          <w:pPr>
            <w:spacing w:after="0"/>
            <w:ind w:left="967"/>
          </w:pPr>
        </w:pPrChange>
      </w:pPr>
      <w:del w:id="10675" w:author="박윤수" w:date="2014-08-23T00:15:00Z">
        <w:r w:rsidDel="00C13530">
          <w:rPr>
            <w:lang w:eastAsia="ko-KR"/>
          </w:rPr>
          <w:delText>81</w:delText>
        </w:r>
      </w:del>
    </w:p>
    <w:p w:rsidR="00000000" w:rsidRDefault="007E4B25">
      <w:pPr>
        <w:ind w:left="967"/>
        <w:rPr>
          <w:del w:id="10676" w:author="박윤수" w:date="2014-08-23T00:15:00Z"/>
          <w:color w:val="00B050"/>
          <w:lang w:eastAsia="ko-KR"/>
          <w:rPrChange w:id="10677" w:author="이은정" w:date="2014-08-22T15:41:00Z">
            <w:rPr>
              <w:del w:id="10678" w:author="박윤수" w:date="2014-08-23T00:15:00Z"/>
              <w:lang w:eastAsia="ko-KR"/>
            </w:rPr>
          </w:rPrChange>
        </w:rPr>
        <w:pPrChange w:id="10679" w:author="박윤수" w:date="2014-08-23T00:18:00Z">
          <w:pPr>
            <w:spacing w:after="0"/>
            <w:ind w:left="967"/>
          </w:pPr>
        </w:pPrChange>
      </w:pPr>
      <w:del w:id="10680" w:author="박윤수" w:date="2014-08-23T00:15:00Z">
        <w:r w:rsidDel="00C13530">
          <w:rPr>
            <w:lang w:eastAsia="ko-KR"/>
          </w:rPr>
          <w:delText xml:space="preserve">&gt;&gt;&gt; 3**4  </w:delText>
        </w:r>
        <w:r w:rsidR="00E80AEF" w:rsidRPr="00E80AEF">
          <w:rPr>
            <w:color w:val="00B050"/>
            <w:lang w:eastAsia="ko-KR"/>
            <w:rPrChange w:id="10681" w:author="이은정" w:date="2014-08-22T15:41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</w:del>
      <w:ins w:id="10682" w:author="이은정" w:date="2014-08-22T15:41:00Z">
        <w:del w:id="10683" w:author="박윤수" w:date="2014-08-23T00:15:00Z">
          <w:r w:rsidR="00E80AEF" w:rsidRPr="00E80AEF">
            <w:rPr>
              <w:rFonts w:hint="eastAsia"/>
              <w:color w:val="00B050"/>
              <w:lang w:eastAsia="ko-KR"/>
              <w:rPrChange w:id="10684" w:author="이은정" w:date="2014-08-22T15:41:00Z">
                <w:rPr>
                  <w:rFonts w:hint="eastAsia"/>
                  <w:color w:val="0000FF"/>
                  <w:u w:val="single"/>
                  <w:lang w:eastAsia="ko-KR"/>
                </w:rPr>
              </w:rPrChange>
            </w:rPr>
            <w:delText>제곱</w:delText>
          </w:r>
        </w:del>
      </w:ins>
      <w:del w:id="10685" w:author="박윤수" w:date="2014-08-23T00:15:00Z">
        <w:r w:rsidR="00E80AEF" w:rsidRPr="00E80AEF">
          <w:rPr>
            <w:rFonts w:hint="eastAsia"/>
            <w:color w:val="00B050"/>
            <w:lang w:eastAsia="ko-KR"/>
            <w:rPrChange w:id="10686" w:author="이은정" w:date="2014-08-22T15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멱승</w:delText>
        </w:r>
      </w:del>
    </w:p>
    <w:p w:rsidR="00000000" w:rsidRDefault="007E4B25">
      <w:pPr>
        <w:ind w:left="967"/>
        <w:rPr>
          <w:del w:id="10687" w:author="박윤수" w:date="2014-08-23T00:15:00Z"/>
          <w:lang w:eastAsia="ko-KR"/>
        </w:rPr>
        <w:pPrChange w:id="10688" w:author="박윤수" w:date="2014-08-23T00:18:00Z">
          <w:pPr>
            <w:spacing w:after="0"/>
            <w:ind w:left="967"/>
          </w:pPr>
        </w:pPrChange>
      </w:pPr>
      <w:del w:id="10689" w:author="박윤수" w:date="2014-08-23T00:15:00Z">
        <w:r w:rsidDel="00C13530">
          <w:rPr>
            <w:lang w:eastAsia="ko-KR"/>
          </w:rPr>
          <w:delText>81</w:delText>
        </w:r>
      </w:del>
    </w:p>
    <w:p w:rsidR="00000000" w:rsidRDefault="007E4B25">
      <w:pPr>
        <w:ind w:left="967"/>
        <w:rPr>
          <w:del w:id="10690" w:author="박윤수" w:date="2014-08-23T00:15:00Z"/>
          <w:color w:val="00B050"/>
          <w:lang w:eastAsia="ko-KR"/>
          <w:rPrChange w:id="10691" w:author="이은정" w:date="2014-08-22T15:41:00Z">
            <w:rPr>
              <w:del w:id="10692" w:author="박윤수" w:date="2014-08-23T00:15:00Z"/>
              <w:lang w:eastAsia="ko-KR"/>
            </w:rPr>
          </w:rPrChange>
        </w:rPr>
        <w:pPrChange w:id="10693" w:author="박윤수" w:date="2014-08-23T00:18:00Z">
          <w:pPr>
            <w:spacing w:after="0"/>
            <w:ind w:left="967"/>
          </w:pPr>
        </w:pPrChange>
      </w:pPr>
      <w:del w:id="10694" w:author="박윤수" w:date="2014-08-23T00:15:00Z">
        <w:r w:rsidDel="00C13530">
          <w:rPr>
            <w:lang w:eastAsia="ko-KR"/>
          </w:rPr>
          <w:delText xml:space="preserve">&gt;&gt;&gt; 7%3   </w:delText>
        </w:r>
        <w:r w:rsidR="00E80AEF" w:rsidRPr="00E80AEF">
          <w:rPr>
            <w:color w:val="00B050"/>
            <w:lang w:eastAsia="ko-KR"/>
            <w:rPrChange w:id="10695" w:author="이은정" w:date="2014-08-22T15:41:00Z">
              <w:rPr>
                <w:color w:val="0000FF"/>
                <w:u w:val="single"/>
                <w:lang w:eastAsia="ko-KR"/>
              </w:rPr>
            </w:rPrChange>
          </w:rPr>
          <w:delText xml:space="preserve"># </w:delText>
        </w:r>
        <w:r w:rsidR="00E80AEF" w:rsidRPr="00E80AEF">
          <w:rPr>
            <w:rFonts w:hint="eastAsia"/>
            <w:color w:val="00B050"/>
            <w:lang w:eastAsia="ko-KR"/>
            <w:rPrChange w:id="10696" w:author="이은정" w:date="2014-08-22T15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나머지</w:delText>
        </w:r>
        <w:r w:rsidR="00E80AEF" w:rsidRPr="00E80AEF">
          <w:rPr>
            <w:color w:val="00B050"/>
            <w:lang w:eastAsia="ko-KR"/>
            <w:rPrChange w:id="10697" w:author="이은정" w:date="2014-08-22T15:41:00Z">
              <w:rPr>
                <w:color w:val="0000FF"/>
                <w:u w:val="single"/>
                <w:lang w:eastAsia="ko-KR"/>
              </w:rPr>
            </w:rPrChange>
          </w:rPr>
          <w:delText xml:space="preserve"> </w:delText>
        </w:r>
        <w:r w:rsidR="00E80AEF" w:rsidRPr="00E80AEF">
          <w:rPr>
            <w:rFonts w:hint="eastAsia"/>
            <w:color w:val="00B050"/>
            <w:lang w:eastAsia="ko-KR"/>
            <w:rPrChange w:id="10698" w:author="이은정" w:date="2014-08-22T15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연산</w:delText>
        </w:r>
        <w:r w:rsidR="00E80AEF" w:rsidRPr="00E80AEF">
          <w:rPr>
            <w:color w:val="00B050"/>
            <w:lang w:eastAsia="ko-KR"/>
            <w:rPrChange w:id="10699" w:author="이은정" w:date="2014-08-22T15:41:00Z">
              <w:rPr>
                <w:color w:val="0000FF"/>
                <w:u w:val="single"/>
                <w:lang w:eastAsia="ko-KR"/>
              </w:rPr>
            </w:rPrChange>
          </w:rPr>
          <w:delText xml:space="preserve">: 7/3 = 2, </w:delText>
        </w:r>
        <w:r w:rsidR="00E80AEF" w:rsidRPr="00E80AEF">
          <w:rPr>
            <w:rFonts w:hint="eastAsia"/>
            <w:color w:val="00B050"/>
            <w:lang w:eastAsia="ko-KR"/>
            <w:rPrChange w:id="10700" w:author="이은정" w:date="2014-08-22T15:41:00Z">
              <w:rPr>
                <w:rFonts w:hint="eastAsia"/>
                <w:color w:val="0000FF"/>
                <w:u w:val="single"/>
                <w:lang w:eastAsia="ko-KR"/>
              </w:rPr>
            </w:rPrChange>
          </w:rPr>
          <w:delText>나머지</w:delText>
        </w:r>
        <w:r w:rsidR="00E80AEF" w:rsidRPr="00E80AEF">
          <w:rPr>
            <w:color w:val="00B050"/>
            <w:lang w:eastAsia="ko-KR"/>
            <w:rPrChange w:id="10701" w:author="이은정" w:date="2014-08-22T15:41:00Z">
              <w:rPr>
                <w:color w:val="0000FF"/>
                <w:u w:val="single"/>
                <w:lang w:eastAsia="ko-KR"/>
              </w:rPr>
            </w:rPrChange>
          </w:rPr>
          <w:delText xml:space="preserve"> 1</w:delText>
        </w:r>
      </w:del>
    </w:p>
    <w:p w:rsidR="00000000" w:rsidRDefault="007E4B25">
      <w:pPr>
        <w:ind w:left="967"/>
        <w:rPr>
          <w:del w:id="10702" w:author="박윤수" w:date="2014-08-23T00:15:00Z"/>
          <w:lang w:eastAsia="ko-KR"/>
        </w:rPr>
        <w:pPrChange w:id="10703" w:author="박윤수" w:date="2014-08-23T00:18:00Z">
          <w:pPr>
            <w:spacing w:after="0"/>
            <w:ind w:left="967"/>
          </w:pPr>
        </w:pPrChange>
      </w:pPr>
      <w:del w:id="10704" w:author="박윤수" w:date="2014-08-23T00:15:00Z">
        <w:r w:rsidDel="00C13530">
          <w:rPr>
            <w:lang w:eastAsia="ko-KR"/>
          </w:rPr>
          <w:delText>1</w:delText>
        </w:r>
      </w:del>
    </w:p>
    <w:p w:rsidR="00000000" w:rsidRDefault="007E4B25">
      <w:pPr>
        <w:ind w:left="967"/>
        <w:rPr>
          <w:del w:id="10705" w:author="박윤수" w:date="2014-08-23T00:15:00Z"/>
          <w:lang w:eastAsia="ko-KR"/>
        </w:rPr>
        <w:pPrChange w:id="10706" w:author="박윤수" w:date="2014-08-23T00:18:00Z">
          <w:pPr>
            <w:spacing w:after="0"/>
            <w:ind w:left="967"/>
          </w:pPr>
        </w:pPrChange>
      </w:pPr>
      <w:del w:id="10707" w:author="박윤수" w:date="2014-08-23T00:15:00Z">
        <w:r w:rsidDel="00C13530">
          <w:rPr>
            <w:lang w:eastAsia="ko-KR"/>
          </w:rPr>
          <w:delText>&gt;&gt;&gt;  7.0 % 3</w:delText>
        </w:r>
      </w:del>
    </w:p>
    <w:p w:rsidR="00000000" w:rsidRDefault="007E4B25">
      <w:pPr>
        <w:ind w:left="967"/>
        <w:rPr>
          <w:del w:id="10708" w:author="박윤수" w:date="2014-08-23T00:15:00Z"/>
          <w:lang w:eastAsia="ko-KR"/>
        </w:rPr>
        <w:pPrChange w:id="10709" w:author="박윤수" w:date="2014-08-23T00:18:00Z">
          <w:pPr>
            <w:spacing w:after="0"/>
            <w:ind w:left="967"/>
          </w:pPr>
        </w:pPrChange>
      </w:pPr>
      <w:del w:id="10710" w:author="박윤수" w:date="2014-08-23T00:15:00Z">
        <w:r w:rsidDel="00C13530">
          <w:rPr>
            <w:lang w:eastAsia="ko-KR"/>
          </w:rPr>
          <w:delText>1.0</w:delText>
        </w:r>
      </w:del>
    </w:p>
    <w:p w:rsidR="00000000" w:rsidRDefault="007E4B25">
      <w:pPr>
        <w:ind w:left="967"/>
        <w:rPr>
          <w:del w:id="10711" w:author="박윤수" w:date="2014-08-23T00:15:00Z"/>
          <w:lang w:eastAsia="ko-KR"/>
        </w:rPr>
        <w:pPrChange w:id="10712" w:author="박윤수" w:date="2014-08-23T00:18:00Z">
          <w:pPr>
            <w:spacing w:after="0"/>
            <w:ind w:left="967"/>
          </w:pPr>
        </w:pPrChange>
      </w:pPr>
      <w:del w:id="10713" w:author="박윤수" w:date="2014-08-23T00:15:00Z">
        <w:r w:rsidDel="00C13530">
          <w:rPr>
            <w:lang w:eastAsia="ko-KR"/>
          </w:rPr>
          <w:delText>&gt;&gt;&gt; 7.25 % 3</w:delText>
        </w:r>
      </w:del>
    </w:p>
    <w:p w:rsidR="00000000" w:rsidRDefault="007E4B25">
      <w:pPr>
        <w:ind w:left="967"/>
        <w:rPr>
          <w:del w:id="10714" w:author="박윤수" w:date="2014-08-23T00:15:00Z"/>
          <w:lang w:eastAsia="ko-KR"/>
        </w:rPr>
        <w:pPrChange w:id="10715" w:author="박윤수" w:date="2014-08-23T00:18:00Z">
          <w:pPr>
            <w:spacing w:after="0"/>
            <w:ind w:left="967"/>
          </w:pPr>
        </w:pPrChange>
      </w:pPr>
      <w:del w:id="10716" w:author="박윤수" w:date="2014-08-23T00:15:00Z">
        <w:r w:rsidDel="00C13530">
          <w:rPr>
            <w:lang w:eastAsia="ko-KR"/>
          </w:rPr>
          <w:delText>1.25</w:delText>
        </w:r>
      </w:del>
    </w:p>
    <w:p w:rsidR="00000000" w:rsidRDefault="007E4B25">
      <w:pPr>
        <w:ind w:left="967"/>
        <w:rPr>
          <w:del w:id="10717" w:author="박윤수" w:date="2014-08-23T00:15:00Z"/>
          <w:lang w:eastAsia="ko-KR"/>
        </w:rPr>
        <w:pPrChange w:id="10718" w:author="박윤수" w:date="2014-08-23T00:18:00Z">
          <w:pPr>
            <w:spacing w:after="0"/>
            <w:ind w:left="967"/>
          </w:pPr>
        </w:pPrChange>
      </w:pPr>
      <w:del w:id="10719" w:author="박윤수" w:date="2014-08-23T00:15:00Z">
        <w:r w:rsidDel="00C13530">
          <w:rPr>
            <w:lang w:eastAsia="ko-KR"/>
          </w:rPr>
          <w:delText>&gt;&gt;&gt; 7.3 % 3</w:delText>
        </w:r>
      </w:del>
    </w:p>
    <w:p w:rsidR="00000000" w:rsidRDefault="007E4B25">
      <w:pPr>
        <w:ind w:left="967"/>
        <w:rPr>
          <w:del w:id="10720" w:author="박윤수" w:date="2014-08-23T00:15:00Z"/>
          <w:lang w:eastAsia="ko-KR"/>
        </w:rPr>
        <w:pPrChange w:id="10721" w:author="박윤수" w:date="2014-08-23T00:18:00Z">
          <w:pPr>
            <w:spacing w:after="0"/>
            <w:ind w:left="967"/>
          </w:pPr>
        </w:pPrChange>
      </w:pPr>
      <w:del w:id="10722" w:author="박윤수" w:date="2014-08-23T00:15:00Z">
        <w:r w:rsidDel="00C13530">
          <w:rPr>
            <w:lang w:eastAsia="ko-KR"/>
          </w:rPr>
          <w:delText>1.2999999999999998</w:delText>
        </w:r>
      </w:del>
    </w:p>
    <w:p w:rsidR="00CF6B85" w:rsidRDefault="007E4B25">
      <w:pPr>
        <w:spacing w:before="240"/>
        <w:ind w:left="967"/>
        <w:rPr>
          <w:del w:id="10723" w:author="박윤수" w:date="2014-08-23T00:15:00Z"/>
          <w:lang w:eastAsia="ko-KR"/>
        </w:rPr>
      </w:pPr>
      <w:del w:id="10724" w:author="박윤수" w:date="2014-08-23T00:15:00Z">
        <w:r w:rsidDel="00C13530">
          <w:rPr>
            <w:rFonts w:hint="eastAsia"/>
            <w:lang w:eastAsia="ko-KR"/>
          </w:rPr>
          <w:delText>마지막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여러분이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기대하는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거의</w:delText>
        </w:r>
        <w:r w:rsidDel="00C13530">
          <w:rPr>
            <w:rFonts w:hint="eastAsia"/>
            <w:lang w:eastAsia="ko-KR"/>
          </w:rPr>
          <w:delText xml:space="preserve"> 1.3</w:delText>
        </w:r>
        <w:r w:rsidDel="00C13530">
          <w:rPr>
            <w:rFonts w:hint="eastAsia"/>
            <w:lang w:eastAsia="ko-KR"/>
          </w:rPr>
          <w:delText>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같습니다</w:delText>
        </w:r>
        <w:r w:rsidDel="00C13530">
          <w:rPr>
            <w:rFonts w:hint="eastAsia"/>
            <w:lang w:eastAsia="ko-KR"/>
          </w:rPr>
          <w:delText>. 1.3</w:delText>
        </w:r>
        <w:r w:rsidDel="00C13530">
          <w:rPr>
            <w:rFonts w:hint="eastAsia"/>
            <w:lang w:eastAsia="ko-KR"/>
          </w:rPr>
          <w:delText>과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7E4B25" w:rsidDel="00C13530">
          <w:rPr>
            <w:lang w:eastAsia="ko-KR"/>
          </w:rPr>
          <w:delText>1.2999999999999998</w:delText>
        </w:r>
        <w:r w:rsidDel="00C13530">
          <w:rPr>
            <w:rFonts w:hint="eastAsia"/>
            <w:lang w:eastAsia="ko-KR"/>
          </w:rPr>
          <w:delText>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차이는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미미하며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소수점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연산에서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기인합니다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프로그래밍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전반에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공부하게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되면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추후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학습에서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어떻게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이런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나왔는지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설명할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실무에서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정확한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결과값과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파이썬에서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계산된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값의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차이는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문제가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되지는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않습니다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pStyle w:val="affc"/>
        <w:numPr>
          <w:ilvl w:val="0"/>
          <w:numId w:val="41"/>
        </w:numPr>
        <w:spacing w:before="240"/>
        <w:ind w:leftChars="0"/>
        <w:rPr>
          <w:del w:id="10725" w:author="박윤수" w:date="2014-08-23T00:15:00Z"/>
          <w:b/>
          <w:color w:val="0070C0"/>
          <w:sz w:val="24"/>
          <w:lang w:eastAsia="ko-KR"/>
          <w:rPrChange w:id="10726" w:author="이은정" w:date="2014-08-22T15:41:00Z">
            <w:rPr>
              <w:del w:id="10727" w:author="박윤수" w:date="2014-08-23T00:15:00Z"/>
              <w:b/>
              <w:sz w:val="24"/>
              <w:lang w:eastAsia="ko-KR"/>
            </w:rPr>
          </w:rPrChange>
        </w:rPr>
        <w:pPrChange w:id="10728" w:author="박윤수" w:date="2014-08-23T00:18:00Z">
          <w:pPr>
            <w:pStyle w:val="affc"/>
            <w:numPr>
              <w:numId w:val="41"/>
            </w:numPr>
            <w:spacing w:before="240" w:after="0"/>
            <w:ind w:leftChars="0" w:left="1367" w:hanging="400"/>
          </w:pPr>
        </w:pPrChange>
      </w:pPr>
      <w:del w:id="10729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730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매우</w:delText>
        </w:r>
        <w:r w:rsidRPr="00E80AEF">
          <w:rPr>
            <w:b/>
            <w:color w:val="0070C0"/>
            <w:sz w:val="24"/>
            <w:lang w:eastAsia="ko-KR"/>
            <w:rPrChange w:id="10731" w:author="이은정" w:date="2014-08-22T15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732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큰</w:delText>
        </w:r>
        <w:r w:rsidRPr="00E80AEF">
          <w:rPr>
            <w:b/>
            <w:color w:val="0070C0"/>
            <w:sz w:val="24"/>
            <w:lang w:eastAsia="ko-KR"/>
            <w:rPrChange w:id="10733" w:author="이은정" w:date="2014-08-22T15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734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수</w:delText>
        </w:r>
      </w:del>
    </w:p>
    <w:p w:rsidR="00CF6B85" w:rsidRDefault="007E4B25">
      <w:pPr>
        <w:spacing w:before="240"/>
        <w:ind w:left="967"/>
        <w:rPr>
          <w:del w:id="10735" w:author="박윤수" w:date="2014-08-23T00:15:00Z"/>
          <w:lang w:eastAsia="ko-KR"/>
        </w:rPr>
      </w:pPr>
      <w:del w:id="10736" w:author="박윤수" w:date="2014-08-23T00:15:00Z">
        <w:r w:rsidDel="00C13530">
          <w:rPr>
            <w:rFonts w:hint="eastAsia"/>
            <w:lang w:eastAsia="ko-KR"/>
          </w:rPr>
          <w:delText>다음을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시도해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보세요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7E4B25">
      <w:pPr>
        <w:spacing w:before="240"/>
        <w:ind w:left="967"/>
        <w:rPr>
          <w:del w:id="10737" w:author="박윤수" w:date="2014-08-23T00:15:00Z"/>
          <w:lang w:eastAsia="ko-KR"/>
        </w:rPr>
        <w:pPrChange w:id="10738" w:author="박윤수" w:date="2014-08-23T00:18:00Z">
          <w:pPr>
            <w:spacing w:before="240" w:after="0"/>
            <w:ind w:left="967"/>
          </w:pPr>
        </w:pPrChange>
      </w:pPr>
      <w:del w:id="10739" w:author="박윤수" w:date="2014-08-23T00:15:00Z">
        <w:r w:rsidDel="00C13530">
          <w:rPr>
            <w:lang w:eastAsia="ko-KR"/>
          </w:rPr>
          <w:delText>&gt;&gt;&gt; n = 2147483646</w:delText>
        </w:r>
      </w:del>
    </w:p>
    <w:p w:rsidR="00000000" w:rsidRDefault="007E4B25">
      <w:pPr>
        <w:ind w:left="967"/>
        <w:rPr>
          <w:del w:id="10740" w:author="박윤수" w:date="2014-08-23T00:15:00Z"/>
          <w:lang w:eastAsia="ko-KR"/>
        </w:rPr>
        <w:pPrChange w:id="10741" w:author="박윤수" w:date="2014-08-23T00:18:00Z">
          <w:pPr>
            <w:spacing w:after="0"/>
            <w:ind w:left="967"/>
          </w:pPr>
        </w:pPrChange>
      </w:pPr>
      <w:del w:id="10742" w:author="박윤수" w:date="2014-08-23T00:15:00Z">
        <w:r w:rsidDel="00C13530">
          <w:rPr>
            <w:lang w:eastAsia="ko-KR"/>
          </w:rPr>
          <w:delText>&gt;&gt;&gt; n+1</w:delText>
        </w:r>
      </w:del>
    </w:p>
    <w:p w:rsidR="00000000" w:rsidRDefault="007E4B25">
      <w:pPr>
        <w:ind w:left="967"/>
        <w:rPr>
          <w:del w:id="10743" w:author="박윤수" w:date="2014-08-23T00:15:00Z"/>
          <w:lang w:eastAsia="ko-KR"/>
        </w:rPr>
        <w:pPrChange w:id="10744" w:author="박윤수" w:date="2014-08-23T00:18:00Z">
          <w:pPr>
            <w:spacing w:after="0"/>
            <w:ind w:left="967"/>
          </w:pPr>
        </w:pPrChange>
      </w:pPr>
      <w:del w:id="10745" w:author="박윤수" w:date="2014-08-23T00:15:00Z">
        <w:r w:rsidDel="00C13530">
          <w:rPr>
            <w:lang w:eastAsia="ko-KR"/>
          </w:rPr>
          <w:delText>2147483647</w:delText>
        </w:r>
      </w:del>
    </w:p>
    <w:p w:rsidR="00000000" w:rsidRDefault="007E4B25">
      <w:pPr>
        <w:ind w:left="967"/>
        <w:rPr>
          <w:del w:id="10746" w:author="박윤수" w:date="2014-08-23T00:15:00Z"/>
          <w:lang w:eastAsia="ko-KR"/>
        </w:rPr>
        <w:pPrChange w:id="10747" w:author="박윤수" w:date="2014-08-23T00:18:00Z">
          <w:pPr>
            <w:spacing w:after="0"/>
            <w:ind w:left="967"/>
          </w:pPr>
        </w:pPrChange>
      </w:pPr>
      <w:del w:id="10748" w:author="박윤수" w:date="2014-08-23T00:15:00Z">
        <w:r w:rsidDel="00C13530">
          <w:rPr>
            <w:lang w:eastAsia="ko-KR"/>
          </w:rPr>
          <w:delText>&gt;&gt;&gt; n+2</w:delText>
        </w:r>
      </w:del>
    </w:p>
    <w:p w:rsidR="00CF6B85" w:rsidRDefault="007E4B25">
      <w:pPr>
        <w:ind w:left="967"/>
        <w:rPr>
          <w:del w:id="10749" w:author="박윤수" w:date="2014-08-23T00:15:00Z"/>
          <w:lang w:eastAsia="ko-KR"/>
        </w:rPr>
      </w:pPr>
      <w:del w:id="10750" w:author="박윤수" w:date="2014-08-23T00:15:00Z">
        <w:r w:rsidDel="00C13530">
          <w:rPr>
            <w:lang w:eastAsia="ko-KR"/>
          </w:rPr>
          <w:delText>2147483648L</w:delText>
        </w:r>
      </w:del>
    </w:p>
    <w:p w:rsidR="00CF6B85" w:rsidRDefault="007E4B25">
      <w:pPr>
        <w:spacing w:before="240"/>
        <w:ind w:left="967"/>
        <w:rPr>
          <w:del w:id="10751" w:author="박윤수" w:date="2014-08-23T00:15:00Z"/>
          <w:lang w:eastAsia="ko-KR"/>
        </w:rPr>
      </w:pPr>
      <w:del w:id="10752" w:author="박윤수" w:date="2014-08-23T00:15:00Z">
        <w:r w:rsidDel="00C13530">
          <w:rPr>
            <w:rFonts w:hint="eastAsia"/>
            <w:lang w:eastAsia="ko-KR"/>
          </w:rPr>
          <w:delText>숫자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2147483646</w:delText>
        </w:r>
        <w:r w:rsidDel="00C13530">
          <w:rPr>
            <w:rFonts w:hint="eastAsia"/>
            <w:lang w:eastAsia="ko-KR"/>
          </w:rPr>
          <w:delText>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동의어로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lang w:eastAsia="ko-KR"/>
          </w:rPr>
          <w:delText>“</w:delText>
        </w:r>
        <w:r w:rsidDel="00C13530">
          <w:rPr>
            <w:rFonts w:hint="eastAsia"/>
            <w:lang w:eastAsia="ko-KR"/>
          </w:rPr>
          <w:delText>n</w:delText>
        </w:r>
        <w:r w:rsidDel="00C13530">
          <w:rPr>
            <w:lang w:eastAsia="ko-KR"/>
          </w:rPr>
          <w:delText>”</w:delText>
        </w:r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프랑스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독자를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위한</w:delText>
        </w:r>
        <w:r w:rsidDel="00C13530">
          <w:rPr>
            <w:rFonts w:hint="eastAsia"/>
            <w:lang w:eastAsia="ko-KR"/>
          </w:rPr>
          <w:delText xml:space="preserve"> avance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move</w:delText>
        </w:r>
        <w:r w:rsidDel="00C13530">
          <w:rPr>
            <w:rFonts w:hint="eastAsia"/>
            <w:lang w:eastAsia="ko-KR"/>
          </w:rPr>
          <w:delText>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번역할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동의어에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논의한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기억하십시오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로봇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명령어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말고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다른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동의어도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지원합니다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컴퓨터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전문용어로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동의어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대신에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변수</w:delText>
        </w:r>
        <w:r w:rsidDel="00C13530">
          <w:rPr>
            <w:rFonts w:hint="eastAsia"/>
            <w:lang w:eastAsia="ko-KR"/>
          </w:rPr>
          <w:delText>(variable)</w:delText>
        </w:r>
        <w:r w:rsidDel="00C13530">
          <w:rPr>
            <w:rFonts w:hint="eastAsia"/>
            <w:lang w:eastAsia="ko-KR"/>
          </w:rPr>
          <w:delText>이라고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그래서</w:delText>
        </w:r>
        <w:r w:rsidDel="00C13530">
          <w:rPr>
            <w:rFonts w:hint="eastAsia"/>
            <w:lang w:eastAsia="ko-KR"/>
          </w:rPr>
          <w:delText>, n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변수이고</w:delText>
        </w:r>
        <w:r w:rsidDel="00C13530">
          <w:rPr>
            <w:rFonts w:hint="eastAsia"/>
            <w:lang w:eastAsia="ko-KR"/>
          </w:rPr>
          <w:delText xml:space="preserve">, </w:delText>
        </w:r>
        <w:r w:rsidDel="00C13530">
          <w:rPr>
            <w:rFonts w:hint="eastAsia"/>
            <w:lang w:eastAsia="ko-KR"/>
          </w:rPr>
          <w:delText>변수값은</w:delText>
        </w:r>
        <w:r w:rsidDel="00C13530">
          <w:rPr>
            <w:rFonts w:hint="eastAsia"/>
            <w:lang w:eastAsia="ko-KR"/>
          </w:rPr>
          <w:delText xml:space="preserve"> </w:delText>
        </w:r>
        <w:r w:rsidRPr="007E4B25" w:rsidDel="00C13530">
          <w:rPr>
            <w:lang w:eastAsia="ko-KR"/>
          </w:rPr>
          <w:delText>2147483646</w:delText>
        </w:r>
        <w:r w:rsidDel="00C13530">
          <w:rPr>
            <w:rFonts w:hint="eastAsia"/>
            <w:lang w:eastAsia="ko-KR"/>
          </w:rPr>
          <w:delText>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7E4B25">
      <w:pPr>
        <w:spacing w:before="240"/>
        <w:ind w:left="967"/>
        <w:rPr>
          <w:del w:id="10753" w:author="박윤수" w:date="2014-08-23T00:15:00Z"/>
          <w:lang w:eastAsia="ko-KR"/>
        </w:rPr>
      </w:pPr>
      <w:del w:id="10754" w:author="박윤수" w:date="2014-08-23T00:15:00Z">
        <w:r w:rsidDel="00C13530">
          <w:rPr>
            <w:rFonts w:hint="eastAsia"/>
            <w:lang w:eastAsia="ko-KR"/>
          </w:rPr>
          <w:delText>n+1</w:delText>
        </w:r>
        <w:r w:rsidDel="00C13530">
          <w:rPr>
            <w:rFonts w:hint="eastAsia"/>
            <w:lang w:eastAsia="ko-KR"/>
          </w:rPr>
          <w:delText>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우리가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기대한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것이지만</w:delText>
        </w:r>
        <w:r w:rsidDel="00C13530">
          <w:rPr>
            <w:rFonts w:hint="eastAsia"/>
            <w:lang w:eastAsia="ko-KR"/>
          </w:rPr>
          <w:delText>, n+2</w:delText>
        </w:r>
        <w:r w:rsidDel="00C13530">
          <w:rPr>
            <w:rFonts w:hint="eastAsia"/>
            <w:lang w:eastAsia="ko-KR"/>
          </w:rPr>
          <w:delText>는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끝에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흥미로운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문자</w:delText>
        </w:r>
        <w:r w:rsidDel="00C13530">
          <w:rPr>
            <w:rFonts w:hint="eastAsia"/>
            <w:lang w:eastAsia="ko-KR"/>
          </w:rPr>
          <w:delText xml:space="preserve"> L</w:delText>
        </w:r>
        <w:r w:rsidDel="00C13530">
          <w:rPr>
            <w:rFonts w:hint="eastAsia"/>
            <w:lang w:eastAsia="ko-KR"/>
          </w:rPr>
          <w:delText>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붙어</w:delText>
        </w:r>
        <w:r w:rsidR="00C5453C" w:rsidDel="00C13530">
          <w:rPr>
            <w:rFonts w:hint="eastAsia"/>
            <w:lang w:eastAsia="ko-KR"/>
          </w:rPr>
          <w:delText>있습니다</w:delText>
        </w:r>
        <w:r w:rsidR="00C5453C" w:rsidDel="00C13530">
          <w:rPr>
            <w:rFonts w:hint="eastAsia"/>
            <w:lang w:eastAsia="ko-KR"/>
          </w:rPr>
          <w:delText>.</w:delText>
        </w:r>
        <w:r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이것은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컴퓨터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메모리에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쉽게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표기될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수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없는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긴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정수</w:delText>
        </w:r>
        <w:r w:rsidR="00F82041" w:rsidDel="00C13530">
          <w:rPr>
            <w:rFonts w:hint="eastAsia"/>
            <w:lang w:eastAsia="ko-KR"/>
          </w:rPr>
          <w:delText>(Long Integer )</w:delText>
        </w:r>
        <w:r w:rsidR="00F82041" w:rsidDel="00C13530">
          <w:rPr>
            <w:rFonts w:hint="eastAsia"/>
            <w:lang w:eastAsia="ko-KR"/>
          </w:rPr>
          <w:delText>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알려진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것을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나타냅니다</w:delText>
        </w:r>
        <w:r w:rsidR="00F82041" w:rsidDel="00C13530">
          <w:rPr>
            <w:rFonts w:hint="eastAsia"/>
            <w:lang w:eastAsia="ko-KR"/>
          </w:rPr>
          <w:delText>. 32</w:delText>
        </w:r>
        <w:r w:rsidR="00F82041" w:rsidDel="00C13530">
          <w:rPr>
            <w:rFonts w:hint="eastAsia"/>
            <w:lang w:eastAsia="ko-KR"/>
          </w:rPr>
          <w:delText>비트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중앙처리장치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칩을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가진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컴퓨터에서는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모든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양수가</w:delText>
        </w:r>
        <w:r w:rsidR="00F82041" w:rsidDel="00C13530">
          <w:rPr>
            <w:rFonts w:hint="eastAsia"/>
            <w:lang w:eastAsia="ko-KR"/>
          </w:rPr>
          <w:delText xml:space="preserve"> 31</w:delText>
        </w:r>
        <w:r w:rsidR="00F82041" w:rsidDel="00C13530">
          <w:rPr>
            <w:rFonts w:hint="eastAsia"/>
            <w:lang w:eastAsia="ko-KR"/>
          </w:rPr>
          <w:delText>비트의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다양한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조합으로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표현이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되고</w:delText>
        </w:r>
        <w:r w:rsidR="00F82041" w:rsidDel="00C13530">
          <w:rPr>
            <w:rFonts w:hint="eastAsia"/>
            <w:lang w:eastAsia="ko-KR"/>
          </w:rPr>
          <w:delText xml:space="preserve">, </w:delText>
        </w:r>
        <w:r w:rsidR="00F82041" w:rsidDel="00C13530">
          <w:rPr>
            <w:rFonts w:hint="eastAsia"/>
            <w:lang w:eastAsia="ko-KR"/>
          </w:rPr>
          <w:delText>표현할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수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있는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가장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정수는</w:delText>
        </w:r>
        <w:r w:rsidR="00F82041" w:rsidDel="00C13530">
          <w:rPr>
            <w:rFonts w:hint="eastAsia"/>
            <w:lang w:eastAsia="ko-KR"/>
          </w:rPr>
          <w:delText xml:space="preserve"> 2^31-1=</w:delText>
        </w:r>
        <w:r w:rsidR="00F82041" w:rsidRPr="00F82041" w:rsidDel="00C13530">
          <w:rPr>
            <w:lang w:eastAsia="ko-KR"/>
          </w:rPr>
          <w:delText>2147483647</w:delText>
        </w:r>
        <w:r w:rsidR="00F82041" w:rsidDel="00C13530">
          <w:rPr>
            <w:rFonts w:hint="eastAsia"/>
            <w:lang w:eastAsia="ko-KR"/>
          </w:rPr>
          <w:delText>입니다</w:delText>
        </w:r>
        <w:r w:rsidR="00F82041" w:rsidDel="00C13530">
          <w:rPr>
            <w:rFonts w:hint="eastAsia"/>
            <w:lang w:eastAsia="ko-KR"/>
          </w:rPr>
          <w:delText xml:space="preserve">. </w:delText>
        </w:r>
        <w:r w:rsidR="00F82041" w:rsidDel="00C13530">
          <w:rPr>
            <w:rFonts w:hint="eastAsia"/>
            <w:lang w:eastAsia="ko-KR"/>
          </w:rPr>
          <w:delText>이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보다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숫자에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대해서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수학적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연산을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파이썬에서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수행하려고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하면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고등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기법을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사용해야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합니다</w:delText>
        </w:r>
        <w:r w:rsidR="00F82041" w:rsidDel="00C13530">
          <w:rPr>
            <w:rFonts w:hint="eastAsia"/>
            <w:lang w:eastAsia="ko-KR"/>
          </w:rPr>
          <w:delText xml:space="preserve">. </w:delText>
        </w:r>
        <w:r w:rsidR="00F82041" w:rsidDel="00C13530">
          <w:rPr>
            <w:rFonts w:hint="eastAsia"/>
            <w:lang w:eastAsia="ko-KR"/>
          </w:rPr>
          <w:delText>이런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연산은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속도가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느리며</w:delText>
        </w:r>
        <w:r w:rsidR="00F82041" w:rsidDel="00C13530">
          <w:rPr>
            <w:rFonts w:hint="eastAsia"/>
            <w:lang w:eastAsia="ko-KR"/>
          </w:rPr>
          <w:delText xml:space="preserve">, </w:delText>
        </w:r>
        <w:r w:rsidR="00F82041" w:rsidDel="00C13530">
          <w:rPr>
            <w:rFonts w:hint="eastAsia"/>
            <w:lang w:eastAsia="ko-KR"/>
          </w:rPr>
          <w:delText>파이썬이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숫자의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마지막에</w:delText>
        </w:r>
        <w:r w:rsidR="00F82041" w:rsidDel="00C13530">
          <w:rPr>
            <w:rFonts w:hint="eastAsia"/>
            <w:lang w:eastAsia="ko-KR"/>
          </w:rPr>
          <w:delText xml:space="preserve"> L</w:delText>
        </w:r>
        <w:r w:rsidR="00F82041" w:rsidDel="00C13530">
          <w:rPr>
            <w:rFonts w:hint="eastAsia"/>
            <w:lang w:eastAsia="ko-KR"/>
          </w:rPr>
          <w:delText>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붙여서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여러분에게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상기시켜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줍니다</w:delText>
        </w:r>
        <w:r w:rsidR="00F82041" w:rsidDel="00C13530">
          <w:rPr>
            <w:rFonts w:hint="eastAsia"/>
            <w:lang w:eastAsia="ko-KR"/>
          </w:rPr>
          <w:delText xml:space="preserve">. </w:delText>
        </w:r>
        <w:r w:rsidR="00F82041" w:rsidDel="00C13530">
          <w:rPr>
            <w:rFonts w:hint="eastAsia"/>
            <w:lang w:eastAsia="ko-KR"/>
          </w:rPr>
          <w:delText>꼭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필요하지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않는다면</w:delText>
        </w:r>
        <w:r w:rsidR="00F82041" w:rsidDel="00C13530">
          <w:rPr>
            <w:rFonts w:hint="eastAsia"/>
            <w:lang w:eastAsia="ko-KR"/>
          </w:rPr>
          <w:delText xml:space="preserve">, </w:delText>
        </w:r>
        <w:r w:rsidR="00F82041" w:rsidDel="00C13530">
          <w:rPr>
            <w:rFonts w:hint="eastAsia"/>
            <w:lang w:eastAsia="ko-KR"/>
          </w:rPr>
          <w:delText>매우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수를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사용하는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것을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CB164C" w:rsidDel="00C13530">
          <w:rPr>
            <w:rFonts w:hint="eastAsia"/>
            <w:lang w:eastAsia="ko-KR"/>
          </w:rPr>
          <w:delText>삼가세요</w:delText>
        </w:r>
        <w:r w:rsidR="00F82041"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pStyle w:val="affc"/>
        <w:numPr>
          <w:ilvl w:val="0"/>
          <w:numId w:val="41"/>
        </w:numPr>
        <w:spacing w:before="240"/>
        <w:ind w:leftChars="0"/>
        <w:rPr>
          <w:del w:id="10755" w:author="박윤수" w:date="2014-08-23T00:15:00Z"/>
          <w:b/>
          <w:color w:val="0070C0"/>
          <w:sz w:val="24"/>
          <w:lang w:eastAsia="ko-KR"/>
          <w:rPrChange w:id="10756" w:author="이은정" w:date="2014-08-22T15:41:00Z">
            <w:rPr>
              <w:del w:id="10757" w:author="박윤수" w:date="2014-08-23T00:15:00Z"/>
              <w:b/>
              <w:sz w:val="24"/>
              <w:lang w:eastAsia="ko-KR"/>
            </w:rPr>
          </w:rPrChange>
        </w:rPr>
        <w:pPrChange w:id="10758" w:author="박윤수" w:date="2014-08-23T00:18:00Z">
          <w:pPr>
            <w:pStyle w:val="affc"/>
            <w:numPr>
              <w:numId w:val="41"/>
            </w:numPr>
            <w:spacing w:before="240" w:after="0"/>
            <w:ind w:leftChars="0" w:left="1367" w:hanging="400"/>
          </w:pPr>
        </w:pPrChange>
      </w:pPr>
      <w:del w:id="10759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760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과학적</w:delText>
        </w:r>
        <w:r w:rsidRPr="00E80AEF">
          <w:rPr>
            <w:b/>
            <w:color w:val="0070C0"/>
            <w:sz w:val="24"/>
            <w:lang w:eastAsia="ko-KR"/>
            <w:rPrChange w:id="10761" w:author="이은정" w:date="2014-08-22T15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762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표기법</w:delText>
        </w:r>
      </w:del>
    </w:p>
    <w:p w:rsidR="00CF6B85" w:rsidRDefault="00146022">
      <w:pPr>
        <w:spacing w:before="240"/>
        <w:ind w:left="967"/>
        <w:rPr>
          <w:del w:id="10763" w:author="박윤수" w:date="2014-08-23T00:15:00Z"/>
          <w:lang w:eastAsia="ko-KR"/>
        </w:rPr>
      </w:pPr>
      <w:del w:id="10764" w:author="박윤수" w:date="2014-08-23T00:15:00Z">
        <w:r w:rsidDel="00C13530">
          <w:rPr>
            <w:rFonts w:hint="eastAsia"/>
            <w:lang w:eastAsia="ko-KR"/>
          </w:rPr>
          <w:delText>여러분은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거의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과학적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표기법에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친숙할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것입니다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146022">
      <w:pPr>
        <w:spacing w:before="240"/>
        <w:ind w:left="967"/>
        <w:rPr>
          <w:del w:id="10765" w:author="박윤수" w:date="2014-08-23T00:15:00Z"/>
          <w:lang w:eastAsia="ko-KR"/>
        </w:rPr>
      </w:pPr>
      <m:oMathPara>
        <m:oMath>
          <w:del w:id="10766" w:author="박윤수" w:date="2014-08-23T00:15:00Z"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2000=2×</m:t>
            </m:r>
          </w:del>
          <m:sSup>
            <m:sSupPr>
              <m:ctrlPr>
                <w:del w:id="10767" w:author="박윤수" w:date="2014-08-23T00:15:00Z">
                  <w:rPr>
                    <w:rFonts w:ascii="Cambria Math" w:hAnsi="Cambria Math"/>
                    <w:lang w:eastAsia="ko-KR"/>
                  </w:rPr>
                </w:del>
              </m:ctrlPr>
            </m:sSupPr>
            <m:e>
              <w:del w:id="10768" w:author="박윤수" w:date="2014-08-23T00:15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10</m:t>
                </m:r>
              </w:del>
            </m:e>
            <m:sup>
              <w:del w:id="10769" w:author="박윤수" w:date="2014-08-23T00:15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3</m:t>
                </m:r>
              </w:del>
            </m:sup>
          </m:sSup>
          <w:del w:id="10770" w:author="박윤수" w:date="2014-08-23T00:15:00Z">
            <m:r>
              <m:rPr>
                <m:sty m:val="p"/>
              </m:rPr>
              <w:rPr>
                <w:rFonts w:ascii="Cambria Math" w:hAnsi="Cambria Math"/>
                <w:lang w:eastAsia="ko-KR"/>
              </w:rPr>
              <w:br/>
            </m:r>
          </w:del>
        </m:oMath>
        <m:oMath>
          <w:del w:id="10771" w:author="박윤수" w:date="2014-08-23T00:15:00Z"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0.25=2.5×</m:t>
            </m:r>
          </w:del>
          <m:sSup>
            <m:sSupPr>
              <m:ctrlPr>
                <w:del w:id="10772" w:author="박윤수" w:date="2014-08-23T00:15:00Z">
                  <w:rPr>
                    <w:rFonts w:ascii="Cambria Math" w:hAnsi="Cambria Math"/>
                    <w:lang w:eastAsia="ko-KR"/>
                  </w:rPr>
                </w:del>
              </m:ctrlPr>
            </m:sSupPr>
            <m:e>
              <w:del w:id="10773" w:author="박윤수" w:date="2014-08-23T00:15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10</m:t>
                </m:r>
              </w:del>
            </m:e>
            <m:sup>
              <w:del w:id="10774" w:author="박윤수" w:date="2014-08-23T00:15:00Z"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-1</m:t>
                </m:r>
              </w:del>
            </m:sup>
          </m:sSup>
        </m:oMath>
      </m:oMathPara>
    </w:p>
    <w:p w:rsidR="00CF6B85" w:rsidRDefault="00146022">
      <w:pPr>
        <w:spacing w:before="240"/>
        <w:ind w:left="967"/>
        <w:rPr>
          <w:del w:id="10775" w:author="박윤수" w:date="2014-08-23T00:15:00Z"/>
          <w:lang w:eastAsia="ko-KR"/>
        </w:rPr>
      </w:pPr>
      <w:del w:id="10776" w:author="박윤수" w:date="2014-08-23T00:15:00Z">
        <w:r w:rsidDel="00C13530">
          <w:rPr>
            <w:rFonts w:hint="eastAsia"/>
            <w:lang w:eastAsia="ko-KR"/>
          </w:rPr>
          <w:delText>과학적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표기법은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매우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편리하게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매우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작거나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표기하는데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유용합니다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파이썬으로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과학적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표기법을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있지만</w:delText>
        </w:r>
        <w:r w:rsidDel="00C13530">
          <w:rPr>
            <w:rFonts w:hint="eastAsia"/>
            <w:lang w:eastAsia="ko-KR"/>
          </w:rPr>
          <w:delText xml:space="preserve">, </w:delText>
        </w:r>
        <m:oMath>
          <m:r>
            <m:rPr>
              <m:sty m:val="p"/>
            </m:rPr>
            <w:rPr>
              <w:rFonts w:ascii="Cambria Math" w:hAnsi="Cambria Math"/>
              <w:lang w:eastAsia="ko-KR"/>
            </w:rPr>
            <m:t>×10</m:t>
          </m:r>
        </m:oMath>
        <w:r w:rsidDel="00C13530">
          <w:rPr>
            <w:rFonts w:hint="eastAsia"/>
            <w:lang w:eastAsia="ko-KR"/>
          </w:rPr>
          <w:delText>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나타내기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위해서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문자</w:delText>
        </w:r>
        <w:r w:rsidDel="00C13530">
          <w:rPr>
            <w:rFonts w:hint="eastAsia"/>
            <w:lang w:eastAsia="ko-KR"/>
          </w:rPr>
          <w:delText xml:space="preserve"> E </w:delText>
        </w:r>
        <w:r w:rsidDel="00C13530">
          <w:rPr>
            <w:rFonts w:hint="eastAsia"/>
            <w:lang w:eastAsia="ko-KR"/>
          </w:rPr>
          <w:delText>혹은</w:delText>
        </w:r>
        <w:r w:rsidDel="00C13530">
          <w:rPr>
            <w:rFonts w:hint="eastAsia"/>
            <w:lang w:eastAsia="ko-KR"/>
          </w:rPr>
          <w:delText xml:space="preserve"> e </w:delText>
        </w:r>
        <w:r w:rsidDel="00C13530">
          <w:rPr>
            <w:rFonts w:hint="eastAsia"/>
            <w:lang w:eastAsia="ko-KR"/>
          </w:rPr>
          <w:delText>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사용합니다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000000" w:rsidRDefault="00E80AEF">
      <w:pPr>
        <w:pStyle w:val="affc"/>
        <w:numPr>
          <w:ilvl w:val="0"/>
          <w:numId w:val="41"/>
        </w:numPr>
        <w:spacing w:before="240"/>
        <w:ind w:leftChars="0"/>
        <w:rPr>
          <w:del w:id="10777" w:author="박윤수" w:date="2014-08-23T00:15:00Z"/>
          <w:b/>
          <w:color w:val="0070C0"/>
          <w:sz w:val="24"/>
          <w:lang w:eastAsia="ko-KR"/>
          <w:rPrChange w:id="10778" w:author="이은정" w:date="2014-08-22T15:41:00Z">
            <w:rPr>
              <w:del w:id="10779" w:author="박윤수" w:date="2014-08-23T00:15:00Z"/>
              <w:b/>
              <w:sz w:val="24"/>
              <w:lang w:eastAsia="ko-KR"/>
            </w:rPr>
          </w:rPrChange>
        </w:rPr>
        <w:pPrChange w:id="10780" w:author="박윤수" w:date="2014-08-23T00:18:00Z">
          <w:pPr>
            <w:pStyle w:val="affc"/>
            <w:numPr>
              <w:numId w:val="41"/>
            </w:numPr>
            <w:spacing w:before="240" w:after="0"/>
            <w:ind w:leftChars="0" w:left="1367" w:hanging="400"/>
          </w:pPr>
        </w:pPrChange>
      </w:pPr>
      <w:del w:id="10781" w:author="박윤수" w:date="2014-08-23T00:15:00Z">
        <w:r w:rsidRPr="00E80AEF">
          <w:rPr>
            <w:rFonts w:hint="eastAsia"/>
            <w:b/>
            <w:color w:val="0070C0"/>
            <w:sz w:val="24"/>
            <w:lang w:eastAsia="ko-KR"/>
            <w:rPrChange w:id="10782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다른</w:delText>
        </w:r>
        <w:r w:rsidRPr="00E80AEF">
          <w:rPr>
            <w:b/>
            <w:color w:val="0070C0"/>
            <w:sz w:val="24"/>
            <w:lang w:eastAsia="ko-KR"/>
            <w:rPrChange w:id="10783" w:author="이은정" w:date="2014-08-22T15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784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형식의</w:delText>
        </w:r>
        <w:r w:rsidRPr="00E80AEF">
          <w:rPr>
            <w:b/>
            <w:color w:val="0070C0"/>
            <w:sz w:val="24"/>
            <w:lang w:eastAsia="ko-KR"/>
            <w:rPrChange w:id="10785" w:author="이은정" w:date="2014-08-22T15:41:00Z">
              <w:rPr>
                <w:b/>
                <w:color w:val="0000FF"/>
                <w:sz w:val="24"/>
                <w:u w:val="single"/>
                <w:lang w:eastAsia="ko-KR"/>
              </w:rPr>
            </w:rPrChange>
          </w:rPr>
          <w:delText xml:space="preserve"> </w:delText>
        </w:r>
        <w:r w:rsidRPr="00E80AEF">
          <w:rPr>
            <w:rFonts w:hint="eastAsia"/>
            <w:b/>
            <w:color w:val="0070C0"/>
            <w:sz w:val="24"/>
            <w:lang w:eastAsia="ko-KR"/>
            <w:rPrChange w:id="10786" w:author="이은정" w:date="2014-08-22T15:41:00Z">
              <w:rPr>
                <w:rFonts w:hint="eastAsia"/>
                <w:b/>
                <w:color w:val="0000FF"/>
                <w:sz w:val="24"/>
                <w:u w:val="single"/>
                <w:lang w:eastAsia="ko-KR"/>
              </w:rPr>
            </w:rPrChange>
          </w:rPr>
          <w:delText>숫자</w:delText>
        </w:r>
      </w:del>
    </w:p>
    <w:p w:rsidR="00CF6B85" w:rsidRDefault="00F82041">
      <w:pPr>
        <w:pStyle w:val="affc"/>
        <w:spacing w:before="240"/>
        <w:ind w:left="880"/>
        <w:rPr>
          <w:del w:id="10787" w:author="박윤수" w:date="2014-08-23T00:15:00Z"/>
          <w:lang w:eastAsia="ko-KR"/>
        </w:rPr>
      </w:pPr>
      <w:del w:id="10788" w:author="박윤수" w:date="2014-08-23T00:15:00Z">
        <w:r w:rsidDel="00C13530">
          <w:rPr>
            <w:rFonts w:hint="eastAsia"/>
            <w:lang w:eastAsia="ko-KR"/>
          </w:rPr>
          <w:delText>파이썬을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사용해서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복소수</w:delText>
        </w:r>
        <w:r w:rsidDel="00C13530">
          <w:rPr>
            <w:rFonts w:hint="eastAsia"/>
            <w:lang w:eastAsia="ko-KR"/>
          </w:rPr>
          <w:delText>, 8</w:delText>
        </w:r>
        <w:r w:rsidDel="00C13530">
          <w:rPr>
            <w:rFonts w:hint="eastAsia"/>
            <w:lang w:eastAsia="ko-KR"/>
          </w:rPr>
          <w:delText>진수</w:delText>
        </w:r>
        <w:r w:rsidDel="00C13530">
          <w:rPr>
            <w:rFonts w:hint="eastAsia"/>
            <w:lang w:eastAsia="ko-KR"/>
          </w:rPr>
          <w:delText>, 16</w:delText>
        </w:r>
        <w:r w:rsidDel="00C13530">
          <w:rPr>
            <w:rFonts w:hint="eastAsia"/>
            <w:lang w:eastAsia="ko-KR"/>
          </w:rPr>
          <w:delText>진수를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다룰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수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있습니다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이것들이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무엇인지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모른다고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걱정하지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마세요</w:delText>
        </w:r>
        <w:r w:rsidDel="00C13530">
          <w:rPr>
            <w:rFonts w:hint="eastAsia"/>
            <w:lang w:eastAsia="ko-KR"/>
          </w:rPr>
          <w:delText xml:space="preserve">. </w:delText>
        </w:r>
        <w:r w:rsidDel="00C13530">
          <w:rPr>
            <w:rFonts w:hint="eastAsia"/>
            <w:lang w:eastAsia="ko-KR"/>
          </w:rPr>
          <w:delText>나중에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필요할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때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무엇인지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설명해</w:delText>
        </w:r>
        <w:r w:rsidDel="00C13530">
          <w:rPr>
            <w:rFonts w:hint="eastAsia"/>
            <w:lang w:eastAsia="ko-KR"/>
          </w:rPr>
          <w:delText xml:space="preserve"> </w:delText>
        </w:r>
        <w:r w:rsidDel="00C13530">
          <w:rPr>
            <w:rFonts w:hint="eastAsia"/>
            <w:lang w:eastAsia="ko-KR"/>
          </w:rPr>
          <w:delText>드리겠습니다</w:delText>
        </w:r>
        <w:r w:rsidDel="00C13530">
          <w:rPr>
            <w:rFonts w:hint="eastAsia"/>
            <w:lang w:eastAsia="ko-KR"/>
          </w:rPr>
          <w:delText>.</w:delText>
        </w:r>
      </w:del>
    </w:p>
    <w:p w:rsidR="00CF6B85" w:rsidRDefault="00AF7365">
      <w:pPr>
        <w:jc w:val="center"/>
        <w:rPr>
          <w:del w:id="10789" w:author="박윤수" w:date="2014-08-23T00:15:00Z"/>
          <w:lang w:eastAsia="ko-KR"/>
        </w:rPr>
      </w:pPr>
      <w:del w:id="10790" w:author="박윤수" w:date="2014-08-23T00:15:00Z">
        <w:r>
          <w:rPr>
            <w:noProof/>
            <w:lang w:val="en-US" w:eastAsia="ko-KR"/>
            <w:rPrChange w:id="1079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48" name="그림 14" descr="previou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그림 14" descr="previous.png"/>
                      <pic:cNvPicPr>
                        <a:picLocks noChangeAspect="1" noChangeArrowheads="1"/>
                      </pic:cNvPicPr>
                    </pic:nvPicPr>
                    <pic:blipFill>
                      <a:blip r:embed="rId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F82041" w:rsidRPr="00BC0DF4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반복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피하기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lang w:eastAsia="ko-KR"/>
          </w:rPr>
          <w:delText>–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가져오는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것</w:delText>
        </w:r>
        <w:r w:rsidR="00F82041" w:rsidDel="00C13530">
          <w:rPr>
            <w:rFonts w:hint="eastAsia"/>
            <w:lang w:eastAsia="ko-KR"/>
          </w:rPr>
          <w:delText xml:space="preserve"> -</w:delText>
        </w:r>
        <w:r>
          <w:rPr>
            <w:noProof/>
            <w:lang w:val="en-US" w:eastAsia="ko-KR"/>
            <w:rPrChange w:id="10792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4800" cy="304800"/>
              <wp:effectExtent l="19050" t="0" r="0" b="0"/>
              <wp:docPr id="349" name="그림 15" descr="ho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ome.png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82041" w:rsidDel="00C13530">
          <w:rPr>
            <w:rFonts w:hint="eastAsia"/>
            <w:lang w:eastAsia="ko-KR"/>
          </w:rPr>
          <w:delText xml:space="preserve">- </w:delText>
        </w:r>
        <w:r w:rsidR="00F82041" w:rsidDel="00C13530">
          <w:rPr>
            <w:rFonts w:hint="eastAsia"/>
            <w:lang w:eastAsia="ko-KR"/>
          </w:rPr>
          <w:delText>파이썬은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이미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더하기를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알고</w:delText>
        </w:r>
        <w:r w:rsidR="00F82041" w:rsidDel="00C13530">
          <w:rPr>
            <w:rFonts w:hint="eastAsia"/>
            <w:lang w:eastAsia="ko-KR"/>
          </w:rPr>
          <w:delText xml:space="preserve"> </w:delText>
        </w:r>
        <w:r w:rsidR="00F82041" w:rsidDel="00C13530">
          <w:rPr>
            <w:rFonts w:hint="eastAsia"/>
            <w:lang w:eastAsia="ko-KR"/>
          </w:rPr>
          <w:delText>있어요</w:delText>
        </w:r>
        <w:r>
          <w:rPr>
            <w:noProof/>
            <w:lang w:val="en-US" w:eastAsia="ko-KR"/>
            <w:rPrChange w:id="1079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52400" cy="152400"/>
              <wp:effectExtent l="19050" t="0" r="0" b="0"/>
              <wp:docPr id="350" name="그림 13" descr="nex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ext.png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rPr>
          <w:del w:id="10794" w:author="박윤수" w:date="2014-08-23T00:18:00Z"/>
          <w:rFonts w:asciiTheme="minorEastAsia" w:hAnsiTheme="minorEastAsia"/>
          <w:lang w:eastAsia="ko-KR"/>
        </w:rPr>
      </w:pPr>
    </w:p>
    <w:p w:rsidR="00F423FA" w:rsidRPr="00193803" w:rsidDel="006722B5" w:rsidRDefault="00F423FA" w:rsidP="006722B5">
      <w:pPr>
        <w:rPr>
          <w:del w:id="10795" w:author="박윤수" w:date="2014-08-23T00:18:00Z"/>
          <w:rFonts w:asciiTheme="minorEastAsia" w:hAnsiTheme="minorEastAsia"/>
          <w:lang w:eastAsia="ko-KR"/>
        </w:rPr>
        <w:sectPr w:rsidR="00F423FA" w:rsidRPr="00193803" w:rsidDel="006722B5">
          <w:headerReference w:type="even" r:id="rId208"/>
          <w:headerReference w:type="default" r:id="rId209"/>
          <w:footerReference w:type="default" r:id="rId210"/>
          <w:headerReference w:type="first" r:id="rId211"/>
          <w:pgSz w:w="11906" w:h="16838"/>
          <w:pgMar w:top="1418" w:right="1701" w:bottom="1985" w:left="1701" w:header="709" w:footer="1134" w:gutter="0"/>
          <w:cols w:space="708"/>
          <w:docGrid w:linePitch="360"/>
        </w:sectPr>
      </w:pPr>
    </w:p>
    <w:p w:rsidR="00000000" w:rsidRDefault="00F423FA">
      <w:pPr>
        <w:pStyle w:val="a7"/>
        <w:spacing w:after="240"/>
        <w:rPr>
          <w:del w:id="10798" w:author="박윤수" w:date="2014-08-23T00:16:00Z"/>
          <w:rFonts w:asciiTheme="minorEastAsia" w:hAnsiTheme="minorEastAsia"/>
          <w:lang w:eastAsia="ko-KR"/>
        </w:rPr>
        <w:pPrChange w:id="10799" w:author="박윤수" w:date="2014-08-23T00:18:00Z">
          <w:pPr>
            <w:pStyle w:val="a7"/>
          </w:pPr>
        </w:pPrChange>
      </w:pPr>
      <w:del w:id="10800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>제</w:delText>
        </w:r>
        <w:r w:rsidRPr="00193803" w:rsidDel="00C13530">
          <w:rPr>
            <w:rFonts w:asciiTheme="minorEastAsia" w:hAnsiTheme="minorEastAsia"/>
            <w:lang w:eastAsia="ko-KR"/>
          </w:rPr>
          <w:delText>I</w:delText>
        </w:r>
        <w:r w:rsidDel="00C13530">
          <w:rPr>
            <w:rFonts w:asciiTheme="minorEastAsia" w:hAnsiTheme="minorEastAsia" w:hint="eastAsia"/>
            <w:lang w:eastAsia="ko-KR"/>
          </w:rPr>
          <w:delText>I</w:delText>
        </w:r>
        <w:r w:rsidRPr="00193803" w:rsidDel="00C13530">
          <w:rPr>
            <w:rFonts w:asciiTheme="minorEastAsia" w:hAnsiTheme="minorEastAsia"/>
            <w:lang w:eastAsia="ko-KR"/>
          </w:rPr>
          <w:delText>I</w:delText>
        </w:r>
        <w:r w:rsidDel="00C13530">
          <w:rPr>
            <w:rFonts w:asciiTheme="minorEastAsia" w:hAnsiTheme="minorEastAsia" w:hint="eastAsia"/>
            <w:lang w:eastAsia="ko-KR"/>
          </w:rPr>
          <w:delText xml:space="preserve"> 부</w:delText>
        </w:r>
      </w:del>
    </w:p>
    <w:p w:rsidR="00F423FA" w:rsidRPr="00193803" w:rsidDel="00C13530" w:rsidRDefault="00F423FA" w:rsidP="006722B5">
      <w:pPr>
        <w:pStyle w:val="1"/>
        <w:numPr>
          <w:ilvl w:val="0"/>
          <w:numId w:val="0"/>
        </w:numPr>
        <w:spacing w:after="240"/>
        <w:ind w:left="567"/>
        <w:rPr>
          <w:del w:id="10801" w:author="박윤수" w:date="2014-08-23T00:16:00Z"/>
          <w:rFonts w:asciiTheme="minorEastAsia" w:hAnsiTheme="minorEastAsia"/>
          <w:lang w:eastAsia="ko-KR"/>
        </w:rPr>
        <w:sectPr w:rsidR="00F423FA" w:rsidRPr="00193803" w:rsidDel="00C13530">
          <w:pgSz w:w="11906" w:h="16838" w:code="9"/>
          <w:pgMar w:top="1418" w:right="1701" w:bottom="1985" w:left="1701" w:header="709" w:footer="1134" w:gutter="0"/>
          <w:cols w:space="708"/>
          <w:vAlign w:val="center"/>
          <w:titlePg/>
          <w:docGrid w:linePitch="360"/>
        </w:sectPr>
      </w:pPr>
      <w:del w:id="10802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>RUR-PLE</w:delText>
        </w:r>
      </w:del>
      <w:ins w:id="10803" w:author="이은정" w:date="2014-08-22T10:11:00Z">
        <w:del w:id="10804" w:author="박윤수" w:date="2014-08-23T00:16:00Z">
          <w:r w:rsidR="00E3226E" w:rsidDel="00C13530">
            <w:rPr>
              <w:rFonts w:asciiTheme="minorEastAsia" w:hAnsiTheme="minorEastAsia" w:hint="eastAsia"/>
              <w:lang w:eastAsia="ko-KR"/>
            </w:rPr>
            <w:delText>러플(RUR-PLE)</w:delText>
          </w:r>
        </w:del>
      </w:ins>
      <w:del w:id="10805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 xml:space="preserve"> 사용법</w:delText>
        </w:r>
      </w:del>
    </w:p>
    <w:p w:rsidR="00CF6B85" w:rsidRDefault="00F423FA">
      <w:pPr>
        <w:pStyle w:val="HiddenfromContents"/>
        <w:rPr>
          <w:del w:id="10806" w:author="박윤수" w:date="2014-08-23T00:16:00Z"/>
          <w:rFonts w:asciiTheme="minorEastAsia" w:hAnsiTheme="minorEastAsia"/>
          <w:lang w:eastAsia="ko-KR"/>
        </w:rPr>
      </w:pPr>
      <w:del w:id="10807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>프로그램 및 화면 구성</w:delText>
        </w:r>
      </w:del>
    </w:p>
    <w:p w:rsidR="00000000" w:rsidRDefault="00F423FA">
      <w:pPr>
        <w:pStyle w:val="affc"/>
        <w:numPr>
          <w:ilvl w:val="0"/>
          <w:numId w:val="45"/>
        </w:numPr>
        <w:ind w:leftChars="0"/>
        <w:rPr>
          <w:del w:id="10808" w:author="박윤수" w:date="2014-08-23T00:16:00Z"/>
          <w:rFonts w:asciiTheme="minorEastAsia" w:hAnsiTheme="minorEastAsia"/>
          <w:b/>
          <w:sz w:val="24"/>
          <w:lang w:eastAsia="ko-KR"/>
        </w:rPr>
        <w:pPrChange w:id="10809" w:author="박윤수" w:date="2014-08-23T00:18:00Z">
          <w:pPr>
            <w:pStyle w:val="affc"/>
            <w:numPr>
              <w:numId w:val="45"/>
            </w:numPr>
            <w:spacing w:after="0"/>
            <w:ind w:leftChars="0" w:left="927" w:hanging="360"/>
          </w:pPr>
        </w:pPrChange>
      </w:pPr>
      <w:del w:id="10810" w:author="박윤수" w:date="2014-08-23T00:16:00Z">
        <w:r w:rsidRPr="00F423FA" w:rsidDel="00C13530">
          <w:rPr>
            <w:rFonts w:asciiTheme="minorEastAsia" w:hAnsiTheme="minorEastAsia" w:hint="eastAsia"/>
            <w:b/>
            <w:sz w:val="24"/>
            <w:lang w:eastAsia="ko-KR"/>
          </w:rPr>
          <w:delText>프로그램 구성</w:delText>
        </w:r>
      </w:del>
    </w:p>
    <w:p w:rsidR="00000000" w:rsidRDefault="00AF7365">
      <w:pPr>
        <w:rPr>
          <w:del w:id="10811" w:author="박윤수" w:date="2014-08-23T00:16:00Z"/>
          <w:rFonts w:asciiTheme="minorEastAsia" w:hAnsiTheme="minorEastAsia"/>
          <w:lang w:eastAsia="ko-KR"/>
        </w:rPr>
        <w:pPrChange w:id="10812" w:author="박윤수" w:date="2014-08-23T00:18:00Z">
          <w:pPr>
            <w:spacing w:after="0"/>
          </w:pPr>
        </w:pPrChange>
      </w:pPr>
      <w:del w:id="10813" w:author="박윤수" w:date="2014-08-23T00:16:00Z">
        <w:r>
          <w:rPr>
            <w:rFonts w:asciiTheme="minorEastAsia" w:hAnsiTheme="minorEastAsia"/>
            <w:noProof/>
            <w:lang w:val="en-US" w:eastAsia="ko-KR"/>
            <w:rPrChange w:id="10814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416560</wp:posOffset>
              </wp:positionH>
              <wp:positionV relativeFrom="line">
                <wp:posOffset>360045</wp:posOffset>
              </wp:positionV>
              <wp:extent cx="4933315" cy="807720"/>
              <wp:effectExtent l="19050" t="0" r="635" b="0"/>
              <wp:wrapTopAndBottom/>
              <wp:docPr id="364" name="_x113726488" descr="EMB000005c0753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13726488" descr="EMB000005c0753a"/>
                      <pic:cNvPicPr>
                        <a:picLocks noChangeAspect="1" noChangeArrowheads="1"/>
                      </pic:cNvPicPr>
                    </pic:nvPicPr>
                    <pic:blipFill>
                      <a:blip r:embed="rId33"/>
                      <a:srcRect t="156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33315" cy="8077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F423FA" w:rsidRPr="00F423FA" w:rsidDel="00C13530">
          <w:rPr>
            <w:rFonts w:asciiTheme="minorEastAsia" w:hAnsiTheme="minorEastAsia" w:hint="eastAsia"/>
            <w:lang w:eastAsia="ko-KR"/>
          </w:rPr>
          <w:delText>RUR-PLE</w:delText>
        </w:r>
      </w:del>
      <w:ins w:id="10815" w:author="이은정" w:date="2014-08-22T10:11:00Z">
        <w:del w:id="10816" w:author="박윤수" w:date="2014-08-23T00:16:00Z">
          <w:r w:rsidR="00E3226E" w:rsidDel="00C13530">
            <w:rPr>
              <w:rFonts w:asciiTheme="minorEastAsia" w:hAnsiTheme="minorEastAsia" w:hint="eastAsia"/>
              <w:lang w:eastAsia="ko-KR"/>
            </w:rPr>
            <w:delText>러플(RUR-PLE)</w:delText>
          </w:r>
        </w:del>
      </w:ins>
      <w:del w:id="10817" w:author="박윤수" w:date="2014-08-23T00:16:00Z">
        <w:r w:rsidR="00F423FA" w:rsidRPr="00F423FA" w:rsidDel="00C13530">
          <w:rPr>
            <w:rFonts w:asciiTheme="minorEastAsia" w:hAnsiTheme="minorEastAsia" w:hint="eastAsia"/>
            <w:lang w:eastAsia="ko-KR"/>
          </w:rPr>
          <w:delText xml:space="preserve">은 4개의 탭으로 구성되어 있으며 각각의 텝은 </w:delText>
        </w:r>
      </w:del>
      <w:ins w:id="10818" w:author="이은정" w:date="2014-08-22T15:42:00Z">
        <w:del w:id="10819" w:author="박윤수" w:date="2014-08-23T00:16:00Z">
          <w:r w:rsidR="00DA0997" w:rsidDel="00C13530">
            <w:rPr>
              <w:rFonts w:asciiTheme="minorEastAsia" w:hAnsiTheme="minorEastAsia" w:hint="eastAsia"/>
              <w:lang w:eastAsia="ko-KR"/>
            </w:rPr>
            <w:delText>탭</w:delText>
          </w:r>
          <w:r w:rsidR="00DA0997" w:rsidRPr="00F423FA" w:rsidDel="00C13530">
            <w:rPr>
              <w:rFonts w:asciiTheme="minorEastAsia" w:hAnsiTheme="minorEastAsia" w:hint="eastAsia"/>
              <w:lang w:eastAsia="ko-KR"/>
            </w:rPr>
            <w:delText xml:space="preserve">은 </w:delText>
          </w:r>
        </w:del>
      </w:ins>
      <w:del w:id="10820" w:author="박윤수" w:date="2014-08-23T00:16:00Z">
        <w:r w:rsidR="00F423FA" w:rsidRPr="00F423FA" w:rsidDel="00C13530">
          <w:rPr>
            <w:rFonts w:asciiTheme="minorEastAsia" w:hAnsiTheme="minorEastAsia" w:hint="eastAsia"/>
            <w:lang w:eastAsia="ko-KR"/>
          </w:rPr>
          <w:delText xml:space="preserve">다음과 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>같습니다.</w:delText>
        </w:r>
      </w:del>
    </w:p>
    <w:p w:rsidR="00000000" w:rsidRDefault="00AF7365">
      <w:pPr>
        <w:pStyle w:val="affe"/>
        <w:snapToGrid/>
        <w:spacing w:after="240"/>
        <w:rPr>
          <w:del w:id="10821" w:author="박윤수" w:date="2014-08-23T00:16:00Z"/>
        </w:rPr>
        <w:pPrChange w:id="10822" w:author="박윤수" w:date="2014-08-23T00:18:00Z">
          <w:pPr>
            <w:pStyle w:val="affe"/>
            <w:snapToGrid/>
          </w:pPr>
        </w:pPrChange>
      </w:pPr>
    </w:p>
    <w:p w:rsidR="00000000" w:rsidRDefault="00F423FA">
      <w:pPr>
        <w:pStyle w:val="affc"/>
        <w:numPr>
          <w:ilvl w:val="0"/>
          <w:numId w:val="44"/>
        </w:numPr>
        <w:ind w:leftChars="0"/>
        <w:rPr>
          <w:del w:id="10823" w:author="박윤수" w:date="2014-08-23T00:16:00Z"/>
          <w:rFonts w:asciiTheme="minorEastAsia" w:hAnsiTheme="minorEastAsia"/>
          <w:lang w:eastAsia="ko-KR"/>
        </w:rPr>
        <w:pPrChange w:id="10824" w:author="박윤수" w:date="2014-08-23T00:18:00Z">
          <w:pPr>
            <w:pStyle w:val="affc"/>
            <w:numPr>
              <w:numId w:val="44"/>
            </w:numPr>
            <w:spacing w:after="0"/>
            <w:ind w:leftChars="0" w:left="1120" w:hanging="400"/>
          </w:pPr>
        </w:pPrChange>
      </w:pPr>
      <w:del w:id="10825" w:author="박윤수" w:date="2014-08-23T00:16:00Z">
        <w:r w:rsidRPr="00F423FA" w:rsidDel="00C13530">
          <w:rPr>
            <w:rFonts w:asciiTheme="minorEastAsia" w:hAnsiTheme="minorEastAsia" w:hint="eastAsia"/>
            <w:lang w:eastAsia="ko-KR"/>
          </w:rPr>
          <w:delText>RUR: Read and Learn(튜토리얼)</w:delText>
        </w:r>
      </w:del>
    </w:p>
    <w:p w:rsidR="00000000" w:rsidRDefault="00F423FA">
      <w:pPr>
        <w:pStyle w:val="affc"/>
        <w:numPr>
          <w:ilvl w:val="0"/>
          <w:numId w:val="44"/>
        </w:numPr>
        <w:ind w:leftChars="0"/>
        <w:rPr>
          <w:del w:id="10826" w:author="박윤수" w:date="2014-08-23T00:16:00Z"/>
          <w:rFonts w:asciiTheme="minorEastAsia" w:hAnsiTheme="minorEastAsia"/>
          <w:lang w:eastAsia="ko-KR"/>
        </w:rPr>
        <w:pPrChange w:id="10827" w:author="박윤수" w:date="2014-08-23T00:18:00Z">
          <w:pPr>
            <w:pStyle w:val="affc"/>
            <w:numPr>
              <w:numId w:val="44"/>
            </w:numPr>
            <w:spacing w:after="0"/>
            <w:ind w:leftChars="0" w:left="1120" w:hanging="400"/>
          </w:pPr>
        </w:pPrChange>
      </w:pPr>
      <w:del w:id="10828" w:author="박윤수" w:date="2014-08-23T00:16:00Z">
        <w:r w:rsidRPr="00F423FA" w:rsidDel="00C13530">
          <w:rPr>
            <w:rFonts w:asciiTheme="minorEastAsia" w:hAnsiTheme="minorEastAsia" w:hint="eastAsia"/>
            <w:lang w:eastAsia="ko-KR"/>
          </w:rPr>
          <w:delText>Robot: Code and Learn(로봇을 이용한 프로그래밍 학습 환경)</w:delText>
        </w:r>
      </w:del>
    </w:p>
    <w:p w:rsidR="00000000" w:rsidRDefault="00F423FA">
      <w:pPr>
        <w:pStyle w:val="affc"/>
        <w:numPr>
          <w:ilvl w:val="0"/>
          <w:numId w:val="44"/>
        </w:numPr>
        <w:ind w:leftChars="0"/>
        <w:rPr>
          <w:del w:id="10829" w:author="박윤수" w:date="2014-08-23T00:16:00Z"/>
          <w:rFonts w:asciiTheme="minorEastAsia" w:hAnsiTheme="minorEastAsia"/>
          <w:lang w:eastAsia="ko-KR"/>
        </w:rPr>
        <w:pPrChange w:id="10830" w:author="박윤수" w:date="2014-08-23T00:18:00Z">
          <w:pPr>
            <w:pStyle w:val="affc"/>
            <w:numPr>
              <w:numId w:val="44"/>
            </w:numPr>
            <w:spacing w:after="0"/>
            <w:ind w:leftChars="0" w:left="1120" w:hanging="400"/>
          </w:pPr>
        </w:pPrChange>
      </w:pPr>
      <w:del w:id="10831" w:author="박윤수" w:date="2014-08-23T00:16:00Z">
        <w:r w:rsidRPr="00F423FA" w:rsidDel="00C13530">
          <w:rPr>
            <w:rFonts w:asciiTheme="minorEastAsia" w:hAnsiTheme="minorEastAsia" w:hint="eastAsia"/>
            <w:lang w:eastAsia="ko-KR"/>
          </w:rPr>
          <w:delText>Python: Code and Learn(파이썬 쉘)</w:delText>
        </w:r>
      </w:del>
    </w:p>
    <w:p w:rsidR="00000000" w:rsidRDefault="00F423FA">
      <w:pPr>
        <w:pStyle w:val="affc"/>
        <w:numPr>
          <w:ilvl w:val="0"/>
          <w:numId w:val="44"/>
        </w:numPr>
        <w:ind w:leftChars="0"/>
        <w:rPr>
          <w:del w:id="10832" w:author="박윤수" w:date="2014-08-23T00:16:00Z"/>
          <w:rFonts w:asciiTheme="minorEastAsia" w:hAnsiTheme="minorEastAsia"/>
          <w:lang w:eastAsia="ko-KR"/>
        </w:rPr>
        <w:pPrChange w:id="10833" w:author="박윤수" w:date="2014-08-23T00:18:00Z">
          <w:pPr>
            <w:pStyle w:val="affc"/>
            <w:numPr>
              <w:numId w:val="44"/>
            </w:numPr>
            <w:spacing w:after="0"/>
            <w:ind w:leftChars="0" w:left="1120" w:hanging="400"/>
          </w:pPr>
        </w:pPrChange>
      </w:pPr>
      <w:del w:id="10834" w:author="박윤수" w:date="2014-08-23T00:16:00Z">
        <w:r w:rsidRPr="00F423FA" w:rsidDel="00C13530">
          <w:rPr>
            <w:rFonts w:asciiTheme="minorEastAsia" w:hAnsiTheme="minorEastAsia" w:hint="eastAsia"/>
            <w:lang w:eastAsia="ko-KR"/>
          </w:rPr>
          <w:delText>Python: Simple editor(파이썬 에디터)</w:delText>
        </w:r>
      </w:del>
    </w:p>
    <w:p w:rsidR="00000000" w:rsidRDefault="00AF7365">
      <w:pPr>
        <w:rPr>
          <w:del w:id="10835" w:author="박윤수" w:date="2014-08-23T00:16:00Z"/>
          <w:rFonts w:asciiTheme="minorEastAsia" w:hAnsiTheme="minorEastAsia"/>
          <w:lang w:eastAsia="ko-KR"/>
        </w:rPr>
        <w:pPrChange w:id="10836" w:author="박윤수" w:date="2014-08-23T00:18:00Z">
          <w:pPr>
            <w:spacing w:after="0"/>
          </w:pPr>
        </w:pPrChange>
      </w:pPr>
    </w:p>
    <w:p w:rsidR="00000000" w:rsidRDefault="00F423FA">
      <w:pPr>
        <w:rPr>
          <w:del w:id="10837" w:author="박윤수" w:date="2014-08-23T00:16:00Z"/>
          <w:rFonts w:asciiTheme="minorEastAsia" w:hAnsiTheme="minorEastAsia"/>
          <w:lang w:eastAsia="ko-KR"/>
        </w:rPr>
        <w:pPrChange w:id="10838" w:author="박윤수" w:date="2014-08-23T00:18:00Z">
          <w:pPr>
            <w:spacing w:after="0"/>
          </w:pPr>
        </w:pPrChange>
      </w:pPr>
      <w:del w:id="10839" w:author="박윤수" w:date="2014-08-23T00:16:00Z">
        <w:r w:rsidRPr="00F423FA" w:rsidDel="00C13530">
          <w:rPr>
            <w:rFonts w:asciiTheme="minorEastAsia" w:hAnsiTheme="minorEastAsia" w:hint="eastAsia"/>
            <w:lang w:eastAsia="ko-KR"/>
          </w:rPr>
          <w:delText>본 교재는 4가지 탭에서 2번째 탭인 Robot을 이용한 프로그래밍 학습에 중점을 둔다.</w:delText>
        </w:r>
      </w:del>
    </w:p>
    <w:p w:rsidR="00000000" w:rsidRDefault="00AF7365">
      <w:pPr>
        <w:rPr>
          <w:del w:id="10840" w:author="박윤수" w:date="2014-08-23T00:16:00Z"/>
          <w:rFonts w:asciiTheme="minorEastAsia" w:hAnsiTheme="minorEastAsia"/>
          <w:lang w:eastAsia="ko-KR"/>
        </w:rPr>
        <w:pPrChange w:id="10841" w:author="박윤수" w:date="2014-08-23T00:18:00Z">
          <w:pPr>
            <w:spacing w:after="0"/>
          </w:pPr>
        </w:pPrChange>
      </w:pPr>
    </w:p>
    <w:p w:rsidR="00000000" w:rsidRDefault="00F423FA">
      <w:pPr>
        <w:pStyle w:val="affc"/>
        <w:numPr>
          <w:ilvl w:val="0"/>
          <w:numId w:val="45"/>
        </w:numPr>
        <w:ind w:leftChars="0"/>
        <w:rPr>
          <w:del w:id="10842" w:author="박윤수" w:date="2014-08-23T00:16:00Z"/>
          <w:rFonts w:asciiTheme="minorEastAsia" w:hAnsiTheme="minorEastAsia"/>
          <w:b/>
          <w:sz w:val="24"/>
          <w:lang w:eastAsia="ko-KR"/>
        </w:rPr>
        <w:pPrChange w:id="10843" w:author="박윤수" w:date="2014-08-23T00:18:00Z">
          <w:pPr>
            <w:pStyle w:val="affc"/>
            <w:numPr>
              <w:numId w:val="45"/>
            </w:numPr>
            <w:spacing w:after="0"/>
            <w:ind w:leftChars="0" w:left="927" w:hanging="360"/>
          </w:pPr>
        </w:pPrChange>
      </w:pPr>
      <w:del w:id="10844" w:author="박윤수" w:date="2014-08-23T00:16:00Z">
        <w:r w:rsidRPr="00F423FA" w:rsidDel="00C13530">
          <w:rPr>
            <w:rFonts w:asciiTheme="minorEastAsia" w:hAnsiTheme="minorEastAsia" w:hint="eastAsia"/>
            <w:b/>
            <w:sz w:val="24"/>
            <w:lang w:eastAsia="ko-KR"/>
          </w:rPr>
          <w:delText>화면 구성</w:delText>
        </w:r>
      </w:del>
    </w:p>
    <w:p w:rsidR="00000000" w:rsidRDefault="00A80FF1">
      <w:pPr>
        <w:pStyle w:val="affc"/>
        <w:numPr>
          <w:ilvl w:val="0"/>
          <w:numId w:val="46"/>
        </w:numPr>
        <w:ind w:leftChars="0"/>
        <w:rPr>
          <w:del w:id="10845" w:author="박윤수" w:date="2014-08-23T00:16:00Z"/>
          <w:rFonts w:asciiTheme="minorEastAsia" w:hAnsiTheme="minorEastAsia"/>
          <w:lang w:eastAsia="ko-KR"/>
        </w:rPr>
        <w:pPrChange w:id="10846" w:author="박윤수" w:date="2014-08-23T00:18:00Z">
          <w:pPr>
            <w:pStyle w:val="affc"/>
            <w:numPr>
              <w:numId w:val="46"/>
            </w:numPr>
            <w:spacing w:after="0"/>
            <w:ind w:leftChars="0" w:left="927" w:hanging="360"/>
          </w:pPr>
        </w:pPrChange>
      </w:pPr>
      <w:del w:id="10847" w:author="박윤수" w:date="2014-08-23T00:16:00Z">
        <w:r w:rsidRPr="00A80FF1" w:rsidDel="00C13530">
          <w:rPr>
            <w:rFonts w:asciiTheme="minorEastAsia" w:hAnsiTheme="minorEastAsia" w:hint="eastAsia"/>
            <w:lang w:eastAsia="ko-KR"/>
          </w:rPr>
          <w:delText>화면 구성</w:delText>
        </w:r>
      </w:del>
    </w:p>
    <w:p w:rsidR="00000000" w:rsidRDefault="00A80FF1">
      <w:pPr>
        <w:rPr>
          <w:del w:id="10848" w:author="박윤수" w:date="2014-08-23T00:16:00Z"/>
          <w:rFonts w:asciiTheme="minorEastAsia" w:hAnsiTheme="minorEastAsia"/>
          <w:lang w:val="en-US" w:eastAsia="ko-KR"/>
        </w:rPr>
        <w:pPrChange w:id="10849" w:author="박윤수" w:date="2014-08-23T00:18:00Z">
          <w:pPr>
            <w:spacing w:after="0"/>
          </w:pPr>
        </w:pPrChange>
      </w:pPr>
      <w:del w:id="10850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① Menu : 코드파일 및 월드파일 열기, 저장, 실행 등의 메뉴버튼</w:delText>
        </w:r>
      </w:del>
    </w:p>
    <w:p w:rsidR="00000000" w:rsidRDefault="00A80FF1">
      <w:pPr>
        <w:rPr>
          <w:del w:id="10851" w:author="박윤수" w:date="2014-08-23T00:16:00Z"/>
          <w:rFonts w:asciiTheme="minorEastAsia" w:hAnsiTheme="minorEastAsia"/>
          <w:lang w:val="en-US" w:eastAsia="ko-KR"/>
        </w:rPr>
        <w:pPrChange w:id="10852" w:author="박윤수" w:date="2014-08-23T00:18:00Z">
          <w:pPr>
            <w:spacing w:after="0"/>
          </w:pPr>
        </w:pPrChange>
      </w:pPr>
      <w:del w:id="10853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② Code : 리봇이</w:delText>
        </w:r>
      </w:del>
      <w:ins w:id="10854" w:author="이은정" w:date="2014-08-22T10:42:00Z">
        <w:del w:id="10855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가</w:delText>
          </w:r>
        </w:del>
      </w:ins>
      <w:del w:id="10856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 xml:space="preserve"> 동작할 명령을 입력하는 부분</w:delText>
        </w:r>
      </w:del>
    </w:p>
    <w:p w:rsidR="00000000" w:rsidRDefault="00A80FF1">
      <w:pPr>
        <w:rPr>
          <w:del w:id="10857" w:author="박윤수" w:date="2014-08-23T00:16:00Z"/>
          <w:rFonts w:asciiTheme="minorEastAsia" w:hAnsiTheme="minorEastAsia"/>
          <w:lang w:val="en-US" w:eastAsia="ko-KR"/>
        </w:rPr>
        <w:pPrChange w:id="10858" w:author="박윤수" w:date="2014-08-23T00:18:00Z">
          <w:pPr>
            <w:spacing w:after="0"/>
          </w:pPr>
        </w:pPrChange>
      </w:pPr>
      <w:del w:id="10859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③ World : 리봇이</w:delText>
        </w:r>
      </w:del>
      <w:ins w:id="10860" w:author="이은정" w:date="2014-08-22T10:42:00Z">
        <w:del w:id="10861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가</w:delText>
          </w:r>
        </w:del>
      </w:ins>
      <w:del w:id="10862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 xml:space="preserve"> 움직일 가상의 공간</w:delText>
        </w:r>
      </w:del>
    </w:p>
    <w:p w:rsidR="00000000" w:rsidRDefault="00A80FF1">
      <w:pPr>
        <w:rPr>
          <w:del w:id="10863" w:author="박윤수" w:date="2014-08-23T00:16:00Z"/>
          <w:rFonts w:asciiTheme="minorEastAsia" w:hAnsiTheme="minorEastAsia"/>
          <w:lang w:val="en-US" w:eastAsia="ko-KR"/>
        </w:rPr>
        <w:pPrChange w:id="10864" w:author="박윤수" w:date="2014-08-23T00:18:00Z">
          <w:pPr>
            <w:spacing w:after="0"/>
          </w:pPr>
        </w:pPrChange>
      </w:pPr>
      <w:del w:id="10865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④ Output: 데이터를 출력할 수 있는 부분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0866" w:author="박윤수" w:date="2014-08-23T00:16:00Z"/>
        </w:rPr>
        <w:pPrChange w:id="10867" w:author="박윤수" w:date="2014-08-23T00:18:00Z">
          <w:pPr>
            <w:pStyle w:val="affe"/>
            <w:snapToGrid/>
            <w:jc w:val="center"/>
          </w:pPr>
        </w:pPrChange>
      </w:pPr>
      <w:del w:id="10868" w:author="박윤수" w:date="2014-08-23T00:16:00Z">
        <w:r>
          <w:rPr>
            <w:noProof/>
            <w:rPrChange w:id="1086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506833" cy="3817089"/>
              <wp:effectExtent l="19050" t="0" r="8017" b="0"/>
              <wp:docPr id="366" name="_x160302736" descr="EMB000005c075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2736" descr="EMB000005c07542"/>
                      <pic:cNvPicPr>
                        <a:picLocks noChangeAspect="1" noChangeArrowheads="1"/>
                      </pic:cNvPicPr>
                    </pic:nvPicPr>
                    <pic:blipFill>
                      <a:blip r:embed="rId3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06514" cy="381681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0870" w:author="박윤수" w:date="2014-08-23T00:16:00Z"/>
          <w:rFonts w:asciiTheme="minorEastAsia" w:hAnsiTheme="minorEastAsia"/>
          <w:lang w:val="en-US" w:eastAsia="ko-KR"/>
        </w:rPr>
        <w:pPrChange w:id="10871" w:author="박윤수" w:date="2014-08-23T00:18:00Z">
          <w:pPr>
            <w:spacing w:after="0"/>
          </w:pPr>
        </w:pPrChange>
      </w:pPr>
    </w:p>
    <w:p w:rsidR="00000000" w:rsidRDefault="00A80FF1">
      <w:pPr>
        <w:pStyle w:val="affc"/>
        <w:numPr>
          <w:ilvl w:val="0"/>
          <w:numId w:val="46"/>
        </w:numPr>
        <w:ind w:leftChars="0"/>
        <w:rPr>
          <w:del w:id="10872" w:author="박윤수" w:date="2014-08-23T00:16:00Z"/>
          <w:rFonts w:asciiTheme="minorEastAsia" w:hAnsiTheme="minorEastAsia"/>
          <w:lang w:eastAsia="ko-KR"/>
        </w:rPr>
        <w:pPrChange w:id="10873" w:author="박윤수" w:date="2014-08-23T00:18:00Z">
          <w:pPr>
            <w:pStyle w:val="affc"/>
            <w:numPr>
              <w:numId w:val="46"/>
            </w:numPr>
            <w:spacing w:after="0"/>
            <w:ind w:leftChars="0" w:left="927" w:hanging="360"/>
          </w:pPr>
        </w:pPrChange>
      </w:pPr>
      <w:del w:id="10874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>메뉴 구성</w:delText>
        </w:r>
      </w:del>
    </w:p>
    <w:p w:rsidR="00000000" w:rsidRDefault="00AF7365">
      <w:pPr>
        <w:pStyle w:val="affe"/>
        <w:snapToGrid/>
        <w:spacing w:after="240"/>
        <w:ind w:left="927"/>
        <w:rPr>
          <w:del w:id="10875" w:author="박윤수" w:date="2014-08-23T00:16:00Z"/>
        </w:rPr>
        <w:pPrChange w:id="10876" w:author="박윤수" w:date="2014-08-23T00:18:00Z">
          <w:pPr>
            <w:pStyle w:val="affe"/>
            <w:snapToGrid/>
            <w:ind w:left="927"/>
          </w:pPr>
        </w:pPrChange>
      </w:pPr>
      <w:del w:id="10877" w:author="박윤수" w:date="2014-08-23T00:16:00Z">
        <w:r>
          <w:rPr>
            <w:noProof/>
            <w:rPrChange w:id="1087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933315" cy="999490"/>
              <wp:effectExtent l="19050" t="0" r="635" b="0"/>
              <wp:docPr id="365" name="_x160070792" descr="EMB000005c0753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70792" descr="EMB000005c0753f"/>
                      <pic:cNvPicPr>
                        <a:picLocks noChangeAspect="1" noChangeArrowheads="1"/>
                      </pic:cNvPicPr>
                    </pic:nvPicPr>
                    <pic:blipFill>
                      <a:blip r:embed="rId35"/>
                      <a:srcRect t="7332" b="727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33315" cy="9994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0879" w:author="박윤수" w:date="2014-08-23T00:16:00Z"/>
          <w:rFonts w:asciiTheme="minorEastAsia" w:hAnsiTheme="minorEastAsia"/>
          <w:lang w:eastAsia="ko-KR"/>
        </w:rPr>
        <w:pPrChange w:id="10880" w:author="박윤수" w:date="2014-08-23T00:18:00Z">
          <w:pPr>
            <w:spacing w:after="0"/>
          </w:pPr>
        </w:pPrChange>
      </w:pPr>
    </w:p>
    <w:p w:rsidR="00CF6B85" w:rsidRDefault="00A80FF1">
      <w:pPr>
        <w:pStyle w:val="HiddenfromContents"/>
        <w:pageBreakBefore/>
        <w:rPr>
          <w:del w:id="10881" w:author="박윤수" w:date="2014-08-23T00:16:00Z"/>
          <w:rFonts w:asciiTheme="minorEastAsia" w:hAnsiTheme="minorEastAsia"/>
          <w:lang w:eastAsia="ko-KR"/>
        </w:rPr>
      </w:pPr>
      <w:del w:id="10882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>기본 명령</w:delText>
        </w:r>
      </w:del>
    </w:p>
    <w:p w:rsidR="00000000" w:rsidRDefault="00A80FF1">
      <w:pPr>
        <w:pStyle w:val="affc"/>
        <w:numPr>
          <w:ilvl w:val="0"/>
          <w:numId w:val="47"/>
        </w:numPr>
        <w:ind w:leftChars="0"/>
        <w:rPr>
          <w:del w:id="10883" w:author="박윤수" w:date="2014-08-23T00:16:00Z"/>
          <w:rFonts w:asciiTheme="minorEastAsia" w:hAnsiTheme="minorEastAsia"/>
          <w:b/>
          <w:sz w:val="24"/>
          <w:lang w:eastAsia="ko-KR"/>
        </w:rPr>
        <w:pPrChange w:id="10884" w:author="박윤수" w:date="2014-08-23T00:18:00Z">
          <w:pPr>
            <w:pStyle w:val="affc"/>
            <w:numPr>
              <w:numId w:val="47"/>
            </w:numPr>
            <w:spacing w:after="0"/>
            <w:ind w:leftChars="0" w:left="927" w:hanging="360"/>
          </w:pPr>
        </w:pPrChange>
      </w:pPr>
      <w:del w:id="10885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수동 조작</w:delText>
        </w:r>
      </w:del>
    </w:p>
    <w:p w:rsidR="00000000" w:rsidRDefault="00A80FF1">
      <w:pPr>
        <w:rPr>
          <w:del w:id="10886" w:author="박윤수" w:date="2014-08-23T00:16:00Z"/>
          <w:rFonts w:asciiTheme="minorEastAsia" w:hAnsiTheme="minorEastAsia"/>
          <w:lang w:eastAsia="ko-KR"/>
        </w:rPr>
        <w:pPrChange w:id="10887" w:author="박윤수" w:date="2014-08-23T00:18:00Z">
          <w:pPr>
            <w:spacing w:after="0"/>
          </w:pPr>
        </w:pPrChange>
      </w:pPr>
      <w:del w:id="10888" w:author="박윤수" w:date="2014-08-23T00:16:00Z">
        <w:r w:rsidRPr="00A80FF1" w:rsidDel="00C13530">
          <w:rPr>
            <w:rFonts w:asciiTheme="minorEastAsia" w:hAnsiTheme="minorEastAsia" w:hint="eastAsia"/>
            <w:lang w:eastAsia="ko-KR"/>
          </w:rPr>
          <w:delText>키보드의 방향키를 이용하여 리봇을</w:delText>
        </w:r>
      </w:del>
      <w:ins w:id="10889" w:author="이은정" w:date="2014-08-22T10:42:00Z">
        <w:del w:id="10890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eastAsia="ko-KR"/>
            </w:rPr>
            <w:delText>를</w:delText>
          </w:r>
        </w:del>
      </w:ins>
      <w:del w:id="10891" w:author="박윤수" w:date="2014-08-23T00:16:00Z">
        <w:r w:rsidRPr="00A80FF1" w:rsidDel="00C13530">
          <w:rPr>
            <w:rFonts w:asciiTheme="minorEastAsia" w:hAnsiTheme="minorEastAsia" w:hint="eastAsia"/>
            <w:lang w:eastAsia="ko-KR"/>
          </w:rPr>
          <w:delText xml:space="preserve"> 이동시킬 수 </w:delText>
        </w:r>
        <w:r w:rsidR="00C5453C" w:rsidDel="00C13530">
          <w:rPr>
            <w:rFonts w:asciiTheme="minorEastAsia" w:hAnsiTheme="minorEastAsia" w:hint="eastAsia"/>
            <w:lang w:eastAsia="ko-KR"/>
          </w:rPr>
          <w:delText>있습니다.</w:delText>
        </w:r>
      </w:del>
    </w:p>
    <w:p w:rsidR="00000000" w:rsidRDefault="00A80FF1">
      <w:pPr>
        <w:rPr>
          <w:del w:id="10892" w:author="박윤수" w:date="2014-08-23T00:16:00Z"/>
          <w:rFonts w:asciiTheme="minorEastAsia" w:hAnsiTheme="minorEastAsia"/>
          <w:lang w:eastAsia="ko-KR"/>
        </w:rPr>
        <w:pPrChange w:id="10893" w:author="박윤수" w:date="2014-08-23T00:18:00Z">
          <w:pPr>
            <w:spacing w:after="0"/>
          </w:pPr>
        </w:pPrChange>
      </w:pPr>
      <w:del w:id="10894" w:author="박윤수" w:date="2014-08-23T00:16:00Z">
        <w:r w:rsidRPr="00A80FF1" w:rsidDel="00C13530">
          <w:rPr>
            <w:rFonts w:asciiTheme="minorEastAsia" w:hAnsiTheme="minorEastAsia" w:hint="eastAsia"/>
            <w:lang w:eastAsia="ko-KR"/>
          </w:rPr>
          <w:delText xml:space="preserve">방향키는 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←, ↑</w:delText>
        </w:r>
        <w:r w:rsidRPr="00A80FF1" w:rsidDel="00C13530">
          <w:rPr>
            <w:rFonts w:asciiTheme="minorEastAsia" w:hAnsiTheme="minorEastAsia" w:hint="eastAsia"/>
            <w:lang w:eastAsia="ko-KR"/>
          </w:rPr>
          <w:delText>만 사용가능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합니다.</w:delText>
        </w:r>
      </w:del>
    </w:p>
    <w:p w:rsidR="00000000" w:rsidRDefault="00A80FF1">
      <w:pPr>
        <w:rPr>
          <w:del w:id="10895" w:author="박윤수" w:date="2014-08-23T00:16:00Z"/>
          <w:rFonts w:asciiTheme="minorEastAsia" w:hAnsiTheme="minorEastAsia"/>
          <w:lang w:eastAsia="ko-KR"/>
        </w:rPr>
        <w:pPrChange w:id="10896" w:author="박윤수" w:date="2014-08-23T00:18:00Z">
          <w:pPr>
            <w:spacing w:after="0"/>
          </w:pPr>
        </w:pPrChange>
      </w:pPr>
      <m:oMath>
        <w:del w:id="10897" w:author="박윤수" w:date="2014-08-23T00:16:00Z">
          <m:r>
            <m:rPr>
              <m:sty m:val="p"/>
            </m:rPr>
            <w:rPr>
              <w:rFonts w:ascii="Cambria Math" w:hAnsi="Cambria Math"/>
              <w:lang w:eastAsia="ko-KR"/>
            </w:rPr>
            <m:t>↑</m:t>
          </m:r>
        </w:del>
      </m:oMath>
      <w:del w:id="10898" w:author="박윤수" w:date="2014-08-23T00:16:00Z">
        <w:r w:rsidR="004A33F9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Pr="00A80FF1" w:rsidDel="00C13530">
          <w:rPr>
            <w:rFonts w:asciiTheme="minorEastAsia" w:hAnsiTheme="minorEastAsia" w:hint="eastAsia"/>
            <w:lang w:eastAsia="ko-KR"/>
          </w:rPr>
          <w:delText>: 리봇이</w:delText>
        </w:r>
      </w:del>
      <w:ins w:id="10899" w:author="이은정" w:date="2014-08-22T10:42:00Z">
        <w:del w:id="10900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eastAsia="ko-KR"/>
            </w:rPr>
            <w:delText>가</w:delText>
          </w:r>
        </w:del>
      </w:ins>
      <w:del w:id="10901" w:author="박윤수" w:date="2014-08-23T00:16:00Z">
        <w:r w:rsidRPr="00A80FF1" w:rsidDel="00C13530">
          <w:rPr>
            <w:rFonts w:asciiTheme="minorEastAsia" w:hAnsiTheme="minorEastAsia" w:hint="eastAsia"/>
            <w:lang w:eastAsia="ko-KR"/>
          </w:rPr>
          <w:delText xml:space="preserve"> 바라보는 방향으로 한 칸 이동</w:delText>
        </w:r>
      </w:del>
    </w:p>
    <w:p w:rsidR="00000000" w:rsidRDefault="00A80FF1">
      <w:pPr>
        <w:rPr>
          <w:ins w:id="10902" w:author="이은정" w:date="2014-08-22T15:43:00Z"/>
          <w:del w:id="10903" w:author="박윤수" w:date="2014-08-23T00:16:00Z"/>
          <w:rFonts w:asciiTheme="minorEastAsia" w:hAnsiTheme="minorEastAsia"/>
          <w:lang w:eastAsia="ko-KR"/>
        </w:rPr>
        <w:pPrChange w:id="10904" w:author="박윤수" w:date="2014-08-23T00:18:00Z">
          <w:pPr>
            <w:spacing w:after="0"/>
          </w:pPr>
        </w:pPrChange>
      </w:pPr>
      <m:oMath>
        <w:del w:id="10905" w:author="박윤수" w:date="2014-08-23T00:16:00Z">
          <m:r>
            <m:rPr>
              <m:sty m:val="p"/>
            </m:rPr>
            <w:rPr>
              <w:rFonts w:ascii="Cambria Math" w:hAnsi="Cambria Math"/>
              <w:lang w:eastAsia="ko-KR"/>
            </w:rPr>
            <m:t>←</m:t>
          </m:r>
        </w:del>
      </m:oMath>
      <w:del w:id="10906" w:author="박윤수" w:date="2014-08-23T00:16:00Z">
        <w:r w:rsidRPr="00A80FF1" w:rsidDel="00C13530">
          <w:rPr>
            <w:rFonts w:asciiTheme="minorEastAsia" w:hAnsiTheme="minorEastAsia" w:hint="eastAsia"/>
            <w:lang w:eastAsia="ko-KR"/>
          </w:rPr>
          <w:delText>: 제자리에서 왼쪽으로 90도 회전</w:delText>
        </w:r>
      </w:del>
    </w:p>
    <w:p w:rsidR="00000000" w:rsidRDefault="00AF7365">
      <w:pPr>
        <w:rPr>
          <w:del w:id="10907" w:author="박윤수" w:date="2014-08-23T00:16:00Z"/>
          <w:rFonts w:asciiTheme="minorEastAsia" w:hAnsiTheme="minorEastAsia"/>
          <w:lang w:eastAsia="ko-KR"/>
        </w:rPr>
        <w:pPrChange w:id="10908" w:author="박윤수" w:date="2014-08-23T00:18:00Z">
          <w:pPr>
            <w:spacing w:after="0"/>
          </w:pPr>
        </w:pPrChange>
      </w:pPr>
    </w:p>
    <w:p w:rsidR="00000000" w:rsidRDefault="00A80FF1">
      <w:pPr>
        <w:rPr>
          <w:del w:id="10909" w:author="박윤수" w:date="2014-08-23T00:16:00Z"/>
          <w:rFonts w:asciiTheme="minorEastAsia" w:hAnsiTheme="minorEastAsia"/>
          <w:lang w:val="en-US" w:eastAsia="ko-KR"/>
        </w:rPr>
        <w:pPrChange w:id="10910" w:author="박윤수" w:date="2014-08-23T00:18:00Z">
          <w:pPr>
            <w:spacing w:after="0"/>
          </w:pPr>
        </w:pPrChange>
      </w:pPr>
      <w:del w:id="10911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A80FF1">
      <w:pPr>
        <w:pStyle w:val="affc"/>
        <w:numPr>
          <w:ilvl w:val="0"/>
          <w:numId w:val="48"/>
        </w:numPr>
        <w:ind w:leftChars="0"/>
        <w:rPr>
          <w:del w:id="10912" w:author="박윤수" w:date="2014-08-23T00:16:00Z"/>
          <w:rFonts w:asciiTheme="minorEastAsia" w:hAnsiTheme="minorEastAsia"/>
          <w:lang w:val="en-US" w:eastAsia="ko-KR"/>
        </w:rPr>
        <w:pPrChange w:id="10913" w:author="박윤수" w:date="2014-08-23T00:18:00Z">
          <w:pPr>
            <w:pStyle w:val="affc"/>
            <w:numPr>
              <w:numId w:val="48"/>
            </w:numPr>
            <w:spacing w:after="0"/>
            <w:ind w:leftChars="0" w:left="927" w:hanging="360"/>
          </w:pPr>
        </w:pPrChange>
      </w:pPr>
      <w:del w:id="10914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 xml:space="preserve">월드 부분을 클릭하고 방향키 </w:delText>
        </w:r>
        <m:oMath>
          <m:r>
            <m:rPr>
              <m:sty m:val="p"/>
            </m:rPr>
            <w:rPr>
              <w:rFonts w:ascii="Cambria Math" w:hAnsi="Cambria Math"/>
              <w:lang w:eastAsia="ko-KR"/>
            </w:rPr>
            <m:t>↑</m:t>
          </m:r>
        </m:oMath>
        <w:r w:rsidRPr="00A80FF1" w:rsidDel="00C13530">
          <w:rPr>
            <w:rFonts w:asciiTheme="minorEastAsia" w:hAnsiTheme="minorEastAsia" w:hint="eastAsia"/>
            <w:lang w:val="en-US" w:eastAsia="ko-KR"/>
          </w:rPr>
          <w:delText xml:space="preserve"> 를 4번 입력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0915" w:author="박윤수" w:date="2014-08-23T00:16:00Z"/>
        </w:rPr>
        <w:pPrChange w:id="10916" w:author="박윤수" w:date="2014-08-23T00:18:00Z">
          <w:pPr>
            <w:pStyle w:val="affe"/>
            <w:snapToGrid/>
            <w:jc w:val="center"/>
          </w:pPr>
        </w:pPrChange>
      </w:pPr>
      <w:del w:id="10917" w:author="박윤수" w:date="2014-08-23T00:16:00Z">
        <w:r>
          <w:rPr>
            <w:noProof/>
            <w:rPrChange w:id="1091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402840" cy="2094865"/>
              <wp:effectExtent l="19050" t="0" r="0" b="0"/>
              <wp:docPr id="368" name="_x160214680" descr="EMB000005c0754b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214680" descr="EMB000005c0754b"/>
                      <pic:cNvPicPr>
                        <a:picLocks noChangeAspect="1" noChangeArrowheads="1"/>
                      </pic:cNvPicPr>
                    </pic:nvPicPr>
                    <pic:blipFill>
                      <a:blip r:embed="rId15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02840" cy="20948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091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82334" cy="2089950"/>
              <wp:effectExtent l="19050" t="0" r="8416" b="0"/>
              <wp:docPr id="369" name="_x160459168" descr="EMB000005c0754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59168" descr="EMB000005c0754e"/>
                      <pic:cNvPicPr>
                        <a:picLocks noChangeAspect="1" noChangeArrowheads="1"/>
                      </pic:cNvPicPr>
                    </pic:nvPicPr>
                    <pic:blipFill>
                      <a:blip r:embed="rId15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87450" cy="20948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E80AEF">
      <w:pPr>
        <w:pStyle w:val="affe"/>
        <w:numPr>
          <w:ilvl w:val="0"/>
          <w:numId w:val="48"/>
        </w:numPr>
        <w:snapToGrid/>
        <w:spacing w:after="240"/>
        <w:rPr>
          <w:del w:id="10920" w:author="박윤수" w:date="2014-08-23T00:16:00Z"/>
          <w:rFonts w:asciiTheme="minorEastAsia" w:eastAsiaTheme="minorEastAsia" w:hAnsiTheme="minorEastAsia"/>
          <w:sz w:val="22"/>
          <w:rPrChange w:id="10921" w:author="이은정" w:date="2014-08-22T15:56:00Z">
            <w:rPr>
              <w:del w:id="10922" w:author="박윤수" w:date="2014-08-23T00:16:00Z"/>
            </w:rPr>
          </w:rPrChange>
        </w:rPr>
        <w:pPrChange w:id="10923" w:author="박윤수" w:date="2014-08-23T00:18:00Z">
          <w:pPr>
            <w:pStyle w:val="affe"/>
            <w:numPr>
              <w:numId w:val="48"/>
            </w:numPr>
            <w:snapToGrid/>
            <w:ind w:left="927" w:hanging="360"/>
          </w:pPr>
        </w:pPrChange>
      </w:pPr>
      <w:del w:id="10924" w:author="박윤수" w:date="2014-08-23T00:16:00Z">
        <w:r w:rsidRPr="00E80AEF">
          <w:rPr>
            <w:rFonts w:asciiTheme="minorEastAsia" w:eastAsiaTheme="minorEastAsia" w:hAnsiTheme="minorEastAsia" w:hint="eastAsia"/>
            <w:sz w:val="22"/>
            <w:rPrChange w:id="10925" w:author="이은정" w:date="2014-08-22T15:56:00Z">
              <w:rPr>
                <w:rFonts w:hint="eastAsia"/>
                <w:color w:val="0000FF"/>
                <w:u w:val="single"/>
              </w:rPr>
            </w:rPrChange>
          </w:rPr>
          <w:delText>결과를</w:delText>
        </w:r>
        <w:r w:rsidRPr="00E80AEF">
          <w:rPr>
            <w:rFonts w:asciiTheme="minorEastAsia" w:eastAsiaTheme="minorEastAsia" w:hAnsiTheme="minorEastAsia"/>
            <w:sz w:val="22"/>
            <w:rPrChange w:id="10926" w:author="이은정" w:date="2014-08-22T15:56:00Z">
              <w:rPr>
                <w:color w:val="0000FF"/>
                <w:u w:val="single"/>
              </w:rPr>
            </w:rPrChange>
          </w:rPr>
          <w:delText xml:space="preserve"> 확인하고 </w:delText>
        </w:r>
      </w:del>
      <w:ins w:id="10927" w:author="이은정" w:date="2014-08-22T15:44:00Z">
        <w:del w:id="10928" w:author="박윤수" w:date="2014-08-23T00:16:00Z">
          <w:r w:rsidRPr="00E80AEF">
            <w:rPr>
              <w:rFonts w:asciiTheme="minorEastAsia" w:eastAsiaTheme="minorEastAsia" w:hAnsiTheme="minorEastAsia" w:hint="eastAsia"/>
              <w:sz w:val="22"/>
              <w:rPrChange w:id="10929" w:author="이은정" w:date="2014-08-22T15:56:00Z">
                <w:rPr>
                  <w:rFonts w:hint="eastAsia"/>
                  <w:color w:val="0000FF"/>
                  <w:u w:val="single"/>
                </w:rPr>
              </w:rPrChange>
            </w:rPr>
            <w:delText>월드초기화버튼</w:delText>
          </w:r>
          <w:r w:rsidRPr="00E80AEF">
            <w:rPr>
              <w:rFonts w:asciiTheme="minorEastAsia" w:eastAsiaTheme="minorEastAsia" w:hAnsiTheme="minorEastAsia"/>
              <w:sz w:val="22"/>
              <w:rPrChange w:id="10930" w:author="이은정" w:date="2014-08-22T15:56:00Z">
                <w:rPr>
                  <w:color w:val="0000FF"/>
                  <w:u w:val="single"/>
                </w:rPr>
              </w:rPrChange>
            </w:rPr>
            <w:delText>(</w:delText>
          </w:r>
        </w:del>
      </w:ins>
      <w:del w:id="10931" w:author="박윤수" w:date="2014-08-23T00:16:00Z">
        <w:r w:rsidRPr="00E80AEF">
          <w:rPr>
            <w:rFonts w:asciiTheme="minorEastAsia" w:eastAsiaTheme="minorEastAsia" w:hAnsiTheme="minorEastAsia"/>
            <w:sz w:val="22"/>
            <w:rPrChange w:id="10932" w:author="이은정" w:date="2014-08-22T15:56:00Z">
              <w:rPr>
                <w:color w:val="0000FF"/>
                <w:u w:val="single"/>
              </w:rPr>
            </w:rPrChange>
          </w:rPr>
          <w:delText xml:space="preserve"> </w:delText>
        </w:r>
        <w:r w:rsidR="00AF7365">
          <w:rPr>
            <w:rFonts w:asciiTheme="minorEastAsia" w:eastAsiaTheme="minorEastAsia" w:hAnsiTheme="minorEastAsia"/>
            <w:noProof/>
            <w:sz w:val="22"/>
            <w:rPrChange w:id="1093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371" name="그림 370" descr="btn_reset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eset_world.png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934" w:author="이은정" w:date="2014-08-22T15:44:00Z">
        <w:del w:id="10935" w:author="박윤수" w:date="2014-08-23T00:16:00Z">
          <w:r w:rsidRPr="00E80AEF">
            <w:rPr>
              <w:rFonts w:asciiTheme="minorEastAsia" w:eastAsiaTheme="minorEastAsia" w:hAnsiTheme="minorEastAsia"/>
              <w:sz w:val="22"/>
              <w:rPrChange w:id="10936" w:author="이은정" w:date="2014-08-22T15:56:00Z">
                <w:rPr>
                  <w:color w:val="0000FF"/>
                  <w:u w:val="single"/>
                </w:rPr>
              </w:rPrChange>
            </w:rPr>
            <w:delText>)</w:delText>
          </w:r>
        </w:del>
      </w:ins>
      <w:del w:id="10937" w:author="박윤수" w:date="2014-08-23T00:16:00Z">
        <w:r w:rsidRPr="00E80AEF">
          <w:rPr>
            <w:rFonts w:asciiTheme="minorEastAsia" w:eastAsiaTheme="minorEastAsia" w:hAnsiTheme="minorEastAsia" w:hint="eastAsia"/>
            <w:sz w:val="22"/>
            <w:rPrChange w:id="10938" w:author="이은정" w:date="2014-08-22T15:56:00Z">
              <w:rPr>
                <w:rFonts w:hint="eastAsia"/>
                <w:color w:val="0000FF"/>
                <w:u w:val="single"/>
              </w:rPr>
            </w:rPrChange>
          </w:rPr>
          <w:delText>를</w:delText>
        </w:r>
        <w:r w:rsidRPr="00E80AEF">
          <w:rPr>
            <w:rFonts w:asciiTheme="minorEastAsia" w:eastAsiaTheme="minorEastAsia" w:hAnsiTheme="minorEastAsia"/>
            <w:sz w:val="22"/>
            <w:rPrChange w:id="10939" w:author="이은정" w:date="2014-08-22T15:56:00Z">
              <w:rPr>
                <w:color w:val="0000FF"/>
                <w:u w:val="single"/>
              </w:rPr>
            </w:rPrChange>
          </w:rPr>
          <w:delText xml:space="preserve"> 클릭하면 </w:delText>
        </w:r>
        <w:r w:rsidRPr="00E80AEF">
          <w:rPr>
            <w:rFonts w:asciiTheme="minorEastAsia" w:eastAsiaTheme="minorEastAsia" w:hAnsiTheme="minorEastAsia" w:hint="eastAsia"/>
            <w:sz w:val="22"/>
            <w:rPrChange w:id="10940" w:author="이은정" w:date="2014-08-22T15:56:00Z">
              <w:rPr>
                <w:rFonts w:hint="eastAsia"/>
                <w:color w:val="0000FF"/>
                <w:u w:val="single"/>
              </w:rPr>
            </w:rPrChange>
          </w:rPr>
          <w:delText>리봇이</w:delText>
        </w:r>
      </w:del>
      <w:ins w:id="10941" w:author="이은정" w:date="2014-08-22T10:42:00Z">
        <w:del w:id="10942" w:author="박윤수" w:date="2014-08-23T00:16:00Z">
          <w:r w:rsidRPr="00E80AEF">
            <w:rPr>
              <w:rFonts w:asciiTheme="minorEastAsia" w:eastAsiaTheme="minorEastAsia" w:hAnsiTheme="minorEastAsia" w:hint="eastAsia"/>
              <w:sz w:val="22"/>
              <w:rPrChange w:id="10943" w:author="이은정" w:date="2014-08-22T15:56:00Z">
                <w:rPr>
                  <w:rFonts w:hint="eastAsia"/>
                  <w:color w:val="0000FF"/>
                  <w:u w:val="single"/>
                </w:rPr>
              </w:rPrChange>
            </w:rPr>
            <w:delText>리보그</w:delText>
          </w:r>
          <w:r w:rsidRPr="00E80AEF">
            <w:rPr>
              <w:rFonts w:asciiTheme="minorEastAsia" w:eastAsiaTheme="minorEastAsia" w:hAnsiTheme="minorEastAsia"/>
              <w:sz w:val="22"/>
              <w:rPrChange w:id="10944" w:author="이은정" w:date="2014-08-22T15:56:00Z">
                <w:rPr>
                  <w:color w:val="0000FF"/>
                  <w:u w:val="single"/>
                </w:rPr>
              </w:rPrChange>
            </w:rPr>
            <w:delText>가</w:delText>
          </w:r>
        </w:del>
      </w:ins>
      <w:del w:id="10945" w:author="박윤수" w:date="2014-08-23T00:16:00Z">
        <w:r w:rsidRPr="00E80AEF">
          <w:rPr>
            <w:rFonts w:asciiTheme="minorEastAsia" w:eastAsiaTheme="minorEastAsia" w:hAnsiTheme="minorEastAsia"/>
            <w:sz w:val="22"/>
            <w:rPrChange w:id="10946" w:author="이은정" w:date="2014-08-22T15:56:00Z">
              <w:rPr>
                <w:color w:val="0000FF"/>
                <w:u w:val="single"/>
              </w:rPr>
            </w:rPrChange>
          </w:rPr>
          <w:delText xml:space="preserve"> 초기 위치로 돌아</w:delText>
        </w:r>
        <w:r w:rsidRPr="00E80AEF">
          <w:rPr>
            <w:rFonts w:asciiTheme="minorEastAsia" w:eastAsiaTheme="minorEastAsia" w:hAnsiTheme="minorEastAsia" w:hint="eastAsia"/>
            <w:sz w:val="22"/>
            <w:rPrChange w:id="10947" w:author="이은정" w:date="2014-08-22T15:56:00Z">
              <w:rPr>
                <w:rFonts w:hint="eastAsia"/>
                <w:color w:val="0000FF"/>
                <w:u w:val="single"/>
              </w:rPr>
            </w:rPrChange>
          </w:rPr>
          <w:delText>갑니다</w:delText>
        </w:r>
        <w:r w:rsidRPr="00E80AEF">
          <w:rPr>
            <w:rFonts w:asciiTheme="minorEastAsia" w:eastAsiaTheme="minorEastAsia" w:hAnsiTheme="minorEastAsia"/>
            <w:sz w:val="22"/>
            <w:rPrChange w:id="10948" w:author="이은정" w:date="2014-08-22T15:56:00Z">
              <w:rPr>
                <w:color w:val="0000FF"/>
                <w:u w:val="single"/>
              </w:rPr>
            </w:rPrChange>
          </w:rPr>
          <w:delText>.</w:delText>
        </w:r>
      </w:del>
    </w:p>
    <w:p w:rsidR="00000000" w:rsidRDefault="00AF7365">
      <w:pPr>
        <w:rPr>
          <w:del w:id="10949" w:author="박윤수" w:date="2014-08-23T00:16:00Z"/>
          <w:rFonts w:asciiTheme="minorEastAsia" w:hAnsiTheme="minorEastAsia"/>
          <w:lang w:val="en-US" w:eastAsia="ko-KR"/>
        </w:rPr>
        <w:pPrChange w:id="10950" w:author="박윤수" w:date="2014-08-23T00:18:00Z">
          <w:pPr>
            <w:spacing w:after="0"/>
          </w:pPr>
        </w:pPrChange>
      </w:pPr>
    </w:p>
    <w:p w:rsidR="00000000" w:rsidRDefault="00A80FF1">
      <w:pPr>
        <w:rPr>
          <w:del w:id="10951" w:author="박윤수" w:date="2014-08-23T00:16:00Z"/>
          <w:rFonts w:asciiTheme="minorEastAsia" w:hAnsiTheme="minorEastAsia"/>
          <w:lang w:val="en-US" w:eastAsia="ko-KR"/>
        </w:rPr>
        <w:pPrChange w:id="10952" w:author="박윤수" w:date="2014-08-23T00:18:00Z">
          <w:pPr>
            <w:spacing w:after="0"/>
          </w:pPr>
        </w:pPrChange>
      </w:pPr>
      <w:del w:id="10953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[스스로 하기 1]</w:delText>
        </w:r>
      </w:del>
    </w:p>
    <w:p w:rsidR="00000000" w:rsidRDefault="00A80FF1">
      <w:pPr>
        <w:rPr>
          <w:del w:id="10954" w:author="박윤수" w:date="2014-08-23T00:16:00Z"/>
          <w:rFonts w:asciiTheme="minorEastAsia" w:hAnsiTheme="minorEastAsia"/>
          <w:lang w:val="en-US" w:eastAsia="ko-KR"/>
        </w:rPr>
        <w:pPrChange w:id="10955" w:author="박윤수" w:date="2014-08-23T00:18:00Z">
          <w:pPr>
            <w:spacing w:after="0"/>
          </w:pPr>
        </w:pPrChange>
      </w:pPr>
      <w:del w:id="10956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>리봇을</w:delText>
        </w:r>
      </w:del>
      <w:ins w:id="10957" w:author="이은정" w:date="2014-08-22T10:42:00Z">
        <w:del w:id="10958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를</w:delText>
          </w:r>
        </w:del>
      </w:ins>
      <w:del w:id="10959" w:author="박윤수" w:date="2014-08-23T00:16:00Z">
        <w:r w:rsidRPr="00A80FF1" w:rsidDel="00C13530">
          <w:rPr>
            <w:rFonts w:asciiTheme="minorEastAsia" w:hAnsiTheme="minorEastAsia" w:hint="eastAsia"/>
            <w:lang w:val="en-US" w:eastAsia="ko-KR"/>
          </w:rPr>
          <w:delText xml:space="preserve"> 다음과 같이 이동 시키시오.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0960" w:author="박윤수" w:date="2014-08-23T00:16:00Z"/>
        </w:rPr>
        <w:pPrChange w:id="10961" w:author="박윤수" w:date="2014-08-23T00:18:00Z">
          <w:pPr>
            <w:pStyle w:val="affe"/>
            <w:snapToGrid/>
            <w:jc w:val="center"/>
          </w:pPr>
        </w:pPrChange>
      </w:pPr>
      <w:del w:id="10962" w:author="박윤수" w:date="2014-08-23T00:16:00Z">
        <w:r>
          <w:rPr>
            <w:noProof/>
            <w:rPrChange w:id="1096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18094" cy="2090445"/>
              <wp:effectExtent l="19050" t="0" r="0" b="0"/>
              <wp:docPr id="42" name="_x155252936" descr="EMB000005c075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52936" descr="EMB000005c07556"/>
                      <pic:cNvPicPr>
                        <a:picLocks noChangeAspect="1" noChangeArrowheads="1"/>
                      </pic:cNvPicPr>
                    </pic:nvPicPr>
                    <pic:blipFill>
                      <a:blip r:embed="rId15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18193" cy="20905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096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39350" cy="2083029"/>
              <wp:effectExtent l="19050" t="0" r="0" b="0"/>
              <wp:docPr id="45" name="_x155161888" descr="EMB000005c075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61888" descr="EMB000005c07559"/>
                      <pic:cNvPicPr>
                        <a:picLocks noChangeAspect="1" noChangeArrowheads="1"/>
                      </pic:cNvPicPr>
                    </pic:nvPicPr>
                    <pic:blipFill>
                      <a:blip r:embed="rId15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40525" cy="208417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8C331F">
      <w:pPr>
        <w:ind w:left="0"/>
        <w:rPr>
          <w:del w:id="10965" w:author="박윤수" w:date="2014-08-23T00:16:00Z"/>
          <w:rFonts w:asciiTheme="minorEastAsia" w:hAnsiTheme="minorEastAsia"/>
          <w:lang w:val="en-US" w:eastAsia="ko-KR"/>
        </w:rPr>
        <w:pPrChange w:id="10966" w:author="박윤수" w:date="2014-08-23T00:18:00Z">
          <w:pPr>
            <w:spacing w:after="0"/>
            <w:ind w:left="0"/>
          </w:pPr>
        </w:pPrChange>
      </w:pPr>
      <w:del w:id="10967" w:author="박윤수" w:date="2014-08-23T00:16:00Z">
        <w:r w:rsidDel="00C13530">
          <w:rPr>
            <w:rFonts w:asciiTheme="minorEastAsia" w:hAnsiTheme="minorEastAsia"/>
            <w:lang w:val="en-US" w:eastAsia="ko-KR"/>
          </w:rPr>
          <w:br w:type="page"/>
        </w:r>
      </w:del>
    </w:p>
    <w:p w:rsidR="00000000" w:rsidRDefault="00EB02A0">
      <w:pPr>
        <w:rPr>
          <w:del w:id="10968" w:author="박윤수" w:date="2014-08-23T00:16:00Z"/>
          <w:rFonts w:asciiTheme="minorEastAsia" w:hAnsiTheme="minorEastAsia"/>
          <w:lang w:val="en-US" w:eastAsia="ko-KR"/>
        </w:rPr>
        <w:pPrChange w:id="10969" w:author="박윤수" w:date="2014-08-23T00:18:00Z">
          <w:pPr>
            <w:spacing w:after="0"/>
          </w:pPr>
        </w:pPrChange>
      </w:pPr>
      <w:del w:id="10970" w:author="박윤수" w:date="2014-08-23T00:16:00Z">
        <w:r w:rsidRPr="00EB02A0" w:rsidDel="00C13530">
          <w:rPr>
            <w:rFonts w:asciiTheme="minorEastAsia" w:hAnsiTheme="minorEastAsia" w:hint="eastAsia"/>
            <w:lang w:val="en-US" w:eastAsia="ko-KR"/>
          </w:rPr>
          <w:delText>[스스로 하기 2]</w:delText>
        </w:r>
      </w:del>
    </w:p>
    <w:p w:rsidR="00000000" w:rsidRDefault="00EB02A0">
      <w:pPr>
        <w:rPr>
          <w:del w:id="10971" w:author="박윤수" w:date="2014-08-23T00:16:00Z"/>
          <w:rFonts w:asciiTheme="minorEastAsia" w:hAnsiTheme="minorEastAsia"/>
          <w:lang w:val="en-US" w:eastAsia="ko-KR"/>
        </w:rPr>
        <w:pPrChange w:id="10972" w:author="박윤수" w:date="2014-08-23T00:18:00Z">
          <w:pPr>
            <w:spacing w:after="0"/>
          </w:pPr>
        </w:pPrChange>
      </w:pPr>
      <w:del w:id="10973" w:author="박윤수" w:date="2014-08-23T00:16:00Z">
        <w:r w:rsidRPr="00EB02A0" w:rsidDel="00C13530">
          <w:rPr>
            <w:rFonts w:asciiTheme="minorEastAsia" w:hAnsiTheme="minorEastAsia" w:hint="eastAsia"/>
            <w:lang w:val="en-US" w:eastAsia="ko-KR"/>
          </w:rPr>
          <w:delText>리봇을</w:delText>
        </w:r>
      </w:del>
      <w:ins w:id="10974" w:author="이은정" w:date="2014-08-22T10:42:00Z">
        <w:del w:id="10975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를</w:delText>
          </w:r>
        </w:del>
      </w:ins>
      <w:del w:id="10976" w:author="박윤수" w:date="2014-08-23T00:16:00Z">
        <w:r w:rsidRPr="00EB02A0" w:rsidDel="00C13530">
          <w:rPr>
            <w:rFonts w:asciiTheme="minorEastAsia" w:hAnsiTheme="minorEastAsia" w:hint="eastAsia"/>
            <w:lang w:val="en-US" w:eastAsia="ko-KR"/>
          </w:rPr>
          <w:delText xml:space="preserve"> 이동하다가 벽에 부딪쳐 보시오.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0977" w:author="박윤수" w:date="2014-08-23T00:16:00Z"/>
        </w:rPr>
        <w:pPrChange w:id="10978" w:author="박윤수" w:date="2014-08-23T00:18:00Z">
          <w:pPr>
            <w:pStyle w:val="affe"/>
            <w:snapToGrid/>
            <w:jc w:val="center"/>
          </w:pPr>
        </w:pPrChange>
      </w:pPr>
      <w:del w:id="10979" w:author="박윤수" w:date="2014-08-23T00:16:00Z">
        <w:r>
          <w:rPr>
            <w:noProof/>
            <w:rPrChange w:id="1098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437071" cy="2245704"/>
              <wp:effectExtent l="19050" t="0" r="1329" b="0"/>
              <wp:docPr id="50" name="_x160073776" descr="EMB000005c0755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73776" descr="EMB000005c0755e"/>
                      <pic:cNvPicPr>
                        <a:picLocks noChangeAspect="1" noChangeArrowheads="1"/>
                      </pic:cNvPicPr>
                    </pic:nvPicPr>
                    <pic:blipFill>
                      <a:blip r:embed="rId16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37030" cy="224566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0981" w:author="박윤수" w:date="2014-08-23T00:16:00Z"/>
          <w:rFonts w:asciiTheme="minorEastAsia" w:hAnsiTheme="minorEastAsia"/>
          <w:lang w:val="en-US" w:eastAsia="ko-KR"/>
        </w:rPr>
        <w:pPrChange w:id="10982" w:author="박윤수" w:date="2014-08-23T00:18:00Z">
          <w:pPr>
            <w:spacing w:after="0"/>
          </w:pPr>
        </w:pPrChange>
      </w:pPr>
    </w:p>
    <w:p w:rsidR="00000000" w:rsidRDefault="00EB02A0">
      <w:pPr>
        <w:rPr>
          <w:del w:id="10983" w:author="박윤수" w:date="2014-08-23T00:16:00Z"/>
          <w:rFonts w:asciiTheme="minorEastAsia" w:hAnsiTheme="minorEastAsia"/>
          <w:lang w:val="en-US" w:eastAsia="ko-KR"/>
        </w:rPr>
        <w:pPrChange w:id="10984" w:author="박윤수" w:date="2014-08-23T00:18:00Z">
          <w:pPr>
            <w:spacing w:after="0"/>
          </w:pPr>
        </w:pPrChange>
      </w:pPr>
      <w:del w:id="10985" w:author="박윤수" w:date="2014-08-23T00:16:00Z">
        <w:r w:rsidRPr="00EB02A0" w:rsidDel="00C13530">
          <w:rPr>
            <w:rFonts w:asciiTheme="minorEastAsia" w:hAnsiTheme="minorEastAsia" w:hint="eastAsia"/>
            <w:lang w:val="en-US" w:eastAsia="ko-KR"/>
          </w:rPr>
          <w:delText>벽에 부딪치면 아래와 같은 에러창이 나타난다. 에러가 발생하면 리봇은</w:delText>
        </w:r>
      </w:del>
      <w:ins w:id="10986" w:author="이은정" w:date="2014-08-22T10:42:00Z">
        <w:del w:id="10987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는</w:delText>
          </w:r>
        </w:del>
      </w:ins>
      <w:del w:id="10988" w:author="박윤수" w:date="2014-08-23T00:16:00Z">
        <w:r w:rsidRPr="00EB02A0" w:rsidDel="00C13530">
          <w:rPr>
            <w:rFonts w:asciiTheme="minorEastAsia" w:hAnsiTheme="minorEastAsia" w:hint="eastAsia"/>
            <w:lang w:val="en-US" w:eastAsia="ko-KR"/>
          </w:rPr>
          <w:delText xml:space="preserve"> 더 이상 움직이지 않기 때문에 에러가 발생하지 않도록 주의해야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rPr>
          <w:del w:id="10989" w:author="박윤수" w:date="2014-08-23T00:16:00Z"/>
        </w:rPr>
        <w:pPrChange w:id="10990" w:author="박윤수" w:date="2014-08-23T00:18:00Z">
          <w:pPr>
            <w:pStyle w:val="affe"/>
            <w:snapToGrid/>
          </w:pPr>
        </w:pPrChange>
      </w:pPr>
    </w:p>
    <w:p w:rsidR="00000000" w:rsidRDefault="00AF7365">
      <w:pPr>
        <w:rPr>
          <w:del w:id="10991" w:author="박윤수" w:date="2014-08-23T00:16:00Z"/>
          <w:rFonts w:asciiTheme="minorEastAsia" w:hAnsiTheme="minorEastAsia"/>
          <w:lang w:val="en-US" w:eastAsia="ko-KR"/>
        </w:rPr>
        <w:pPrChange w:id="10992" w:author="박윤수" w:date="2014-08-23T00:18:00Z">
          <w:pPr>
            <w:spacing w:after="0"/>
          </w:pPr>
        </w:pPrChange>
      </w:pPr>
    </w:p>
    <w:p w:rsidR="00000000" w:rsidRDefault="00AF7365">
      <w:pPr>
        <w:rPr>
          <w:del w:id="10993" w:author="박윤수" w:date="2014-08-23T00:16:00Z"/>
          <w:rFonts w:asciiTheme="minorEastAsia" w:hAnsiTheme="minorEastAsia"/>
          <w:lang w:val="en-US" w:eastAsia="ko-KR"/>
        </w:rPr>
        <w:pPrChange w:id="10994" w:author="박윤수" w:date="2014-08-23T00:18:00Z">
          <w:pPr>
            <w:spacing w:after="0"/>
          </w:pPr>
        </w:pPrChange>
      </w:pPr>
    </w:p>
    <w:p w:rsidR="00000000" w:rsidRDefault="00EB02A0">
      <w:pPr>
        <w:pStyle w:val="affc"/>
        <w:numPr>
          <w:ilvl w:val="0"/>
          <w:numId w:val="47"/>
        </w:numPr>
        <w:ind w:leftChars="0"/>
        <w:rPr>
          <w:del w:id="10995" w:author="박윤수" w:date="2014-08-23T00:16:00Z"/>
          <w:rFonts w:asciiTheme="minorEastAsia" w:hAnsiTheme="minorEastAsia"/>
          <w:b/>
          <w:sz w:val="24"/>
          <w:lang w:eastAsia="ko-KR"/>
        </w:rPr>
        <w:pPrChange w:id="10996" w:author="박윤수" w:date="2014-08-23T00:18:00Z">
          <w:pPr>
            <w:pStyle w:val="affc"/>
            <w:numPr>
              <w:numId w:val="47"/>
            </w:numPr>
            <w:spacing w:after="0"/>
            <w:ind w:leftChars="0" w:left="927" w:hanging="360"/>
          </w:pPr>
        </w:pPrChange>
      </w:pPr>
      <w:del w:id="10997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move()</w:delText>
        </w:r>
      </w:del>
    </w:p>
    <w:p w:rsidR="00000000" w:rsidRDefault="004A33F9">
      <w:pPr>
        <w:rPr>
          <w:del w:id="10998" w:author="박윤수" w:date="2014-08-23T00:16:00Z"/>
          <w:lang w:eastAsia="ko-KR"/>
        </w:rPr>
        <w:pPrChange w:id="10999" w:author="박윤수" w:date="2014-08-23T00:18:00Z">
          <w:pPr>
            <w:spacing w:after="0"/>
          </w:pPr>
        </w:pPrChange>
      </w:pPr>
      <w:del w:id="11000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move()</w:delText>
        </w:r>
        <w:r w:rsidRPr="004A33F9" w:rsidDel="00C13530">
          <w:rPr>
            <w:rFonts w:asciiTheme="minorEastAsia" w:hAnsiTheme="minorEastAsia"/>
            <w:lang w:val="en-US" w:eastAsia="ko-KR"/>
          </w:rPr>
          <w:delText xml:space="preserve">는 키보드의 방향키 </w:delText>
        </w:r>
        <m:oMath>
          <m:r>
            <m:rPr>
              <m:sty m:val="p"/>
            </m:rPr>
            <w:rPr>
              <w:rFonts w:ascii="Cambria Math" w:hAnsi="Cambria Math"/>
              <w:lang w:eastAsia="ko-KR"/>
            </w:rPr>
            <m:t>↑</m:t>
          </m:r>
        </m:oMath>
        <w:r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Pr="004A33F9" w:rsidDel="00C13530">
          <w:rPr>
            <w:rFonts w:asciiTheme="minorEastAsia" w:hAnsiTheme="minorEastAsia"/>
            <w:lang w:val="en-US" w:eastAsia="ko-KR"/>
          </w:rPr>
          <w:delText>와 같은 역할을 하는 명령으로 리봇을</w:delText>
        </w:r>
      </w:del>
      <w:ins w:id="11001" w:author="이은정" w:date="2014-08-22T10:42:00Z">
        <w:del w:id="11002" w:author="박윤수" w:date="2014-08-23T00:16:00Z">
          <w:r w:rsidR="005A42A0" w:rsidDel="00C13530">
            <w:rPr>
              <w:rFonts w:asciiTheme="minorEastAsia" w:hAnsiTheme="minorEastAsia"/>
              <w:lang w:val="en-US" w:eastAsia="ko-KR"/>
            </w:rPr>
            <w:delText>리보그를</w:delText>
          </w:r>
        </w:del>
      </w:ins>
      <w:del w:id="11003" w:author="박윤수" w:date="2014-08-23T00:16:00Z">
        <w:r w:rsidRPr="004A33F9" w:rsidDel="00C13530">
          <w:rPr>
            <w:rFonts w:asciiTheme="minorEastAsia" w:hAnsiTheme="minorEastAsia"/>
            <w:lang w:val="en-US" w:eastAsia="ko-KR"/>
          </w:rPr>
          <w:delText xml:space="preserve"> 현재 방향으로 한 칸 앞으로 이동</w:delText>
        </w:r>
        <w:r w:rsidR="00736676" w:rsidDel="00C13530">
          <w:rPr>
            <w:rFonts w:asciiTheme="minorEastAsia" w:hAnsiTheme="minorEastAsia"/>
            <w:lang w:val="en-US" w:eastAsia="ko-KR"/>
          </w:rPr>
          <w:delText>시킵니다.</w:delText>
        </w:r>
      </w:del>
    </w:p>
    <w:p w:rsidR="00000000" w:rsidRDefault="00AF7365">
      <w:pPr>
        <w:rPr>
          <w:del w:id="11004" w:author="박윤수" w:date="2014-08-23T00:16:00Z"/>
          <w:rFonts w:asciiTheme="minorEastAsia" w:hAnsiTheme="minorEastAsia"/>
          <w:lang w:val="en-US" w:eastAsia="ko-KR"/>
        </w:rPr>
        <w:pPrChange w:id="11005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006" w:author="박윤수" w:date="2014-08-23T00:16:00Z"/>
          <w:rFonts w:asciiTheme="minorEastAsia" w:hAnsiTheme="minorEastAsia"/>
          <w:lang w:val="en-US" w:eastAsia="ko-KR"/>
        </w:rPr>
        <w:pPrChange w:id="11007" w:author="박윤수" w:date="2014-08-23T00:18:00Z">
          <w:pPr>
            <w:spacing w:after="0"/>
          </w:pPr>
        </w:pPrChange>
      </w:pPr>
      <w:del w:id="11008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</w:delText>
        </w:r>
        <w:r w:rsidRPr="004A33F9" w:rsidDel="00C13530">
          <w:rPr>
            <w:rFonts w:asciiTheme="minorEastAsia" w:hAnsiTheme="minorEastAsia"/>
            <w:lang w:val="en-US" w:eastAsia="ko-KR"/>
          </w:rPr>
          <w:delText>따라 하기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>]</w:delText>
        </w:r>
      </w:del>
    </w:p>
    <w:p w:rsidR="00000000" w:rsidRDefault="004A33F9">
      <w:pPr>
        <w:rPr>
          <w:del w:id="11009" w:author="박윤수" w:date="2014-08-23T00:16:00Z"/>
          <w:rFonts w:asciiTheme="minorEastAsia" w:hAnsiTheme="minorEastAsia"/>
          <w:lang w:val="en-US" w:eastAsia="ko-KR"/>
        </w:rPr>
        <w:pPrChange w:id="11010" w:author="박윤수" w:date="2014-08-23T00:18:00Z">
          <w:pPr>
            <w:spacing w:after="0"/>
          </w:pPr>
        </w:pPrChange>
      </w:pPr>
      <w:del w:id="11011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1) </w:delText>
        </w:r>
        <w:r w:rsidRPr="004A33F9" w:rsidDel="00C13530">
          <w:rPr>
            <w:rFonts w:asciiTheme="minorEastAsia" w:hAnsiTheme="minorEastAsia"/>
            <w:lang w:val="en-US" w:eastAsia="ko-KR"/>
          </w:rPr>
          <w:delText>코드 부분을 클릭하고 아래와 같이 입력</w:delText>
        </w:r>
        <w:r w:rsidR="008804E9" w:rsidDel="00C13530">
          <w:rPr>
            <w:rFonts w:asciiTheme="minorEastAsia" w:hAnsiTheme="minor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012" w:author="박윤수" w:date="2014-08-23T00:16:00Z"/>
        </w:rPr>
        <w:pPrChange w:id="11013" w:author="박윤수" w:date="2014-08-23T00:18:00Z">
          <w:pPr>
            <w:pStyle w:val="affe"/>
            <w:snapToGrid/>
            <w:jc w:val="center"/>
          </w:pPr>
        </w:pPrChange>
      </w:pPr>
      <w:del w:id="11014" w:author="박윤수" w:date="2014-08-23T00:16:00Z">
        <w:r>
          <w:rPr>
            <w:noProof/>
            <w:rPrChange w:id="1101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70055" cy="2413591"/>
              <wp:effectExtent l="19050" t="0" r="0" b="0"/>
              <wp:docPr id="372" name="_x268828704" descr="EMB000005c075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268828704" descr="EMB000005c07563"/>
                      <pic:cNvPicPr>
                        <a:picLocks noChangeAspect="1" noChangeArrowheads="1"/>
                      </pic:cNvPicPr>
                    </pic:nvPicPr>
                    <pic:blipFill>
                      <a:blip r:embed="rId16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69999" cy="24135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01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739175" cy="1158948"/>
              <wp:effectExtent l="19050" t="0" r="0" b="0"/>
              <wp:docPr id="373" name="_x159708424" descr="EMB000005c075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9708424" descr="EMB000005c07566"/>
                      <pic:cNvPicPr>
                        <a:picLocks noChangeAspect="1" noChangeArrowheads="1"/>
                      </pic:cNvPicPr>
                    </pic:nvPicPr>
                    <pic:blipFill>
                      <a:blip r:embed="rId16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38651" cy="115859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4A33F9">
      <w:pPr>
        <w:rPr>
          <w:del w:id="11017" w:author="박윤수" w:date="2014-08-23T00:16:00Z"/>
          <w:rFonts w:asciiTheme="minorEastAsia" w:hAnsiTheme="minorEastAsia"/>
          <w:lang w:val="en-US" w:eastAsia="ko-KR"/>
        </w:rPr>
        <w:pPrChange w:id="11018" w:author="박윤수" w:date="2014-08-23T00:18:00Z">
          <w:pPr>
            <w:spacing w:after="0"/>
          </w:pPr>
        </w:pPrChange>
      </w:pPr>
      <w:del w:id="11019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2) 상단 메뉴의 </w:delText>
        </w:r>
      </w:del>
      <w:ins w:id="11020" w:author="이은정" w:date="2014-08-22T15:57:00Z">
        <w:del w:id="11021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실행버튼(</w:delText>
          </w:r>
        </w:del>
      </w:ins>
      <w:del w:id="11022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02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204825" cy="197511"/>
              <wp:effectExtent l="0" t="0" r="0" b="0"/>
              <wp:docPr id="374" name="그림 373" descr="btn_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un.png"/>
                      <pic:cNvPicPr/>
                    </pic:nvPicPr>
                    <pic:blipFill rotWithShape="1">
                      <a:blip r:embed="rId49"/>
                      <a:srcRect l="2353" t="2352" r="-4978" b="-1313"/>
                      <a:stretch/>
                    </pic:blipFill>
                    <pic:spPr bwMode="auto">
                      <a:xfrm>
                        <a:off x="0" y="0"/>
                        <a:ext cx="203199" cy="1959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11024" w:author="이은정" w:date="2014-08-22T15:57:00Z">
        <w:del w:id="11025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026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버튼을</w:delText>
        </w:r>
      </w:del>
      <w:ins w:id="11027" w:author="이은정" w:date="2014-08-22T15:57:00Z">
        <w:del w:id="11028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을</w:delText>
          </w:r>
        </w:del>
      </w:ins>
      <w:del w:id="11029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클릭하여 코드를 실행시키고 결과를 </w:delText>
        </w:r>
        <w:r w:rsidR="008C331F" w:rsidDel="00C13530">
          <w:rPr>
            <w:rFonts w:asciiTheme="minorEastAsia" w:hAnsiTheme="minorEastAsia" w:hint="eastAsia"/>
            <w:lang w:val="en-US" w:eastAsia="ko-KR"/>
          </w:rPr>
          <w:delText>확인합니다.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030" w:author="박윤수" w:date="2014-08-23T00:16:00Z"/>
        </w:rPr>
        <w:pPrChange w:id="11031" w:author="박윤수" w:date="2014-08-23T00:18:00Z">
          <w:pPr>
            <w:pStyle w:val="affe"/>
            <w:snapToGrid/>
            <w:jc w:val="center"/>
          </w:pPr>
        </w:pPrChange>
      </w:pPr>
      <w:del w:id="11032" w:author="박윤수" w:date="2014-08-23T00:16:00Z">
        <w:r>
          <w:rPr>
            <w:noProof/>
            <w:rPrChange w:id="1103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211705" cy="2041525"/>
              <wp:effectExtent l="19050" t="0" r="0" b="0"/>
              <wp:docPr id="61" name="_x160458768" descr="EMB000005c0756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58768" descr="EMB000005c0756c"/>
                      <pic:cNvPicPr>
                        <a:picLocks noChangeAspect="1" noChangeArrowheads="1"/>
                      </pic:cNvPicPr>
                    </pic:nvPicPr>
                    <pic:blipFill>
                      <a:blip r:embed="rId16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11705" cy="204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03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275205" cy="2052320"/>
              <wp:effectExtent l="19050" t="0" r="0" b="0"/>
              <wp:docPr id="62" name="_x69551424" descr="EMB000005c0756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551424" descr="EMB000005c0756d"/>
                      <pic:cNvPicPr>
                        <a:picLocks noChangeAspect="1" noChangeArrowheads="1"/>
                      </pic:cNvPicPr>
                    </pic:nvPicPr>
                    <pic:blipFill>
                      <a:blip r:embed="rId16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75205" cy="2052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4A33F9">
      <w:pPr>
        <w:rPr>
          <w:del w:id="11035" w:author="박윤수" w:date="2014-08-23T00:16:00Z"/>
          <w:rFonts w:asciiTheme="minorEastAsia" w:hAnsiTheme="minorEastAsia"/>
          <w:lang w:val="en-US" w:eastAsia="ko-KR"/>
        </w:rPr>
        <w:pPrChange w:id="11036" w:author="박윤수" w:date="2014-08-23T00:18:00Z">
          <w:pPr>
            <w:spacing w:after="0"/>
          </w:pPr>
        </w:pPrChange>
      </w:pPr>
      <w:del w:id="11037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전원을 끄지 않았다는 에러가 </w:delText>
        </w:r>
        <w:r w:rsidR="008C331F" w:rsidDel="00C13530">
          <w:rPr>
            <w:rFonts w:asciiTheme="minorEastAsia" w:hAnsiTheme="minorEastAsia" w:hint="eastAsia"/>
            <w:lang w:val="en-US" w:eastAsia="ko-KR"/>
          </w:rPr>
          <w:delText xml:space="preserve">발생합니다. 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>(리봇은</w:delText>
        </w:r>
      </w:del>
      <w:ins w:id="11038" w:author="이은정" w:date="2014-08-22T10:42:00Z">
        <w:del w:id="11039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는</w:delText>
          </w:r>
        </w:del>
      </w:ins>
      <w:del w:id="11040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코드 마지막에 전원 끄기 명령을 주어야 </w:delText>
        </w:r>
        <w:r w:rsidR="008C331F" w:rsidDel="00C13530">
          <w:rPr>
            <w:rFonts w:asciiTheme="minorEastAsia" w:hAnsiTheme="minorEastAsia" w:hint="eastAsia"/>
            <w:lang w:val="en-US" w:eastAsia="ko-KR"/>
          </w:rPr>
          <w:delText>합니다.)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일단 </w:delText>
        </w:r>
      </w:del>
      <w:ins w:id="11041" w:author="이은정" w:date="2014-08-22T15:48:00Z">
        <w:del w:id="11042" w:author="박윤수" w:date="2014-08-23T00:16:00Z">
          <w:r w:rsidR="00DA0997" w:rsidDel="00C13530">
            <w:rPr>
              <w:rFonts w:asciiTheme="minorEastAsia" w:hAnsiTheme="minorEastAsia" w:hint="eastAsia"/>
              <w:lang w:val="en-US" w:eastAsia="ko-KR"/>
            </w:rPr>
            <w:delText>[</w:delText>
          </w:r>
        </w:del>
      </w:ins>
      <w:del w:id="11043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Turn off</w:delText>
        </w:r>
      </w:del>
      <w:ins w:id="11044" w:author="이은정" w:date="2014-08-22T15:48:00Z">
        <w:del w:id="11045" w:author="박윤수" w:date="2014-08-23T00:16:00Z">
          <w:r w:rsidR="00DA0997" w:rsidDel="00C13530">
            <w:rPr>
              <w:rFonts w:asciiTheme="minorEastAsia" w:hAnsiTheme="minorEastAsia" w:hint="eastAsia"/>
              <w:lang w:val="en-US" w:eastAsia="ko-KR"/>
            </w:rPr>
            <w:delText>]</w:delText>
          </w:r>
        </w:del>
      </w:ins>
      <w:del w:id="11046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버튼을 클릭하면 리봇이</w:delText>
        </w:r>
      </w:del>
      <w:ins w:id="11047" w:author="이은정" w:date="2014-08-22T10:42:00Z">
        <w:del w:id="11048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가</w:delText>
          </w:r>
        </w:del>
      </w:ins>
      <w:del w:id="11049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4칸 전진한 결과를 확인할 수 </w:delText>
        </w:r>
        <w:r w:rsidR="00C5453C" w:rsidDel="00C13530">
          <w:rPr>
            <w:rFonts w:asciiTheme="minorEastAsia" w:hAnsiTheme="minorEastAsia" w:hint="eastAsia"/>
            <w:lang w:val="en-US" w:eastAsia="ko-KR"/>
          </w:rPr>
          <w:delText>있습니다.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키보드로 움직인 것과 다르게 자신이 이동한 경로가 표시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됩니다.</w:delText>
        </w:r>
      </w:del>
    </w:p>
    <w:p w:rsidR="00000000" w:rsidRDefault="00AF7365">
      <w:pPr>
        <w:rPr>
          <w:del w:id="11050" w:author="박윤수" w:date="2014-08-23T00:16:00Z"/>
          <w:rFonts w:asciiTheme="minorEastAsia" w:hAnsiTheme="minorEastAsia"/>
          <w:lang w:val="en-US" w:eastAsia="ko-KR"/>
        </w:rPr>
        <w:pPrChange w:id="11051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052" w:author="박윤수" w:date="2014-08-23T00:16:00Z"/>
          <w:rFonts w:asciiTheme="minorEastAsia" w:hAnsiTheme="minorEastAsia"/>
          <w:lang w:val="en-US" w:eastAsia="ko-KR"/>
        </w:rPr>
        <w:pPrChange w:id="11053" w:author="박윤수" w:date="2014-08-23T00:18:00Z">
          <w:pPr>
            <w:spacing w:after="0"/>
          </w:pPr>
        </w:pPrChange>
      </w:pPr>
      <w:del w:id="11054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[스스로 하기 3]</w:delText>
        </w:r>
      </w:del>
    </w:p>
    <w:p w:rsidR="00000000" w:rsidRDefault="004A33F9">
      <w:pPr>
        <w:rPr>
          <w:del w:id="11055" w:author="박윤수" w:date="2014-08-23T00:16:00Z"/>
          <w:rFonts w:asciiTheme="minorEastAsia" w:hAnsiTheme="minorEastAsia"/>
          <w:lang w:val="en-US" w:eastAsia="ko-KR"/>
        </w:rPr>
        <w:pPrChange w:id="11056" w:author="박윤수" w:date="2014-08-23T00:18:00Z">
          <w:pPr>
            <w:spacing w:after="0"/>
          </w:pPr>
        </w:pPrChange>
      </w:pPr>
      <w:del w:id="11057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아래와 같은 결과가 나오도록 코드를 작성하시오.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058" w:author="박윤수" w:date="2014-08-23T00:16:00Z"/>
        </w:rPr>
        <w:pPrChange w:id="11059" w:author="박윤수" w:date="2014-08-23T00:18:00Z">
          <w:pPr>
            <w:pStyle w:val="affe"/>
            <w:snapToGrid/>
            <w:jc w:val="center"/>
          </w:pPr>
        </w:pPrChange>
      </w:pPr>
      <w:del w:id="11060" w:author="박윤수" w:date="2014-08-23T00:16:00Z">
        <w:r>
          <w:rPr>
            <w:noProof/>
            <w:rPrChange w:id="1106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53230" cy="1286510"/>
              <wp:effectExtent l="19050" t="0" r="0" b="0"/>
              <wp:docPr id="69" name="_x155157576" descr="EMB000005c075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57576" descr="EMB000005c07574"/>
                      <pic:cNvPicPr>
                        <a:picLocks noChangeAspect="1" noChangeArrowheads="1"/>
                      </pic:cNvPicPr>
                    </pic:nvPicPr>
                    <pic:blipFill>
                      <a:blip r:embed="rId16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53230" cy="1286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062" w:author="박윤수" w:date="2014-08-23T00:16:00Z"/>
          <w:rFonts w:asciiTheme="minorEastAsia" w:hAnsiTheme="minorEastAsia"/>
          <w:lang w:val="en-US" w:eastAsia="ko-KR"/>
        </w:rPr>
        <w:pPrChange w:id="11063" w:author="박윤수" w:date="2014-08-23T00:18:00Z">
          <w:pPr>
            <w:spacing w:after="0"/>
          </w:pPr>
        </w:pPrChange>
      </w:pPr>
    </w:p>
    <w:p w:rsidR="00000000" w:rsidRDefault="004A33F9">
      <w:pPr>
        <w:pStyle w:val="affc"/>
        <w:numPr>
          <w:ilvl w:val="0"/>
          <w:numId w:val="47"/>
        </w:numPr>
        <w:ind w:leftChars="0"/>
        <w:rPr>
          <w:del w:id="11064" w:author="박윤수" w:date="2014-08-23T00:16:00Z"/>
          <w:rFonts w:asciiTheme="minorEastAsia" w:hAnsiTheme="minorEastAsia"/>
          <w:b/>
          <w:sz w:val="24"/>
          <w:lang w:eastAsia="ko-KR"/>
        </w:rPr>
        <w:pPrChange w:id="11065" w:author="박윤수" w:date="2014-08-23T00:18:00Z">
          <w:pPr>
            <w:pStyle w:val="affc"/>
            <w:numPr>
              <w:numId w:val="47"/>
            </w:numPr>
            <w:spacing w:after="0"/>
            <w:ind w:leftChars="0" w:left="927" w:hanging="360"/>
          </w:pPr>
        </w:pPrChange>
      </w:pPr>
      <w:del w:id="11066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turn_off()</w:delText>
        </w:r>
      </w:del>
    </w:p>
    <w:p w:rsidR="00000000" w:rsidRDefault="004A33F9">
      <w:pPr>
        <w:rPr>
          <w:del w:id="11067" w:author="박윤수" w:date="2014-08-23T00:16:00Z"/>
          <w:rFonts w:asciiTheme="minorEastAsia" w:hAnsiTheme="minorEastAsia"/>
          <w:lang w:val="en-US" w:eastAsia="ko-KR"/>
        </w:rPr>
        <w:pPrChange w:id="11068" w:author="박윤수" w:date="2014-08-23T00:18:00Z">
          <w:pPr>
            <w:spacing w:after="0"/>
          </w:pPr>
        </w:pPrChange>
      </w:pPr>
      <w:del w:id="11069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turn_off()는 리봇</w:delText>
        </w:r>
      </w:del>
      <w:ins w:id="11070" w:author="이은정" w:date="2014-08-22T10:42:00Z">
        <w:del w:id="11071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072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의 전원을 끄는 명령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입니다.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따라서 turn_off()가 실행되면 리봇은</w:delText>
        </w:r>
      </w:del>
      <w:ins w:id="11073" w:author="이은정" w:date="2014-08-22T10:42:00Z">
        <w:del w:id="11074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는</w:delText>
          </w:r>
        </w:del>
      </w:ins>
      <w:del w:id="11075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더 이상 움직이지 </w:delText>
        </w:r>
        <w:r w:rsidR="008C331F" w:rsidDel="00C13530">
          <w:rPr>
            <w:rFonts w:asciiTheme="minorEastAsia" w:hAnsiTheme="minorEastAsia" w:hint="eastAsia"/>
            <w:lang w:val="en-US" w:eastAsia="ko-KR"/>
          </w:rPr>
          <w:delText>않습니다.</w:delText>
        </w:r>
      </w:del>
    </w:p>
    <w:p w:rsidR="00000000" w:rsidRDefault="00AF7365">
      <w:pPr>
        <w:rPr>
          <w:del w:id="11076" w:author="박윤수" w:date="2014-08-23T00:16:00Z"/>
          <w:rFonts w:asciiTheme="minorEastAsia" w:hAnsiTheme="minorEastAsia"/>
          <w:lang w:val="en-US" w:eastAsia="ko-KR"/>
        </w:rPr>
        <w:pPrChange w:id="11077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078" w:author="박윤수" w:date="2014-08-23T00:16:00Z"/>
          <w:rFonts w:asciiTheme="minorEastAsia" w:hAnsiTheme="minorEastAsia"/>
          <w:lang w:val="en-US" w:eastAsia="ko-KR"/>
        </w:rPr>
        <w:pPrChange w:id="11079" w:author="박윤수" w:date="2014-08-23T00:18:00Z">
          <w:pPr>
            <w:spacing w:after="0"/>
          </w:pPr>
        </w:pPrChange>
      </w:pPr>
      <w:del w:id="11080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4A33F9">
      <w:pPr>
        <w:rPr>
          <w:del w:id="11081" w:author="박윤수" w:date="2014-08-23T00:16:00Z"/>
          <w:rFonts w:asciiTheme="minorEastAsia" w:hAnsiTheme="minorEastAsia"/>
          <w:lang w:val="en-US" w:eastAsia="ko-KR"/>
        </w:rPr>
        <w:pPrChange w:id="11082" w:author="박윤수" w:date="2014-08-23T00:18:00Z">
          <w:pPr>
            <w:spacing w:after="0"/>
          </w:pPr>
        </w:pPrChange>
      </w:pPr>
      <w:del w:id="11083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아래의 코드를 입력하고 실행하여 결과를 확인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rPr>
          <w:del w:id="11084" w:author="박윤수" w:date="2014-08-23T00:16:00Z"/>
        </w:rPr>
        <w:pPrChange w:id="11085" w:author="박윤수" w:date="2014-08-23T00:18:00Z">
          <w:pPr>
            <w:pStyle w:val="affe"/>
            <w:snapToGrid/>
          </w:pPr>
        </w:pPrChange>
      </w:pPr>
      <w:del w:id="11086" w:author="박윤수" w:date="2014-08-23T00:16:00Z">
        <w:r>
          <w:rPr>
            <w:noProof/>
            <w:rPrChange w:id="1108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903095" cy="1116330"/>
              <wp:effectExtent l="19050" t="0" r="1905" b="0"/>
              <wp:docPr id="377" name="_x160097136" descr="EMB000005c075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97136" descr="EMB000005c07579"/>
                      <pic:cNvPicPr>
                        <a:picLocks noChangeAspect="1" noChangeArrowheads="1"/>
                      </pic:cNvPicPr>
                    </pic:nvPicPr>
                    <pic:blipFill>
                      <a:blip r:embed="rId16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3095" cy="11163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08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520190" cy="2158365"/>
              <wp:effectExtent l="19050" t="0" r="3810" b="0"/>
              <wp:docPr id="376" name="_x155161888" descr="EMB000005c0757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61888" descr="EMB000005c0757a"/>
                      <pic:cNvPicPr>
                        <a:picLocks noChangeAspect="1" noChangeArrowheads="1"/>
                      </pic:cNvPicPr>
                    </pic:nvPicPr>
                    <pic:blipFill>
                      <a:blip r:embed="rId16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0190" cy="21583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08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768089" cy="1594883"/>
              <wp:effectExtent l="19050" t="0" r="3561" b="0"/>
              <wp:docPr id="74" name="_x160442496" descr="EMB000005c0757b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2496" descr="EMB000005c0757b"/>
                      <pic:cNvPicPr>
                        <a:picLocks noChangeAspect="1" noChangeArrowheads="1"/>
                      </pic:cNvPicPr>
                    </pic:nvPicPr>
                    <pic:blipFill>
                      <a:blip r:embed="rId16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8293" cy="159506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4A33F9">
      <w:pPr>
        <w:rPr>
          <w:del w:id="11090" w:author="박윤수" w:date="2014-08-23T00:16:00Z"/>
          <w:rFonts w:asciiTheme="minorEastAsia" w:hAnsiTheme="minorEastAsia"/>
          <w:lang w:val="en-US" w:eastAsia="ko-KR"/>
        </w:rPr>
        <w:pPrChange w:id="11091" w:author="박윤수" w:date="2014-08-23T00:18:00Z">
          <w:pPr>
            <w:spacing w:after="0"/>
          </w:pPr>
        </w:pPrChange>
      </w:pPr>
      <w:del w:id="11092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[스스로 하기 4]</w:delText>
        </w:r>
      </w:del>
    </w:p>
    <w:p w:rsidR="00000000" w:rsidRDefault="004A33F9">
      <w:pPr>
        <w:rPr>
          <w:del w:id="11093" w:author="박윤수" w:date="2014-08-23T00:16:00Z"/>
          <w:rFonts w:asciiTheme="minorEastAsia" w:hAnsiTheme="minorEastAsia"/>
          <w:lang w:val="en-US" w:eastAsia="ko-KR"/>
        </w:rPr>
        <w:pPrChange w:id="11094" w:author="박윤수" w:date="2014-08-23T00:18:00Z">
          <w:pPr>
            <w:spacing w:after="0"/>
          </w:pPr>
        </w:pPrChange>
      </w:pPr>
      <w:del w:id="11095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아래 코드의 결과를 예상해 본 후, 입력하여 확인하고 예상한 결과와 비교하시오.</w:delText>
        </w:r>
      </w:del>
    </w:p>
    <w:p w:rsidR="00000000" w:rsidRDefault="00AF7365">
      <w:pPr>
        <w:rPr>
          <w:del w:id="11096" w:author="박윤수" w:date="2014-08-23T00:16:00Z"/>
          <w:rFonts w:asciiTheme="minorEastAsia" w:hAnsiTheme="minorEastAsia"/>
          <w:lang w:val="en-US" w:eastAsia="ko-KR"/>
        </w:rPr>
        <w:pPrChange w:id="11097" w:author="박윤수" w:date="2014-08-23T00:18:00Z">
          <w:pPr>
            <w:spacing w:after="0"/>
          </w:pPr>
        </w:pPrChange>
      </w:pPr>
    </w:p>
    <w:p w:rsidR="00000000" w:rsidRDefault="004A33F9">
      <w:pPr>
        <w:pStyle w:val="affc"/>
        <w:numPr>
          <w:ilvl w:val="0"/>
          <w:numId w:val="47"/>
        </w:numPr>
        <w:ind w:leftChars="0"/>
        <w:rPr>
          <w:del w:id="11098" w:author="박윤수" w:date="2014-08-23T00:16:00Z"/>
          <w:rFonts w:asciiTheme="minorEastAsia" w:hAnsiTheme="minorEastAsia"/>
          <w:b/>
          <w:sz w:val="24"/>
          <w:lang w:eastAsia="ko-KR"/>
        </w:rPr>
        <w:pPrChange w:id="11099" w:author="박윤수" w:date="2014-08-23T00:18:00Z">
          <w:pPr>
            <w:pStyle w:val="affc"/>
            <w:numPr>
              <w:numId w:val="47"/>
            </w:numPr>
            <w:spacing w:after="0"/>
            <w:ind w:leftChars="0" w:left="927" w:hanging="360"/>
          </w:pPr>
        </w:pPrChange>
      </w:pPr>
      <w:del w:id="11100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turn_left()</w:delText>
        </w:r>
      </w:del>
    </w:p>
    <w:p w:rsidR="00000000" w:rsidRDefault="00AF7365">
      <w:pPr>
        <w:rPr>
          <w:del w:id="11101" w:author="박윤수" w:date="2014-08-23T00:16:00Z"/>
          <w:rFonts w:asciiTheme="minorEastAsia" w:hAnsiTheme="minorEastAsia"/>
          <w:lang w:eastAsia="ko-KR"/>
        </w:rPr>
        <w:pPrChange w:id="11102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103" w:author="박윤수" w:date="2014-08-23T00:16:00Z"/>
          <w:rFonts w:asciiTheme="minorEastAsia" w:hAnsiTheme="minorEastAsia"/>
          <w:lang w:val="en-US" w:eastAsia="ko-KR"/>
        </w:rPr>
        <w:pPrChange w:id="11104" w:author="박윤수" w:date="2014-08-23T00:18:00Z">
          <w:pPr>
            <w:spacing w:after="0"/>
          </w:pPr>
        </w:pPrChange>
      </w:pPr>
      <w:del w:id="11105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turn_left()는 키보드의 방향키</w:delText>
        </w:r>
      </w:del>
      <w:ins w:id="11106" w:author="이은정" w:date="2014-08-22T15:54:00Z">
        <w:del w:id="11107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(</w:delText>
          </w:r>
        </w:del>
      </w:ins>
      <w:del w:id="11108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</w:delText>
        </w:r>
      </w:del>
      <w:ins w:id="11109" w:author="이은정" w:date="2014-08-22T15:54:00Z">
        <w:del w:id="11110" w:author="박윤수" w:date="2014-08-23T00:16:00Z">
          <w:r w:rsidR="00AF7365">
            <w:rPr>
              <w:noProof/>
              <w:lang w:val="en-US" w:eastAsia="ko-KR"/>
              <w:rPrChange w:id="11111">
                <w:rPr>
                  <w:noProof/>
                  <w:color w:val="0000FF"/>
                  <w:u w:val="single"/>
                  <w:lang w:val="en-US" w:eastAsia="ko-KR"/>
                </w:rPr>
              </w:rPrChange>
            </w:rPr>
            <w:drawing>
              <wp:inline distT="0" distB="0" distL="0" distR="0">
                <wp:extent cx="197510" cy="203152"/>
                <wp:effectExtent l="0" t="0" r="0" b="0"/>
                <wp:docPr id="44" name="그림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00" cy="205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  <w:r w:rsidR="00F374AE" w:rsidRPr="004A33F9" w:rsidDel="00C13530">
            <w:rPr>
              <w:rFonts w:ascii="맑은 고딕" w:eastAsia="맑은 고딕" w:hAnsi="맑은 고딕" w:cs="맑은 고딕" w:hint="eastAsia"/>
              <w:lang w:val="en-US" w:eastAsia="ko-KR"/>
            </w:rPr>
            <w:delText xml:space="preserve"> </w:delText>
          </w:r>
        </w:del>
      </w:ins>
      <w:del w:id="11112" w:author="박윤수" w:date="2014-08-23T00:16:00Z">
        <w:r w:rsidRPr="004A33F9" w:rsidDel="00C13530">
          <w:rPr>
            <w:rFonts w:ascii="맑은 고딕" w:eastAsia="맑은 고딕" w:hAnsi="맑은 고딕" w:cs="맑은 고딕" w:hint="eastAsia"/>
            <w:lang w:val="en-US" w:eastAsia="ko-KR"/>
          </w:rPr>
          <w:delText>󰎼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>와 같은 역할을 하는 명령으로 리봇을</w:delText>
        </w:r>
      </w:del>
      <w:ins w:id="11113" w:author="이은정" w:date="2014-08-22T10:42:00Z">
        <w:del w:id="11114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를</w:delText>
          </w:r>
        </w:del>
      </w:ins>
      <w:del w:id="11115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현재 위치에서 왼쪽으로 90도 회전 </w:delText>
        </w:r>
        <w:r w:rsidR="00736676" w:rsidDel="00C13530">
          <w:rPr>
            <w:rFonts w:asciiTheme="minorEastAsia" w:hAnsiTheme="minorEastAsia" w:hint="eastAsia"/>
            <w:lang w:val="en-US" w:eastAsia="ko-KR"/>
          </w:rPr>
          <w:delText>시킵니다.</w:delText>
        </w:r>
      </w:del>
    </w:p>
    <w:p w:rsidR="00000000" w:rsidRDefault="00AF7365">
      <w:pPr>
        <w:rPr>
          <w:del w:id="11116" w:author="박윤수" w:date="2014-08-23T00:16:00Z"/>
          <w:rFonts w:asciiTheme="minorEastAsia" w:hAnsiTheme="minorEastAsia"/>
          <w:lang w:val="en-US" w:eastAsia="ko-KR"/>
        </w:rPr>
        <w:pPrChange w:id="11117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118" w:author="박윤수" w:date="2014-08-23T00:16:00Z"/>
          <w:rFonts w:asciiTheme="minorEastAsia" w:hAnsiTheme="minorEastAsia"/>
          <w:lang w:val="en-US" w:eastAsia="ko-KR"/>
        </w:rPr>
        <w:pPrChange w:id="11119" w:author="박윤수" w:date="2014-08-23T00:18:00Z">
          <w:pPr>
            <w:spacing w:after="0"/>
          </w:pPr>
        </w:pPrChange>
      </w:pPr>
      <w:del w:id="11120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4A33F9">
      <w:pPr>
        <w:rPr>
          <w:del w:id="11121" w:author="박윤수" w:date="2014-08-23T00:16:00Z"/>
          <w:rFonts w:asciiTheme="minorEastAsia" w:hAnsiTheme="minorEastAsia"/>
          <w:lang w:val="en-US" w:eastAsia="ko-KR"/>
        </w:rPr>
        <w:pPrChange w:id="11122" w:author="박윤수" w:date="2014-08-23T00:18:00Z">
          <w:pPr>
            <w:spacing w:after="0"/>
          </w:pPr>
        </w:pPrChange>
      </w:pPr>
      <w:del w:id="11123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1) 아래 코드를 입력하고 실행하여 결과를 확인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ins w:id="11124" w:author="이은정" w:date="2014-08-22T15:55:00Z"/>
          <w:del w:id="11125" w:author="박윤수" w:date="2014-08-23T00:16:00Z"/>
        </w:rPr>
        <w:pPrChange w:id="11126" w:author="박윤수" w:date="2014-08-23T00:18:00Z">
          <w:pPr>
            <w:pStyle w:val="affe"/>
            <w:snapToGrid/>
            <w:jc w:val="center"/>
          </w:pPr>
        </w:pPrChange>
      </w:pPr>
      <w:del w:id="11127" w:author="박윤수" w:date="2014-08-23T00:16:00Z">
        <w:r>
          <w:rPr>
            <w:noProof/>
            <w:rPrChange w:id="1112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97305" cy="1052830"/>
              <wp:effectExtent l="19050" t="0" r="0" b="0"/>
              <wp:docPr id="87" name="_x160193904" descr="EMB000005c075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3904" descr="EMB000005c07582"/>
                      <pic:cNvPicPr>
                        <a:picLocks noChangeAspect="1" noChangeArrowheads="1"/>
                      </pic:cNvPicPr>
                    </pic:nvPicPr>
                    <pic:blipFill>
                      <a:blip r:embed="rId16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97305" cy="10528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12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095375" cy="1031240"/>
              <wp:effectExtent l="19050" t="0" r="9525" b="0"/>
              <wp:docPr id="88" name="_x160442496" descr="EMB000005c075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2496" descr="EMB000005c07583"/>
                      <pic:cNvPicPr>
                        <a:picLocks noChangeAspect="1" noChangeArrowheads="1"/>
                      </pic:cNvPicPr>
                    </pic:nvPicPr>
                    <pic:blipFill>
                      <a:blip r:embed="rId17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95375" cy="10312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130" w:author="박윤수" w:date="2014-08-23T00:16:00Z"/>
        </w:rPr>
        <w:pPrChange w:id="11131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4A33F9">
      <w:pPr>
        <w:rPr>
          <w:del w:id="11132" w:author="박윤수" w:date="2014-08-23T00:16:00Z"/>
          <w:rFonts w:asciiTheme="minorEastAsia" w:hAnsiTheme="minorEastAsia"/>
          <w:lang w:val="en-US" w:eastAsia="ko-KR"/>
        </w:rPr>
        <w:pPrChange w:id="11133" w:author="박윤수" w:date="2014-08-23T00:18:00Z">
          <w:pPr>
            <w:spacing w:after="0"/>
          </w:pPr>
        </w:pPrChange>
      </w:pPr>
      <w:del w:id="11134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[스스로 하기 5]</w:delText>
        </w:r>
      </w:del>
    </w:p>
    <w:p w:rsidR="00000000" w:rsidRDefault="004A33F9">
      <w:pPr>
        <w:rPr>
          <w:del w:id="11135" w:author="박윤수" w:date="2014-08-23T00:16:00Z"/>
          <w:rFonts w:asciiTheme="minorEastAsia" w:hAnsiTheme="minorEastAsia"/>
          <w:lang w:val="en-US" w:eastAsia="ko-KR"/>
        </w:rPr>
        <w:pPrChange w:id="11136" w:author="박윤수" w:date="2014-08-23T00:18:00Z">
          <w:pPr>
            <w:spacing w:after="0"/>
          </w:pPr>
        </w:pPrChange>
      </w:pPr>
      <w:del w:id="11137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아래와 같은 결과가 나오도록 코드를 작성하시오.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138" w:author="박윤수" w:date="2014-08-23T00:16:00Z"/>
        </w:rPr>
        <w:pPrChange w:id="11139" w:author="박윤수" w:date="2014-08-23T00:18:00Z">
          <w:pPr>
            <w:pStyle w:val="affe"/>
            <w:snapToGrid/>
            <w:jc w:val="center"/>
          </w:pPr>
        </w:pPrChange>
      </w:pPr>
      <w:del w:id="11140" w:author="박윤수" w:date="2014-08-23T00:16:00Z">
        <w:r>
          <w:rPr>
            <w:noProof/>
            <w:rPrChange w:id="1114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318260" cy="1254760"/>
              <wp:effectExtent l="19050" t="0" r="0" b="0"/>
              <wp:docPr id="95" name="_x160462032" descr="EMB000005c075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2032" descr="EMB000005c07588"/>
                      <pic:cNvPicPr>
                        <a:picLocks noChangeAspect="1" noChangeArrowheads="1"/>
                      </pic:cNvPicPr>
                    </pic:nvPicPr>
                    <pic:blipFill>
                      <a:blip r:embed="rId17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8260" cy="12547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4A33F9">
      <w:pPr>
        <w:rPr>
          <w:del w:id="11142" w:author="박윤수" w:date="2014-08-23T00:16:00Z"/>
          <w:rFonts w:asciiTheme="minorEastAsia" w:hAnsiTheme="minorEastAsia"/>
          <w:lang w:val="en-US" w:eastAsia="ko-KR"/>
        </w:rPr>
        <w:pPrChange w:id="11143" w:author="박윤수" w:date="2014-08-23T00:18:00Z">
          <w:pPr>
            <w:spacing w:after="0"/>
          </w:pPr>
        </w:pPrChange>
      </w:pPr>
      <w:del w:id="11144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※ 리봇</w:delText>
        </w:r>
      </w:del>
      <w:ins w:id="11145" w:author="이은정" w:date="2014-08-22T10:42:00Z">
        <w:del w:id="11146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147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의 방향에 주의하시오.</w:delText>
        </w:r>
      </w:del>
    </w:p>
    <w:p w:rsidR="00000000" w:rsidRDefault="00AF7365">
      <w:pPr>
        <w:rPr>
          <w:del w:id="11148" w:author="박윤수" w:date="2014-08-23T00:16:00Z"/>
          <w:rFonts w:asciiTheme="minorEastAsia" w:hAnsiTheme="minorEastAsia"/>
          <w:lang w:eastAsia="ko-KR"/>
        </w:rPr>
        <w:pPrChange w:id="11149" w:author="박윤수" w:date="2014-08-23T00:18:00Z">
          <w:pPr>
            <w:spacing w:after="0"/>
          </w:pPr>
        </w:pPrChange>
      </w:pPr>
    </w:p>
    <w:p w:rsidR="00000000" w:rsidRDefault="008C331F">
      <w:pPr>
        <w:ind w:left="0"/>
        <w:rPr>
          <w:del w:id="11150" w:author="박윤수" w:date="2014-08-23T00:16:00Z"/>
          <w:rFonts w:asciiTheme="minorEastAsia" w:hAnsiTheme="minorEastAsia"/>
          <w:lang w:val="en-US" w:eastAsia="ko-KR"/>
        </w:rPr>
        <w:pPrChange w:id="11151" w:author="박윤수" w:date="2014-08-23T00:18:00Z">
          <w:pPr>
            <w:spacing w:after="0"/>
            <w:ind w:left="0"/>
          </w:pPr>
        </w:pPrChange>
      </w:pPr>
      <w:del w:id="11152" w:author="박윤수" w:date="2014-08-23T00:16:00Z">
        <w:r w:rsidDel="00C13530">
          <w:rPr>
            <w:rFonts w:asciiTheme="minorEastAsia" w:hAnsiTheme="minorEastAsia"/>
            <w:lang w:val="en-US" w:eastAsia="ko-KR"/>
          </w:rPr>
          <w:br w:type="page"/>
        </w:r>
      </w:del>
    </w:p>
    <w:p w:rsidR="00000000" w:rsidRDefault="004A33F9">
      <w:pPr>
        <w:rPr>
          <w:del w:id="11153" w:author="박윤수" w:date="2014-08-23T00:16:00Z"/>
          <w:rFonts w:asciiTheme="minorEastAsia" w:hAnsiTheme="minorEastAsia"/>
          <w:lang w:val="en-US" w:eastAsia="ko-KR"/>
        </w:rPr>
        <w:pPrChange w:id="11154" w:author="박윤수" w:date="2014-08-23T00:18:00Z">
          <w:pPr>
            <w:spacing w:after="0"/>
          </w:pPr>
        </w:pPrChange>
      </w:pPr>
      <w:del w:id="11155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[스스로 하기 6]</w:delText>
        </w:r>
      </w:del>
    </w:p>
    <w:p w:rsidR="00000000" w:rsidRDefault="004A33F9">
      <w:pPr>
        <w:rPr>
          <w:del w:id="11156" w:author="박윤수" w:date="2014-08-23T00:16:00Z"/>
          <w:rFonts w:asciiTheme="minorEastAsia" w:hAnsiTheme="minorEastAsia"/>
          <w:lang w:val="en-US" w:eastAsia="ko-KR"/>
        </w:rPr>
        <w:pPrChange w:id="11157" w:author="박윤수" w:date="2014-08-23T00:18:00Z">
          <w:pPr>
            <w:spacing w:after="0"/>
          </w:pPr>
        </w:pPrChange>
      </w:pPr>
      <w:del w:id="11158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아래 코드의 결과를 예상해 본 후, 입력하여 확인하고 예상한 결과와 비교하시오.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159" w:author="박윤수" w:date="2014-08-23T00:16:00Z"/>
        </w:rPr>
        <w:pPrChange w:id="11160" w:author="박윤수" w:date="2014-08-23T00:18:00Z">
          <w:pPr>
            <w:pStyle w:val="affe"/>
            <w:snapToGrid/>
            <w:jc w:val="center"/>
          </w:pPr>
        </w:pPrChange>
      </w:pPr>
      <w:del w:id="11161" w:author="박윤수" w:date="2014-08-23T00:16:00Z">
        <w:r>
          <w:rPr>
            <w:noProof/>
            <w:rPrChange w:id="1116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75715" cy="1201420"/>
              <wp:effectExtent l="19050" t="0" r="635" b="0"/>
              <wp:docPr id="378" name="_x155265392" descr="EMB000005c0758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8f"/>
                      <pic:cNvPicPr>
                        <a:picLocks noChangeAspect="1" noChangeArrowheads="1"/>
                      </pic:cNvPicPr>
                    </pic:nvPicPr>
                    <pic:blipFill>
                      <a:blip r:embed="rId17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5715" cy="1201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163" w:author="박윤수" w:date="2014-08-23T00:16:00Z"/>
          <w:rFonts w:asciiTheme="minorEastAsia" w:hAnsiTheme="minorEastAsia"/>
          <w:lang w:val="en-US" w:eastAsia="ko-KR"/>
        </w:rPr>
        <w:pPrChange w:id="11164" w:author="박윤수" w:date="2014-08-23T00:18:00Z">
          <w:pPr>
            <w:spacing w:after="0"/>
          </w:pPr>
        </w:pPrChange>
      </w:pPr>
    </w:p>
    <w:p w:rsidR="00000000" w:rsidRDefault="004A33F9">
      <w:pPr>
        <w:pStyle w:val="affc"/>
        <w:numPr>
          <w:ilvl w:val="0"/>
          <w:numId w:val="47"/>
        </w:numPr>
        <w:ind w:leftChars="0"/>
        <w:rPr>
          <w:del w:id="11165" w:author="박윤수" w:date="2014-08-23T00:16:00Z"/>
          <w:rFonts w:asciiTheme="minorEastAsia" w:hAnsiTheme="minorEastAsia"/>
          <w:b/>
          <w:sz w:val="24"/>
          <w:lang w:eastAsia="ko-KR"/>
        </w:rPr>
        <w:pPrChange w:id="11166" w:author="박윤수" w:date="2014-08-23T00:18:00Z">
          <w:pPr>
            <w:pStyle w:val="affc"/>
            <w:numPr>
              <w:numId w:val="47"/>
            </w:numPr>
            <w:spacing w:after="0"/>
            <w:ind w:leftChars="0" w:left="927" w:hanging="360"/>
          </w:pPr>
        </w:pPrChange>
      </w:pPr>
      <w:del w:id="11167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주석문</w:delText>
        </w:r>
      </w:del>
    </w:p>
    <w:p w:rsidR="00000000" w:rsidRDefault="00AF7365">
      <w:pPr>
        <w:rPr>
          <w:del w:id="11168" w:author="박윤수" w:date="2014-08-23T00:16:00Z"/>
          <w:rFonts w:asciiTheme="minorEastAsia" w:hAnsiTheme="minorEastAsia"/>
          <w:b/>
          <w:sz w:val="24"/>
          <w:lang w:eastAsia="ko-KR"/>
        </w:rPr>
        <w:pPrChange w:id="11169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170" w:author="박윤수" w:date="2014-08-23T00:16:00Z"/>
          <w:rFonts w:asciiTheme="minorEastAsia" w:hAnsiTheme="minorEastAsia"/>
          <w:lang w:val="en-US" w:eastAsia="ko-KR"/>
        </w:rPr>
        <w:pPrChange w:id="11171" w:author="박윤수" w:date="2014-08-23T00:18:00Z">
          <w:pPr>
            <w:spacing w:after="0"/>
          </w:pPr>
        </w:pPrChange>
      </w:pPr>
      <w:del w:id="11172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주석문은 주로 코드에 대한 설명이나 일시적으로 해당 코드를 실행하고 싶지 않을 때 사용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# 기호 이후에 나오는 문자는 실행하지 </w:delText>
        </w:r>
        <w:r w:rsidR="008C331F" w:rsidDel="00C13530">
          <w:rPr>
            <w:rFonts w:asciiTheme="minorEastAsia" w:hAnsiTheme="minorEastAsia" w:hint="eastAsia"/>
            <w:lang w:val="en-US" w:eastAsia="ko-KR"/>
          </w:rPr>
          <w:delText>않습니다.</w:delText>
        </w:r>
      </w:del>
    </w:p>
    <w:p w:rsidR="00000000" w:rsidRDefault="00AF7365">
      <w:pPr>
        <w:rPr>
          <w:del w:id="11173" w:author="박윤수" w:date="2014-08-23T00:16:00Z"/>
          <w:rFonts w:asciiTheme="minorEastAsia" w:hAnsiTheme="minorEastAsia"/>
          <w:lang w:val="en-US" w:eastAsia="ko-KR"/>
        </w:rPr>
        <w:pPrChange w:id="11174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175" w:author="박윤수" w:date="2014-08-23T00:16:00Z"/>
          <w:rFonts w:asciiTheme="minorEastAsia" w:hAnsiTheme="minorEastAsia"/>
          <w:lang w:val="en-US" w:eastAsia="ko-KR"/>
        </w:rPr>
        <w:pPrChange w:id="11176" w:author="박윤수" w:date="2014-08-23T00:18:00Z">
          <w:pPr>
            <w:spacing w:after="0"/>
          </w:pPr>
        </w:pPrChange>
      </w:pPr>
      <w:del w:id="11177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4A33F9">
      <w:pPr>
        <w:rPr>
          <w:del w:id="11178" w:author="박윤수" w:date="2014-08-23T00:16:00Z"/>
          <w:rFonts w:asciiTheme="minorEastAsia" w:hAnsiTheme="minorEastAsia"/>
          <w:lang w:val="en-US" w:eastAsia="ko-KR"/>
        </w:rPr>
        <w:pPrChange w:id="11179" w:author="박윤수" w:date="2014-08-23T00:18:00Z">
          <w:pPr>
            <w:spacing w:after="0"/>
          </w:pPr>
        </w:pPrChange>
      </w:pPr>
      <w:del w:id="11180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1) 아래 코드를 입력하고 실행하여 결과를 확인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181" w:author="박윤수" w:date="2014-08-23T00:16:00Z"/>
        </w:rPr>
        <w:pPrChange w:id="11182" w:author="박윤수" w:date="2014-08-23T00:18:00Z">
          <w:pPr>
            <w:pStyle w:val="affe"/>
            <w:snapToGrid/>
            <w:jc w:val="center"/>
          </w:pPr>
        </w:pPrChange>
      </w:pPr>
      <w:del w:id="11183" w:author="박윤수" w:date="2014-08-23T00:16:00Z">
        <w:r>
          <w:rPr>
            <w:noProof/>
            <w:rPrChange w:id="1118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775460" cy="1212215"/>
              <wp:effectExtent l="19050" t="0" r="0" b="0"/>
              <wp:docPr id="380" name="_x69466192" descr="EMB000005c075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466192" descr="EMB000005c07594"/>
                      <pic:cNvPicPr>
                        <a:picLocks noChangeAspect="1" noChangeArrowheads="1"/>
                      </pic:cNvPicPr>
                    </pic:nvPicPr>
                    <pic:blipFill>
                      <a:blip r:embed="rId17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75460" cy="1212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18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669415" cy="1190625"/>
              <wp:effectExtent l="19050" t="0" r="6985" b="0"/>
              <wp:docPr id="379" name="_x155268304" descr="EMB000005c075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8304" descr="EMB000005c07595"/>
                      <pic:cNvPicPr>
                        <a:picLocks noChangeAspect="1" noChangeArrowheads="1"/>
                      </pic:cNvPicPr>
                    </pic:nvPicPr>
                    <pic:blipFill>
                      <a:blip r:embed="rId17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69415" cy="1190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4A33F9">
      <w:pPr>
        <w:rPr>
          <w:del w:id="11186" w:author="박윤수" w:date="2014-08-23T00:16:00Z"/>
          <w:rFonts w:asciiTheme="minorEastAsia" w:hAnsiTheme="minorEastAsia"/>
          <w:lang w:val="en-US" w:eastAsia="ko-KR"/>
        </w:rPr>
        <w:pPrChange w:id="11187" w:author="박윤수" w:date="2014-08-23T00:18:00Z">
          <w:pPr>
            <w:spacing w:after="0"/>
          </w:pPr>
        </w:pPrChange>
      </w:pPr>
      <w:del w:id="11188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첫 번째 줄에서 에러가 발생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My first program 이라는 명령을 리봇은</w:delText>
        </w:r>
      </w:del>
      <w:ins w:id="11189" w:author="이은정" w:date="2014-08-22T10:42:00Z">
        <w:del w:id="11190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는</w:delText>
          </w:r>
        </w:del>
      </w:ins>
      <w:del w:id="11191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이해하지 못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My first program은 리봇이</w:delText>
        </w:r>
      </w:del>
      <w:ins w:id="11192" w:author="이은정" w:date="2014-08-22T10:42:00Z">
        <w:del w:id="11193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가</w:delText>
          </w:r>
        </w:del>
      </w:ins>
      <w:del w:id="11194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 xml:space="preserve"> 실행할 명령이 아니라 이 프로그램에 대한 설명이기 때문에 주석처리 해야 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rPr>
          <w:del w:id="11195" w:author="박윤수" w:date="2014-08-23T00:16:00Z"/>
          <w:rFonts w:asciiTheme="minorEastAsia" w:hAnsiTheme="minorEastAsia"/>
          <w:lang w:val="en-US" w:eastAsia="ko-KR"/>
        </w:rPr>
        <w:pPrChange w:id="11196" w:author="박윤수" w:date="2014-08-23T00:18:00Z">
          <w:pPr>
            <w:spacing w:after="0"/>
          </w:pPr>
        </w:pPrChange>
      </w:pPr>
    </w:p>
    <w:p w:rsidR="00000000" w:rsidRDefault="00AF7365">
      <w:pPr>
        <w:pStyle w:val="affe"/>
        <w:snapToGrid/>
        <w:spacing w:after="240"/>
        <w:jc w:val="center"/>
        <w:rPr>
          <w:del w:id="11197" w:author="박윤수" w:date="2014-08-23T00:16:00Z"/>
        </w:rPr>
        <w:pPrChange w:id="11198" w:author="박윤수" w:date="2014-08-23T00:18:00Z">
          <w:pPr>
            <w:pStyle w:val="affe"/>
            <w:snapToGrid/>
            <w:jc w:val="center"/>
          </w:pPr>
        </w:pPrChange>
      </w:pPr>
      <w:del w:id="11199" w:author="박윤수" w:date="2014-08-23T00:16:00Z">
        <w:r>
          <w:rPr>
            <w:noProof/>
            <w:rPrChange w:id="1120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75715" cy="1137920"/>
              <wp:effectExtent l="19050" t="0" r="635" b="0"/>
              <wp:docPr id="382" name="_x69881904" descr="EMB000005c0759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81904" descr="EMB000005c0759a"/>
                      <pic:cNvPicPr>
                        <a:picLocks noChangeAspect="1" noChangeArrowheads="1"/>
                      </pic:cNvPicPr>
                    </pic:nvPicPr>
                    <pic:blipFill>
                      <a:blip r:embed="rId17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5715" cy="1137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20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849755" cy="1212215"/>
              <wp:effectExtent l="19050" t="0" r="0" b="0"/>
              <wp:docPr id="381" name="_x113726488" descr="EMB000005c0759b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13726488" descr="EMB000005c0759b"/>
                      <pic:cNvPicPr>
                        <a:picLocks noChangeAspect="1" noChangeArrowheads="1"/>
                      </pic:cNvPicPr>
                    </pic:nvPicPr>
                    <pic:blipFill>
                      <a:blip r:embed="rId17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49755" cy="12122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202" w:author="박윤수" w:date="2014-08-23T00:16:00Z"/>
        </w:rPr>
        <w:pPrChange w:id="11203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4A33F9">
      <w:pPr>
        <w:rPr>
          <w:del w:id="11204" w:author="박윤수" w:date="2014-08-23T00:16:00Z"/>
          <w:rFonts w:asciiTheme="minorEastAsia" w:hAnsiTheme="minorEastAsia"/>
          <w:lang w:val="en-US" w:eastAsia="ko-KR"/>
        </w:rPr>
        <w:pPrChange w:id="11205" w:author="박윤수" w:date="2014-08-23T00:18:00Z">
          <w:pPr>
            <w:spacing w:after="0"/>
          </w:pPr>
        </w:pPrChange>
      </w:pPr>
      <w:del w:id="11206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4번째 줄의 turn_left() 명령이 주석처리 되었기 때문에 실행되지 않았다.</w:delText>
        </w:r>
      </w:del>
    </w:p>
    <w:p w:rsidR="00000000" w:rsidRDefault="00AF7365">
      <w:pPr>
        <w:rPr>
          <w:del w:id="11207" w:author="박윤수" w:date="2014-08-23T00:16:00Z"/>
          <w:rFonts w:asciiTheme="minorEastAsia" w:hAnsiTheme="minorEastAsia"/>
          <w:lang w:val="en-US" w:eastAsia="ko-KR"/>
        </w:rPr>
        <w:pPrChange w:id="11208" w:author="박윤수" w:date="2014-08-23T00:18:00Z">
          <w:pPr>
            <w:spacing w:after="0"/>
          </w:pPr>
        </w:pPrChange>
      </w:pPr>
    </w:p>
    <w:p w:rsidR="00000000" w:rsidRDefault="008C331F">
      <w:pPr>
        <w:ind w:left="0"/>
        <w:rPr>
          <w:del w:id="11209" w:author="박윤수" w:date="2014-08-23T00:16:00Z"/>
          <w:rFonts w:asciiTheme="minorEastAsia" w:hAnsiTheme="minorEastAsia"/>
          <w:lang w:val="en-US" w:eastAsia="ko-KR"/>
        </w:rPr>
        <w:pPrChange w:id="11210" w:author="박윤수" w:date="2014-08-23T00:18:00Z">
          <w:pPr>
            <w:spacing w:after="0"/>
            <w:ind w:left="0"/>
          </w:pPr>
        </w:pPrChange>
      </w:pPr>
      <w:del w:id="11211" w:author="박윤수" w:date="2014-08-23T00:16:00Z">
        <w:r w:rsidDel="00C13530">
          <w:rPr>
            <w:rFonts w:asciiTheme="minorEastAsia" w:hAnsiTheme="minorEastAsia"/>
            <w:lang w:val="en-US" w:eastAsia="ko-KR"/>
          </w:rPr>
          <w:br w:type="page"/>
        </w:r>
      </w:del>
    </w:p>
    <w:p w:rsidR="00000000" w:rsidRDefault="004A33F9">
      <w:pPr>
        <w:rPr>
          <w:del w:id="11212" w:author="박윤수" w:date="2014-08-23T00:16:00Z"/>
          <w:rFonts w:asciiTheme="minorEastAsia" w:hAnsiTheme="minorEastAsia"/>
          <w:lang w:val="en-US" w:eastAsia="ko-KR"/>
        </w:rPr>
        <w:pPrChange w:id="11213" w:author="박윤수" w:date="2014-08-23T00:18:00Z">
          <w:pPr>
            <w:spacing w:after="0"/>
          </w:pPr>
        </w:pPrChange>
      </w:pPr>
      <w:del w:id="11214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[스스로 하기 7]</w:delText>
        </w:r>
      </w:del>
    </w:p>
    <w:p w:rsidR="00000000" w:rsidRDefault="004A33F9">
      <w:pPr>
        <w:rPr>
          <w:del w:id="11215" w:author="박윤수" w:date="2014-08-23T00:16:00Z"/>
          <w:rFonts w:asciiTheme="minorEastAsia" w:hAnsiTheme="minorEastAsia"/>
          <w:lang w:val="en-US" w:eastAsia="ko-KR"/>
        </w:rPr>
        <w:pPrChange w:id="11216" w:author="박윤수" w:date="2014-08-23T00:18:00Z">
          <w:pPr>
            <w:spacing w:after="0"/>
          </w:pPr>
        </w:pPrChange>
      </w:pPr>
      <w:del w:id="11217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아래와 같은 결과가 나오기 위해 코드를 주석처리 하시오.</w:delText>
        </w:r>
      </w:del>
    </w:p>
    <w:p w:rsidR="00000000" w:rsidRDefault="00AF7365">
      <w:pPr>
        <w:rPr>
          <w:del w:id="11218" w:author="박윤수" w:date="2014-08-23T00:16:00Z"/>
          <w:rFonts w:asciiTheme="minorEastAsia" w:hAnsiTheme="minorEastAsia"/>
          <w:lang w:val="en-US" w:eastAsia="ko-KR"/>
        </w:rPr>
        <w:pPrChange w:id="11219" w:author="박윤수" w:date="2014-08-23T00:18:00Z">
          <w:pPr>
            <w:spacing w:after="0"/>
          </w:pPr>
        </w:pPrChange>
      </w:pPr>
    </w:p>
    <w:p w:rsidR="00000000" w:rsidRDefault="00AF7365">
      <w:pPr>
        <w:pStyle w:val="affe"/>
        <w:snapToGrid/>
        <w:spacing w:after="240"/>
        <w:jc w:val="center"/>
        <w:rPr>
          <w:del w:id="11220" w:author="박윤수" w:date="2014-08-23T00:16:00Z"/>
        </w:rPr>
        <w:pPrChange w:id="11221" w:author="박윤수" w:date="2014-08-23T00:18:00Z">
          <w:pPr>
            <w:pStyle w:val="affe"/>
            <w:snapToGrid/>
            <w:jc w:val="center"/>
          </w:pPr>
        </w:pPrChange>
      </w:pPr>
      <w:del w:id="11222" w:author="박윤수" w:date="2014-08-23T00:16:00Z">
        <w:r>
          <w:rPr>
            <w:noProof/>
            <w:rPrChange w:id="1122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318260" cy="1223010"/>
              <wp:effectExtent l="19050" t="0" r="0" b="0"/>
              <wp:docPr id="32" name="_x155244048" descr="EMB000005c075a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4048" descr="EMB000005c075a0"/>
                      <pic:cNvPicPr>
                        <a:picLocks noChangeAspect="1" noChangeArrowheads="1"/>
                      </pic:cNvPicPr>
                    </pic:nvPicPr>
                    <pic:blipFill>
                      <a:blip r:embed="rId17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8260" cy="1223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22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254760" cy="1223010"/>
              <wp:effectExtent l="19050" t="0" r="2540" b="0"/>
              <wp:docPr id="383" name="_x69934808" descr="EMB000005c075a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934808" descr="EMB000005c075a1"/>
                      <pic:cNvPicPr>
                        <a:picLocks noChangeAspect="1" noChangeArrowheads="1"/>
                      </pic:cNvPicPr>
                    </pic:nvPicPr>
                    <pic:blipFill>
                      <a:blip r:embed="rId17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54760" cy="1223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225" w:author="박윤수" w:date="2014-08-23T00:16:00Z"/>
          <w:rFonts w:asciiTheme="minorEastAsia" w:hAnsiTheme="minorEastAsia"/>
          <w:lang w:val="en-US" w:eastAsia="ko-KR"/>
        </w:rPr>
        <w:pPrChange w:id="11226" w:author="박윤수" w:date="2014-08-23T00:18:00Z">
          <w:pPr>
            <w:spacing w:after="0"/>
          </w:pPr>
        </w:pPrChange>
      </w:pPr>
    </w:p>
    <w:p w:rsidR="00000000" w:rsidRDefault="004A33F9">
      <w:pPr>
        <w:pStyle w:val="affc"/>
        <w:numPr>
          <w:ilvl w:val="0"/>
          <w:numId w:val="47"/>
        </w:numPr>
        <w:ind w:leftChars="0"/>
        <w:rPr>
          <w:del w:id="11227" w:author="박윤수" w:date="2014-08-23T00:16:00Z"/>
          <w:rFonts w:asciiTheme="minorEastAsia" w:hAnsiTheme="minorEastAsia"/>
          <w:b/>
          <w:sz w:val="24"/>
          <w:lang w:eastAsia="ko-KR"/>
        </w:rPr>
        <w:pPrChange w:id="11228" w:author="박윤수" w:date="2014-08-23T00:18:00Z">
          <w:pPr>
            <w:pStyle w:val="affc"/>
            <w:numPr>
              <w:numId w:val="47"/>
            </w:numPr>
            <w:spacing w:after="0"/>
            <w:ind w:leftChars="0" w:left="927" w:hanging="360"/>
          </w:pPr>
        </w:pPrChange>
      </w:pPr>
      <w:del w:id="11229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코드 저장하기</w:delText>
        </w:r>
      </w:del>
    </w:p>
    <w:p w:rsidR="00000000" w:rsidRDefault="00AF7365">
      <w:pPr>
        <w:rPr>
          <w:del w:id="11230" w:author="박윤수" w:date="2014-08-23T00:16:00Z"/>
          <w:rFonts w:asciiTheme="minorEastAsia" w:hAnsiTheme="minorEastAsia"/>
          <w:lang w:eastAsia="ko-KR"/>
        </w:rPr>
        <w:pPrChange w:id="11231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232" w:author="박윤수" w:date="2014-08-23T00:16:00Z"/>
          <w:rFonts w:asciiTheme="minorEastAsia" w:hAnsiTheme="minorEastAsia"/>
          <w:lang w:val="en-US" w:eastAsia="ko-KR"/>
        </w:rPr>
        <w:pPrChange w:id="11233" w:author="박윤수" w:date="2014-08-23T00:18:00Z">
          <w:pPr>
            <w:spacing w:after="0"/>
          </w:pPr>
        </w:pPrChange>
      </w:pPr>
      <w:del w:id="11234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코드를 재사용하기 위해 저장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rPr>
          <w:del w:id="11235" w:author="박윤수" w:date="2014-08-23T00:16:00Z"/>
          <w:rFonts w:asciiTheme="minorEastAsia" w:hAnsiTheme="minorEastAsia"/>
          <w:lang w:val="en-US" w:eastAsia="ko-KR"/>
        </w:rPr>
        <w:pPrChange w:id="11236" w:author="박윤수" w:date="2014-08-23T00:18:00Z">
          <w:pPr>
            <w:spacing w:after="0"/>
          </w:pPr>
        </w:pPrChange>
      </w:pPr>
    </w:p>
    <w:p w:rsidR="00000000" w:rsidRDefault="004A33F9">
      <w:pPr>
        <w:rPr>
          <w:del w:id="11237" w:author="박윤수" w:date="2014-08-23T00:16:00Z"/>
          <w:rFonts w:asciiTheme="minorEastAsia" w:hAnsiTheme="minorEastAsia"/>
          <w:lang w:val="en-US" w:eastAsia="ko-KR"/>
        </w:rPr>
        <w:pPrChange w:id="11238" w:author="박윤수" w:date="2014-08-23T00:18:00Z">
          <w:pPr>
            <w:spacing w:after="0"/>
          </w:pPr>
        </w:pPrChange>
      </w:pPr>
      <w:del w:id="11239" w:author="박윤수" w:date="2014-08-23T00:16:00Z">
        <w:r w:rsidRPr="004A33F9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4A33F9">
      <w:pPr>
        <w:pStyle w:val="affc"/>
        <w:numPr>
          <w:ilvl w:val="0"/>
          <w:numId w:val="49"/>
        </w:numPr>
        <w:ind w:leftChars="0"/>
        <w:rPr>
          <w:del w:id="11240" w:author="박윤수" w:date="2014-08-23T00:16:00Z"/>
          <w:rFonts w:asciiTheme="minorEastAsia" w:hAnsiTheme="minorEastAsia"/>
          <w:lang w:val="en-US" w:eastAsia="ko-KR"/>
        </w:rPr>
        <w:pPrChange w:id="11241" w:author="박윤수" w:date="2014-08-23T00:18:00Z">
          <w:pPr>
            <w:pStyle w:val="affc"/>
            <w:numPr>
              <w:numId w:val="49"/>
            </w:numPr>
            <w:spacing w:after="0"/>
            <w:ind w:leftChars="0" w:left="927" w:hanging="360"/>
          </w:pPr>
        </w:pPrChange>
      </w:pPr>
      <w:del w:id="11242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 xml:space="preserve">상단 메뉴의 </w:delText>
        </w:r>
      </w:del>
      <w:ins w:id="11243" w:author="이은정" w:date="2014-08-22T15:58:00Z">
        <w:del w:id="11244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프로젝트</w:delText>
          </w:r>
        </w:del>
      </w:ins>
      <w:ins w:id="11245" w:author="이은정" w:date="2014-08-22T15:59:00Z">
        <w:del w:id="11246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 xml:space="preserve"> </w:delText>
          </w:r>
        </w:del>
      </w:ins>
      <w:ins w:id="11247" w:author="이은정" w:date="2014-08-22T15:58:00Z">
        <w:del w:id="11248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저장버튼(</w:delText>
          </w:r>
        </w:del>
      </w:ins>
      <w:del w:id="11249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 xml:space="preserve"> </w:delText>
        </w:r>
        <w:r w:rsidR="00AF7365">
          <w:rPr>
            <w:noProof/>
            <w:lang w:val="en-US" w:eastAsia="ko-KR"/>
            <w:rPrChange w:id="1125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35" name="그림 34" descr="save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ave_program.png"/>
                      <pic:cNvPicPr/>
                    </pic:nvPicPr>
                    <pic:blipFill>
                      <a:blip r:embed="rId17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251" w:author="이은정" w:date="2014-08-22T15:58:00Z">
        <w:del w:id="11252" w:author="박윤수" w:date="2014-08-23T00:16:00Z">
          <w:r w:rsidR="00F374AE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253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>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4A33F9">
      <w:pPr>
        <w:pStyle w:val="affc"/>
        <w:numPr>
          <w:ilvl w:val="0"/>
          <w:numId w:val="49"/>
        </w:numPr>
        <w:ind w:leftChars="0"/>
        <w:rPr>
          <w:del w:id="11254" w:author="박윤수" w:date="2014-08-23T00:16:00Z"/>
          <w:rFonts w:asciiTheme="minorEastAsia" w:hAnsiTheme="minorEastAsia"/>
          <w:lang w:val="en-US" w:eastAsia="ko-KR"/>
        </w:rPr>
        <w:pPrChange w:id="11255" w:author="박윤수" w:date="2014-08-23T00:18:00Z">
          <w:pPr>
            <w:pStyle w:val="affc"/>
            <w:numPr>
              <w:numId w:val="49"/>
            </w:numPr>
            <w:spacing w:after="0"/>
            <w:ind w:leftChars="0" w:left="927" w:hanging="360"/>
          </w:pPr>
        </w:pPrChange>
      </w:pPr>
      <w:del w:id="11256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 xml:space="preserve">저장할 폴더를 선택하고 원하는 파일명을 입력한 후 확장자를 </w:delText>
        </w:r>
      </w:del>
      <w:ins w:id="11257" w:author="이은정" w:date="2014-08-22T15:58:00Z">
        <w:del w:id="11258" w:author="박윤수" w:date="2014-08-23T00:16:00Z">
          <w:r w:rsidR="00F374AE" w:rsidDel="00C13530">
            <w:rPr>
              <w:rFonts w:asciiTheme="minorEastAsia" w:hAnsiTheme="minorEastAsia"/>
              <w:lang w:val="en-US" w:eastAsia="ko-KR"/>
            </w:rPr>
            <w:delText>“</w:delText>
          </w:r>
        </w:del>
      </w:ins>
      <w:del w:id="11259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>rur</w:delText>
        </w:r>
      </w:del>
      <w:ins w:id="11260" w:author="이은정" w:date="2014-08-22T15:58:00Z">
        <w:del w:id="11261" w:author="박윤수" w:date="2014-08-23T00:16:00Z">
          <w:r w:rsidR="00F374AE" w:rsidDel="00C13530">
            <w:rPr>
              <w:rFonts w:asciiTheme="minorEastAsia" w:hAnsiTheme="minorEastAsia"/>
              <w:lang w:val="en-US" w:eastAsia="ko-KR"/>
            </w:rPr>
            <w:delText>”</w:delText>
          </w:r>
        </w:del>
      </w:ins>
      <w:del w:id="11262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 xml:space="preserve">로 </w:delText>
        </w:r>
        <w:r w:rsidR="00AF7365">
          <w:rPr>
            <w:rFonts w:asciiTheme="minorEastAsia" w:hAnsiTheme="minorEastAsia"/>
            <w:noProof/>
            <w:lang w:val="en-US" w:eastAsia="ko-KR"/>
            <w:rPrChange w:id="1126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1320165</wp:posOffset>
              </wp:positionH>
              <wp:positionV relativeFrom="line">
                <wp:posOffset>295275</wp:posOffset>
              </wp:positionV>
              <wp:extent cx="2117725" cy="605790"/>
              <wp:effectExtent l="19050" t="0" r="0" b="0"/>
              <wp:wrapTopAndBottom/>
              <wp:docPr id="37" name="_x160302736" descr="EMB000005c075a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2736" descr="EMB000005c075a7"/>
                      <pic:cNvPicPr>
                        <a:picLocks noChangeAspect="1" noChangeArrowheads="1"/>
                      </pic:cNvPicPr>
                    </pic:nvPicPr>
                    <pic:blipFill>
                      <a:blip r:embed="rId18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17725" cy="60579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Pr="00BD67BB" w:rsidDel="00C13530">
          <w:rPr>
            <w:rFonts w:asciiTheme="minorEastAsia" w:hAnsiTheme="minorEastAsia" w:hint="eastAsia"/>
            <w:lang w:val="en-US" w:eastAsia="ko-KR"/>
          </w:rPr>
          <w:delText>지정하여 저장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BD67BB">
      <w:pPr>
        <w:pStyle w:val="affc"/>
        <w:numPr>
          <w:ilvl w:val="0"/>
          <w:numId w:val="49"/>
        </w:numPr>
        <w:ind w:leftChars="0" w:left="880"/>
        <w:rPr>
          <w:del w:id="11264" w:author="박윤수" w:date="2014-08-23T00:16:00Z"/>
          <w:rFonts w:asciiTheme="minorEastAsia" w:hAnsiTheme="minorEastAsia"/>
          <w:lang w:val="en-US" w:eastAsia="ko-KR"/>
        </w:rPr>
        <w:pPrChange w:id="11265" w:author="박윤수" w:date="2014-08-23T00:18:00Z">
          <w:pPr>
            <w:pStyle w:val="affc"/>
            <w:numPr>
              <w:numId w:val="49"/>
            </w:numPr>
            <w:spacing w:after="0"/>
            <w:ind w:leftChars="0" w:left="880" w:hanging="360"/>
          </w:pPr>
        </w:pPrChange>
      </w:pPr>
      <w:del w:id="11266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>RUR-PLE</w:delText>
        </w:r>
      </w:del>
      <w:ins w:id="11267" w:author="이은정" w:date="2014-08-22T10:11:00Z">
        <w:del w:id="11268" w:author="박윤수" w:date="2014-08-23T00:16:00Z">
          <w:r w:rsidR="00E3226E" w:rsidDel="00C13530">
            <w:rPr>
              <w:rFonts w:asciiTheme="minorEastAsia" w:hAnsiTheme="minorEastAsia" w:hint="eastAsia"/>
              <w:lang w:val="en-US" w:eastAsia="ko-KR"/>
            </w:rPr>
            <w:delText>러플(RUR-PLE)</w:delText>
          </w:r>
        </w:del>
      </w:ins>
      <w:del w:id="11269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 xml:space="preserve"> 프로그램을 재실행한 후, 상단 메뉴의 </w:delText>
        </w:r>
      </w:del>
      <w:ins w:id="11270" w:author="이은정" w:date="2014-08-22T15:58:00Z">
        <w:del w:id="11271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프</w:delText>
          </w:r>
        </w:del>
      </w:ins>
      <w:ins w:id="11272" w:author="이은정" w:date="2014-08-22T15:59:00Z">
        <w:del w:id="11273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로젝트 저장버튼(</w:delText>
          </w:r>
        </w:del>
      </w:ins>
      <w:del w:id="11274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27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41" name="그림 40" descr="open_pro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pen_program.png"/>
                      <pic:cNvPicPr/>
                    </pic:nvPicPr>
                    <pic:blipFill>
                      <a:blip r:embed="rId18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276" w:author="이은정" w:date="2014-08-22T15:59:00Z">
        <w:del w:id="11277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278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 xml:space="preserve"> 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BD67BB">
      <w:pPr>
        <w:pStyle w:val="affc"/>
        <w:numPr>
          <w:ilvl w:val="0"/>
          <w:numId w:val="49"/>
        </w:numPr>
        <w:ind w:leftChars="0" w:left="880"/>
        <w:rPr>
          <w:del w:id="11279" w:author="박윤수" w:date="2014-08-23T00:16:00Z"/>
          <w:rFonts w:asciiTheme="minorEastAsia" w:hAnsiTheme="minorEastAsia"/>
          <w:lang w:val="en-US" w:eastAsia="ko-KR"/>
        </w:rPr>
        <w:pPrChange w:id="11280" w:author="박윤수" w:date="2014-08-23T00:18:00Z">
          <w:pPr>
            <w:pStyle w:val="affc"/>
            <w:numPr>
              <w:numId w:val="49"/>
            </w:numPr>
            <w:spacing w:after="0"/>
            <w:ind w:leftChars="0" w:left="880" w:hanging="360"/>
          </w:pPr>
        </w:pPrChange>
      </w:pPr>
      <w:del w:id="11281" w:author="박윤수" w:date="2014-08-23T00:16:00Z">
        <w:r w:rsidRPr="00BD67BB" w:rsidDel="00C13530">
          <w:rPr>
            <w:rFonts w:asciiTheme="minorEastAsia" w:hAnsiTheme="minorEastAsia" w:hint="eastAsia"/>
            <w:lang w:val="en-US" w:eastAsia="ko-KR"/>
          </w:rPr>
          <w:delText>파일을 저장한 폴더로 이동하여 코드파일을 선택하고 열기버튼을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CF6B85" w:rsidRDefault="00AE0C29">
      <w:pPr>
        <w:pStyle w:val="HiddenfromContents"/>
        <w:pageBreakBefore/>
        <w:rPr>
          <w:del w:id="11282" w:author="박윤수" w:date="2014-08-23T00:16:00Z"/>
          <w:rFonts w:asciiTheme="minorEastAsia" w:hAnsiTheme="minorEastAsia"/>
          <w:lang w:eastAsia="ko-KR"/>
        </w:rPr>
      </w:pPr>
      <w:del w:id="11283" w:author="박윤수" w:date="2014-08-23T00:16:00Z">
        <w:r w:rsidDel="00C13530">
          <w:rPr>
            <w:rFonts w:asciiTheme="minorEastAsia" w:hAnsiTheme="minorEastAsia" w:hint="eastAsia"/>
            <w:lang w:eastAsia="ko-KR"/>
          </w:rPr>
          <w:delText>월드</w:delText>
        </w:r>
        <w:r w:rsidR="00E068DD" w:rsidDel="00C13530">
          <w:rPr>
            <w:rFonts w:asciiTheme="minorEastAsia" w:hAnsiTheme="minorEastAsia" w:hint="eastAsia"/>
            <w:lang w:eastAsia="ko-KR"/>
          </w:rPr>
          <w:delText xml:space="preserve"> 꾸미기</w:delText>
        </w:r>
      </w:del>
    </w:p>
    <w:p w:rsidR="00000000" w:rsidRDefault="00E068DD">
      <w:pPr>
        <w:pStyle w:val="affc"/>
        <w:numPr>
          <w:ilvl w:val="0"/>
          <w:numId w:val="50"/>
        </w:numPr>
        <w:ind w:leftChars="0"/>
        <w:rPr>
          <w:del w:id="11284" w:author="박윤수" w:date="2014-08-23T00:16:00Z"/>
          <w:rFonts w:asciiTheme="minorEastAsia" w:hAnsiTheme="minorEastAsia"/>
          <w:b/>
          <w:sz w:val="24"/>
          <w:lang w:eastAsia="ko-KR"/>
        </w:rPr>
        <w:pPrChange w:id="11285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286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월드 크기 바꾸기</w:delText>
        </w:r>
      </w:del>
    </w:p>
    <w:p w:rsidR="00000000" w:rsidRDefault="00E068DD">
      <w:pPr>
        <w:rPr>
          <w:del w:id="11287" w:author="박윤수" w:date="2014-08-23T00:16:00Z"/>
          <w:rFonts w:asciiTheme="minorEastAsia" w:hAnsiTheme="minorEastAsia"/>
          <w:lang w:val="en-US" w:eastAsia="ko-KR"/>
        </w:rPr>
        <w:pPrChange w:id="11288" w:author="박윤수" w:date="2014-08-23T00:18:00Z">
          <w:pPr>
            <w:spacing w:after="0"/>
          </w:pPr>
        </w:pPrChange>
      </w:pPr>
      <w:del w:id="11289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RUR-PLE</w:delText>
        </w:r>
      </w:del>
      <w:ins w:id="11290" w:author="이은정" w:date="2014-08-22T10:11:00Z">
        <w:del w:id="11291" w:author="박윤수" w:date="2014-08-23T00:16:00Z">
          <w:r w:rsidR="00E3226E" w:rsidDel="00C13530">
            <w:rPr>
              <w:rFonts w:asciiTheme="minorEastAsia" w:hAnsiTheme="minorEastAsia" w:hint="eastAsia"/>
              <w:lang w:val="en-US" w:eastAsia="ko-KR"/>
            </w:rPr>
            <w:delText>러플(RUR-PLE)</w:delText>
          </w:r>
        </w:del>
      </w:ins>
      <w:del w:id="11292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의 기본 월드 크기는 10×10 이지만, 월드의 크기를 최소 5×5에서부터 최대 30×30 까지 변경할 수 </w:delText>
        </w:r>
        <w:r w:rsidR="00C5453C" w:rsidDel="00C13530">
          <w:rPr>
            <w:rFonts w:asciiTheme="minorEastAsia" w:hAnsiTheme="minorEastAsia" w:hint="eastAsia"/>
            <w:lang w:val="en-US" w:eastAsia="ko-KR"/>
          </w:rPr>
          <w:delText>있습니다.</w:delText>
        </w:r>
      </w:del>
    </w:p>
    <w:p w:rsidR="00000000" w:rsidRDefault="00AF7365">
      <w:pPr>
        <w:rPr>
          <w:del w:id="11293" w:author="박윤수" w:date="2014-08-23T00:16:00Z"/>
          <w:rFonts w:asciiTheme="minorEastAsia" w:hAnsiTheme="minorEastAsia"/>
          <w:lang w:val="en-US" w:eastAsia="ko-KR"/>
        </w:rPr>
        <w:pPrChange w:id="11294" w:author="박윤수" w:date="2014-08-23T00:18:00Z">
          <w:pPr>
            <w:spacing w:after="0"/>
          </w:pPr>
        </w:pPrChange>
      </w:pPr>
    </w:p>
    <w:p w:rsidR="00000000" w:rsidRDefault="00E068DD">
      <w:pPr>
        <w:rPr>
          <w:del w:id="11295" w:author="박윤수" w:date="2014-08-23T00:16:00Z"/>
          <w:rFonts w:asciiTheme="minorEastAsia" w:hAnsiTheme="minorEastAsia"/>
          <w:lang w:val="en-US" w:eastAsia="ko-KR"/>
        </w:rPr>
        <w:pPrChange w:id="11296" w:author="박윤수" w:date="2014-08-23T00:18:00Z">
          <w:pPr>
            <w:spacing w:after="0"/>
          </w:pPr>
        </w:pPrChange>
      </w:pPr>
      <w:del w:id="11297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E068DD">
      <w:pPr>
        <w:pStyle w:val="affc"/>
        <w:numPr>
          <w:ilvl w:val="0"/>
          <w:numId w:val="51"/>
        </w:numPr>
        <w:ind w:leftChars="0"/>
        <w:rPr>
          <w:del w:id="11298" w:author="박윤수" w:date="2014-08-23T00:16:00Z"/>
          <w:rFonts w:asciiTheme="minorEastAsia" w:hAnsiTheme="minorEastAsia"/>
          <w:lang w:val="en-US" w:eastAsia="ko-KR"/>
        </w:rPr>
        <w:pPrChange w:id="11299" w:author="박윤수" w:date="2014-08-23T00:18:00Z">
          <w:pPr>
            <w:pStyle w:val="affc"/>
            <w:numPr>
              <w:numId w:val="51"/>
            </w:numPr>
            <w:spacing w:after="0"/>
            <w:ind w:leftChars="0" w:left="927" w:hanging="360"/>
          </w:pPr>
        </w:pPrChange>
      </w:pPr>
      <w:del w:id="11300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상단 메뉴의 </w:delText>
        </w:r>
        <w:r w:rsidR="00AF7365">
          <w:rPr>
            <w:noProof/>
            <w:lang w:val="en-US" w:eastAsia="ko-KR"/>
            <w:rPrChange w:id="1130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48" name="_x69551424" descr="EMB000005c075b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551424" descr="EMB000005c075b0"/>
                      <pic:cNvPicPr>
                        <a:picLocks noChangeAspect="1" noChangeArrowheads="1"/>
                      </pic:cNvPicPr>
                    </pic:nvPicPr>
                    <pic:blipFill>
                      <a:blip r:embed="rId18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 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E068DD">
      <w:pPr>
        <w:pStyle w:val="affc"/>
        <w:numPr>
          <w:ilvl w:val="0"/>
          <w:numId w:val="51"/>
        </w:numPr>
        <w:ind w:leftChars="0"/>
        <w:rPr>
          <w:del w:id="11302" w:author="박윤수" w:date="2014-08-23T00:16:00Z"/>
          <w:rFonts w:asciiTheme="minorEastAsia" w:hAnsiTheme="minorEastAsia"/>
          <w:lang w:val="en-US" w:eastAsia="ko-KR"/>
        </w:rPr>
        <w:pPrChange w:id="11303" w:author="박윤수" w:date="2014-08-23T00:18:00Z">
          <w:pPr>
            <w:pStyle w:val="affc"/>
            <w:numPr>
              <w:numId w:val="51"/>
            </w:numPr>
            <w:spacing w:after="0"/>
            <w:ind w:leftChars="0" w:left="927" w:hanging="360"/>
          </w:pPr>
        </w:pPrChange>
      </w:pPr>
      <w:del w:id="11304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World Size 창이 뜨면 게이지를 조절하여 월드 크기를 변경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E068DD">
      <w:pPr>
        <w:pStyle w:val="affc"/>
        <w:numPr>
          <w:ilvl w:val="0"/>
          <w:numId w:val="51"/>
        </w:numPr>
        <w:ind w:leftChars="0"/>
        <w:rPr>
          <w:del w:id="11305" w:author="박윤수" w:date="2014-08-23T00:16:00Z"/>
          <w:rFonts w:asciiTheme="minorEastAsia" w:hAnsiTheme="minorEastAsia"/>
          <w:lang w:val="en-US" w:eastAsia="ko-KR"/>
        </w:rPr>
        <w:pPrChange w:id="11306" w:author="박윤수" w:date="2014-08-23T00:18:00Z">
          <w:pPr>
            <w:pStyle w:val="affc"/>
            <w:numPr>
              <w:numId w:val="51"/>
            </w:numPr>
            <w:spacing w:after="0"/>
            <w:ind w:leftChars="0" w:left="927" w:hanging="360"/>
          </w:pPr>
        </w:pPrChange>
      </w:pPr>
      <w:del w:id="11307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상단 메뉴의</w:delText>
        </w:r>
      </w:del>
      <w:ins w:id="11308" w:author="이은정" w:date="2014-08-22T15:59:00Z">
        <w:del w:id="11309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 xml:space="preserve"> 월드초기화버튼(</w:delText>
          </w:r>
        </w:del>
      </w:ins>
      <w:del w:id="11310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 </w:delText>
        </w:r>
        <w:r w:rsidR="00AF7365">
          <w:rPr>
            <w:rFonts w:asciiTheme="minorEastAsia" w:hAnsiTheme="minorEastAsia"/>
            <w:noProof/>
            <w:lang w:val="en-US" w:eastAsia="ko-KR"/>
            <w:rPrChange w:id="1131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49" name="그림 46" descr="btn_reset_worl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tn_reset_world.png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312" w:author="이은정" w:date="2014-08-22T15:59:00Z">
        <w:del w:id="11313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314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 버튼을 클릭하면 월드의 초기 상태로 돌아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갑니다.</w:delText>
        </w:r>
      </w:del>
    </w:p>
    <w:p w:rsidR="00000000" w:rsidRDefault="00AF7365">
      <w:pPr>
        <w:rPr>
          <w:del w:id="11315" w:author="박윤수" w:date="2014-08-23T00:16:00Z"/>
          <w:rFonts w:asciiTheme="minorEastAsia" w:hAnsiTheme="minorEastAsia"/>
          <w:lang w:val="en-US" w:eastAsia="ko-KR"/>
        </w:rPr>
        <w:pPrChange w:id="11316" w:author="박윤수" w:date="2014-08-23T00:18:00Z">
          <w:pPr>
            <w:spacing w:after="0"/>
          </w:pPr>
        </w:pPrChange>
      </w:pPr>
    </w:p>
    <w:p w:rsidR="00000000" w:rsidRDefault="00AF7365">
      <w:pPr>
        <w:pStyle w:val="affe"/>
        <w:snapToGrid/>
        <w:spacing w:after="240"/>
        <w:jc w:val="center"/>
        <w:rPr>
          <w:del w:id="11317" w:author="박윤수" w:date="2014-08-23T00:16:00Z"/>
        </w:rPr>
        <w:pPrChange w:id="11318" w:author="박윤수" w:date="2014-08-23T00:18:00Z">
          <w:pPr>
            <w:pStyle w:val="affe"/>
            <w:snapToGrid/>
            <w:jc w:val="center"/>
          </w:pPr>
        </w:pPrChange>
      </w:pPr>
      <w:del w:id="11319" w:author="박윤수" w:date="2014-08-23T00:16:00Z">
        <w:r>
          <w:rPr>
            <w:noProof/>
            <w:rPrChange w:id="1132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561715" cy="3306445"/>
              <wp:effectExtent l="19050" t="0" r="635" b="0"/>
              <wp:docPr id="51" name="_x160440496" descr="EMB000005c075b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0496" descr="EMB000005c075b3"/>
                      <pic:cNvPicPr>
                        <a:picLocks noChangeAspect="1" noChangeArrowheads="1"/>
                      </pic:cNvPicPr>
                    </pic:nvPicPr>
                    <pic:blipFill>
                      <a:blip r:embed="rId18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61715" cy="33064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321" w:author="박윤수" w:date="2014-08-23T00:16:00Z"/>
          <w:rFonts w:asciiTheme="minorEastAsia" w:hAnsiTheme="minorEastAsia"/>
          <w:lang w:eastAsia="ko-KR"/>
        </w:rPr>
        <w:pPrChange w:id="11322" w:author="박윤수" w:date="2014-08-23T00:18:00Z">
          <w:pPr>
            <w:spacing w:after="0"/>
          </w:pPr>
        </w:pPrChange>
      </w:pPr>
    </w:p>
    <w:p w:rsidR="00000000" w:rsidRDefault="00E068DD">
      <w:pPr>
        <w:rPr>
          <w:del w:id="11323" w:author="박윤수" w:date="2014-08-23T00:16:00Z"/>
          <w:rFonts w:asciiTheme="minorEastAsia" w:hAnsiTheme="minorEastAsia"/>
          <w:lang w:val="en-US" w:eastAsia="ko-KR"/>
        </w:rPr>
        <w:pPrChange w:id="11324" w:author="박윤수" w:date="2014-08-23T00:18:00Z">
          <w:pPr>
            <w:spacing w:after="0"/>
          </w:pPr>
        </w:pPrChange>
      </w:pPr>
      <w:del w:id="11325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[스스로 하기 8]</w:delText>
        </w:r>
      </w:del>
    </w:p>
    <w:p w:rsidR="00000000" w:rsidRDefault="00E068DD">
      <w:pPr>
        <w:rPr>
          <w:ins w:id="11326" w:author="이은정" w:date="2014-08-22T16:00:00Z"/>
          <w:del w:id="11327" w:author="박윤수" w:date="2014-08-23T00:16:00Z"/>
          <w:rFonts w:asciiTheme="minorEastAsia" w:hAnsiTheme="minorEastAsia"/>
          <w:lang w:val="en-US" w:eastAsia="ko-KR"/>
        </w:rPr>
        <w:pPrChange w:id="11328" w:author="박윤수" w:date="2014-08-23T00:18:00Z">
          <w:pPr>
            <w:spacing w:after="0"/>
          </w:pPr>
        </w:pPrChange>
      </w:pPr>
      <w:del w:id="11329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월드의 크기를 8×7로 변경하시오.</w:delText>
        </w:r>
      </w:del>
    </w:p>
    <w:p w:rsidR="00000000" w:rsidRDefault="00AF7365">
      <w:pPr>
        <w:rPr>
          <w:del w:id="11330" w:author="박윤수" w:date="2014-08-23T00:16:00Z"/>
          <w:rFonts w:asciiTheme="minorEastAsia" w:hAnsiTheme="minorEastAsia"/>
          <w:lang w:eastAsia="ko-KR"/>
        </w:rPr>
        <w:pPrChange w:id="11331" w:author="박윤수" w:date="2014-08-23T00:18:00Z">
          <w:pPr>
            <w:spacing w:after="0"/>
          </w:pPr>
        </w:pPrChange>
      </w:pPr>
    </w:p>
    <w:p w:rsidR="00000000" w:rsidRDefault="006C3929">
      <w:pPr>
        <w:ind w:left="0"/>
        <w:rPr>
          <w:ins w:id="11332" w:author="이은정" w:date="2014-08-22T16:00:00Z"/>
          <w:del w:id="11333" w:author="박윤수" w:date="2014-08-23T00:16:00Z"/>
          <w:rFonts w:asciiTheme="minorEastAsia" w:hAnsiTheme="minorEastAsia"/>
          <w:b/>
          <w:sz w:val="24"/>
          <w:lang w:eastAsia="ko-KR"/>
        </w:rPr>
        <w:pPrChange w:id="11334" w:author="박윤수" w:date="2014-08-23T00:18:00Z">
          <w:pPr>
            <w:spacing w:after="0"/>
            <w:ind w:left="0"/>
          </w:pPr>
        </w:pPrChange>
      </w:pPr>
      <w:ins w:id="11335" w:author="이은정" w:date="2014-08-22T16:00:00Z">
        <w:del w:id="11336" w:author="박윤수" w:date="2014-08-23T00:16:00Z">
          <w:r w:rsidDel="00C13530">
            <w:rPr>
              <w:rFonts w:asciiTheme="minorEastAsia" w:hAnsiTheme="minorEastAsia"/>
              <w:b/>
              <w:sz w:val="24"/>
              <w:lang w:eastAsia="ko-KR"/>
            </w:rPr>
            <w:br w:type="page"/>
          </w:r>
        </w:del>
      </w:ins>
    </w:p>
    <w:p w:rsidR="00000000" w:rsidRDefault="00E068DD">
      <w:pPr>
        <w:pStyle w:val="affc"/>
        <w:numPr>
          <w:ilvl w:val="0"/>
          <w:numId w:val="50"/>
        </w:numPr>
        <w:ind w:leftChars="0"/>
        <w:rPr>
          <w:del w:id="11337" w:author="박윤수" w:date="2014-08-23T00:16:00Z"/>
          <w:rFonts w:asciiTheme="minorEastAsia" w:hAnsiTheme="minorEastAsia"/>
          <w:b/>
          <w:sz w:val="24"/>
          <w:lang w:eastAsia="ko-KR"/>
        </w:rPr>
        <w:pPrChange w:id="11338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339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벽 만들기</w:delText>
        </w:r>
      </w:del>
    </w:p>
    <w:p w:rsidR="00CF6B85" w:rsidRDefault="00E068DD">
      <w:pPr>
        <w:pStyle w:val="affc"/>
        <w:ind w:left="880"/>
        <w:rPr>
          <w:del w:id="11340" w:author="박윤수" w:date="2014-08-23T00:16:00Z"/>
          <w:rFonts w:asciiTheme="minorEastAsia" w:hAnsiTheme="minorEastAsia"/>
          <w:lang w:eastAsia="ko-KR"/>
        </w:rPr>
      </w:pPr>
      <w:del w:id="11341" w:author="박윤수" w:date="2014-08-23T00:16:00Z">
        <w:r w:rsidRPr="00E068DD" w:rsidDel="00C13530">
          <w:rPr>
            <w:rFonts w:asciiTheme="minorEastAsia" w:hAnsiTheme="minorEastAsia" w:hint="eastAsia"/>
            <w:lang w:eastAsia="ko-KR"/>
          </w:rPr>
          <w:delText>RUR-PLE</w:delText>
        </w:r>
      </w:del>
      <w:ins w:id="11342" w:author="이은정" w:date="2014-08-22T10:11:00Z">
        <w:del w:id="11343" w:author="박윤수" w:date="2014-08-23T00:16:00Z">
          <w:r w:rsidR="00E3226E" w:rsidDel="00C13530">
            <w:rPr>
              <w:rFonts w:asciiTheme="minorEastAsia" w:hAnsiTheme="minorEastAsia" w:hint="eastAsia"/>
              <w:lang w:eastAsia="ko-KR"/>
            </w:rPr>
            <w:delText>러플(RUR-PLE)</w:delText>
          </w:r>
        </w:del>
      </w:ins>
      <w:del w:id="11344" w:author="박윤수" w:date="2014-08-23T00:16:00Z">
        <w:r w:rsidRPr="00E068DD" w:rsidDel="00C13530">
          <w:rPr>
            <w:rFonts w:asciiTheme="minorEastAsia" w:hAnsiTheme="minorEastAsia" w:hint="eastAsia"/>
            <w:lang w:eastAsia="ko-KR"/>
          </w:rPr>
          <w:delText xml:space="preserve"> 월드 내에 벽을 만들어 리봇</w:delText>
        </w:r>
      </w:del>
      <w:ins w:id="11345" w:author="이은정" w:date="2014-08-22T10:42:00Z">
        <w:del w:id="11346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  <w:del w:id="11347" w:author="박윤수" w:date="2014-08-23T00:16:00Z">
        <w:r w:rsidRPr="00E068DD" w:rsidDel="00C13530">
          <w:rPr>
            <w:rFonts w:asciiTheme="minorEastAsia" w:hAnsiTheme="minorEastAsia" w:hint="eastAsia"/>
            <w:lang w:eastAsia="ko-KR"/>
          </w:rPr>
          <w:delText xml:space="preserve">의 이동에 제약을 줄 수 </w:delText>
        </w:r>
        <w:r w:rsidR="00C5453C" w:rsidDel="00C13530">
          <w:rPr>
            <w:rFonts w:asciiTheme="minorEastAsia" w:hAnsiTheme="minorEastAsia" w:hint="eastAsia"/>
            <w:lang w:eastAsia="ko-KR"/>
          </w:rPr>
          <w:delText>있습니다.</w:delText>
        </w:r>
      </w:del>
    </w:p>
    <w:p w:rsidR="00CF6B85" w:rsidRDefault="00CF6B85">
      <w:pPr>
        <w:pStyle w:val="affc"/>
        <w:ind w:left="880"/>
        <w:rPr>
          <w:del w:id="11348" w:author="박윤수" w:date="2014-08-23T00:16:00Z"/>
          <w:rFonts w:asciiTheme="minorEastAsia" w:hAnsiTheme="minorEastAsia"/>
          <w:lang w:eastAsia="ko-KR"/>
        </w:rPr>
      </w:pPr>
    </w:p>
    <w:p w:rsidR="00CF6B85" w:rsidRDefault="00E068DD">
      <w:pPr>
        <w:pStyle w:val="affc"/>
        <w:ind w:left="880"/>
        <w:rPr>
          <w:del w:id="11349" w:author="박윤수" w:date="2014-08-23T00:16:00Z"/>
          <w:rFonts w:asciiTheme="minorEastAsia" w:hAnsiTheme="minorEastAsia"/>
          <w:lang w:eastAsia="ko-KR"/>
        </w:rPr>
      </w:pPr>
      <w:del w:id="11350" w:author="박윤수" w:date="2014-08-23T00:16:00Z">
        <w:r w:rsidRPr="00E068DD" w:rsidDel="00C13530">
          <w:rPr>
            <w:rFonts w:asciiTheme="minorEastAsia" w:hAnsiTheme="minorEastAsia" w:hint="eastAsia"/>
            <w:lang w:eastAsia="ko-KR"/>
          </w:rPr>
          <w:delText>[따라 하기]</w:delText>
        </w:r>
      </w:del>
    </w:p>
    <w:p w:rsidR="00CF6B85" w:rsidRDefault="00E068DD">
      <w:pPr>
        <w:pStyle w:val="affc"/>
        <w:numPr>
          <w:ilvl w:val="0"/>
          <w:numId w:val="52"/>
        </w:numPr>
        <w:ind w:leftChars="0"/>
        <w:rPr>
          <w:del w:id="11351" w:author="박윤수" w:date="2014-08-23T00:16:00Z"/>
          <w:rFonts w:asciiTheme="minorEastAsia" w:hAnsiTheme="minorEastAsia"/>
          <w:lang w:val="en-US" w:eastAsia="ko-KR"/>
        </w:rPr>
      </w:pPr>
      <w:del w:id="11352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상단 메뉴의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벽버튼(</w:delText>
        </w:r>
        <w:r w:rsidR="00AF7365">
          <w:rPr>
            <w:rFonts w:asciiTheme="minorEastAsia" w:hAnsiTheme="minorEastAsia"/>
            <w:noProof/>
            <w:lang w:val="en-US" w:eastAsia="ko-KR"/>
            <w:rPrChange w:id="11353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215" name="_x155265392" descr="EMB000005c075c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c5"/>
                      <pic:cNvPicPr>
                        <a:picLocks noChangeAspect="1" noChangeArrowheads="1"/>
                      </pic:cNvPicPr>
                    </pic:nvPicPr>
                    <pic:blipFill>
                      <a:blip r:embed="rId18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)</w:delText>
        </w:r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 을 클릭하면 화면에 점이 생기고, 그 점 사이를 클릭하면 벽이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생성됩니다.</w:delText>
        </w:r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 생성된 벽을 클릭하면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사라집니다.</w:delText>
        </w:r>
      </w:del>
    </w:p>
    <w:p w:rsidR="00000000" w:rsidRDefault="00AF7365">
      <w:pPr>
        <w:pStyle w:val="affe"/>
        <w:snapToGrid/>
        <w:spacing w:after="240"/>
        <w:ind w:left="1240"/>
        <w:rPr>
          <w:del w:id="11354" w:author="박윤수" w:date="2014-08-23T00:16:00Z"/>
        </w:rPr>
        <w:pPrChange w:id="11355" w:author="박윤수" w:date="2014-08-23T00:18:00Z">
          <w:pPr>
            <w:pStyle w:val="affe"/>
            <w:snapToGrid/>
            <w:ind w:left="1240"/>
          </w:pPr>
        </w:pPrChange>
      </w:pPr>
      <w:del w:id="11356" w:author="박윤수" w:date="2014-08-23T00:16:00Z">
        <w:r>
          <w:rPr>
            <w:noProof/>
            <w:rPrChange w:id="1135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84314" cy="1552354"/>
              <wp:effectExtent l="19050" t="0" r="1736" b="0"/>
              <wp:docPr id="220" name="_x160294360" descr="EMB000005c075c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294360" descr="EMB000005c075c8"/>
                      <pic:cNvPicPr>
                        <a:picLocks noChangeAspect="1" noChangeArrowheads="1"/>
                      </pic:cNvPicPr>
                    </pic:nvPicPr>
                    <pic:blipFill>
                      <a:blip r:embed="rId18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84774" cy="1552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35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562735" cy="1552575"/>
              <wp:effectExtent l="19050" t="0" r="0" b="0"/>
              <wp:docPr id="221" name="_x155243968" descr="EMB000005c075c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3968" descr="EMB000005c075c9"/>
                      <pic:cNvPicPr>
                        <a:picLocks noChangeAspect="1" noChangeArrowheads="1"/>
                      </pic:cNvPicPr>
                    </pic:nvPicPr>
                    <pic:blipFill>
                      <a:blip r:embed="rId18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62735" cy="1552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6B85" w:rsidRDefault="00D84D69">
      <w:pPr>
        <w:pStyle w:val="affc"/>
        <w:numPr>
          <w:ilvl w:val="0"/>
          <w:numId w:val="52"/>
        </w:numPr>
        <w:rPr>
          <w:del w:id="11359" w:author="박윤수" w:date="2014-08-23T00:16:00Z"/>
          <w:rFonts w:asciiTheme="minorEastAsia" w:hAnsiTheme="minorEastAsia"/>
          <w:lang w:val="en-US" w:eastAsia="ko-KR"/>
        </w:rPr>
      </w:pPr>
      <w:del w:id="11360" w:author="박윤수" w:date="2014-08-23T00:16:00Z">
        <w:r w:rsidDel="00C13530">
          <w:rPr>
            <w:rFonts w:asciiTheme="minorEastAsia" w:hAnsiTheme="minorEastAsia" w:hint="eastAsia"/>
            <w:lang w:val="en-US" w:eastAsia="ko-KR"/>
          </w:rPr>
          <w:delText>벽버튼(</w:delText>
        </w:r>
        <w:r w:rsidR="00AF7365">
          <w:rPr>
            <w:rFonts w:asciiTheme="minorEastAsia" w:hAnsiTheme="minorEastAsia"/>
            <w:noProof/>
            <w:lang w:val="en-US" w:eastAsia="ko-KR"/>
            <w:rPrChange w:id="11361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52" name="_x155265392" descr="EMB000005c075c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c5"/>
                      <pic:cNvPicPr>
                        <a:picLocks noChangeAspect="1" noChangeArrowheads="1"/>
                      </pic:cNvPicPr>
                    </pic:nvPicPr>
                    <pic:blipFill>
                      <a:blip r:embed="rId18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Del="00C13530">
          <w:rPr>
            <w:rFonts w:asciiTheme="minorEastAsia" w:hAnsiTheme="minorEastAsia" w:hint="eastAsia"/>
            <w:lang w:val="en-US" w:eastAsia="ko-KR"/>
          </w:rPr>
          <w:delText>)</w:delText>
        </w:r>
        <w:r w:rsidR="00E068DD" w:rsidRPr="00E068DD" w:rsidDel="00C13530">
          <w:rPr>
            <w:rFonts w:asciiTheme="minorEastAsia" w:hAnsiTheme="minorEastAsia" w:hint="eastAsia"/>
            <w:lang w:val="en-US" w:eastAsia="ko-KR"/>
          </w:rPr>
          <w:delText>을 다시 클릭하면 화면의 점이 사라지고 생성된 벽</w:delText>
        </w:r>
        <w:bookmarkStart w:id="11362" w:name="_GoBack"/>
        <w:bookmarkEnd w:id="11362"/>
        <w:r w:rsidR="00E068DD" w:rsidRPr="00E068DD" w:rsidDel="00C13530">
          <w:rPr>
            <w:rFonts w:asciiTheme="minorEastAsia" w:hAnsiTheme="minorEastAsia" w:hint="eastAsia"/>
            <w:lang w:val="en-US" w:eastAsia="ko-KR"/>
          </w:rPr>
          <w:delText>만 남</w:delText>
        </w:r>
      </w:del>
      <w:ins w:id="11363" w:author="이은정" w:date="2014-08-22T16:51:00Z">
        <w:del w:id="11364" w:author="박윤수" w:date="2014-08-23T00:16:00Z">
          <w:r w:rsidR="00B81E92" w:rsidDel="00C13530">
            <w:rPr>
              <w:rFonts w:asciiTheme="minorEastAsia" w:hAnsiTheme="minorEastAsia" w:hint="eastAsia"/>
              <w:lang w:val="en-US" w:eastAsia="ko-KR"/>
            </w:rPr>
            <w:delText>습니</w:delText>
          </w:r>
        </w:del>
      </w:ins>
      <w:del w:id="11365" w:author="박윤수" w:date="2014-08-23T00:16:00Z">
        <w:r w:rsidR="00E068DD" w:rsidRPr="00E068DD" w:rsidDel="00C13530">
          <w:rPr>
            <w:rFonts w:asciiTheme="minorEastAsia" w:hAnsiTheme="minorEastAsia" w:hint="eastAsia"/>
            <w:lang w:val="en-US" w:eastAsia="ko-KR"/>
          </w:rPr>
          <w:delText>는다.</w:delText>
        </w:r>
      </w:del>
    </w:p>
    <w:p w:rsidR="00CF6B85" w:rsidRDefault="00E068DD">
      <w:pPr>
        <w:pStyle w:val="affc"/>
        <w:numPr>
          <w:ilvl w:val="0"/>
          <w:numId w:val="52"/>
        </w:numPr>
        <w:ind w:leftChars="0"/>
        <w:rPr>
          <w:del w:id="11366" w:author="박윤수" w:date="2014-08-23T00:16:00Z"/>
          <w:rFonts w:asciiTheme="minorEastAsia" w:hAnsiTheme="minorEastAsia"/>
          <w:lang w:val="en-US" w:eastAsia="ko-KR"/>
        </w:rPr>
      </w:pPr>
      <w:del w:id="11367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 xml:space="preserve">월드를 수정하고 싶을 때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벽버튼(</w:delText>
        </w:r>
        <w:r w:rsidR="00AF7365">
          <w:rPr>
            <w:rFonts w:asciiTheme="minorEastAsia" w:hAnsiTheme="minorEastAsia"/>
            <w:noProof/>
            <w:lang w:val="en-US" w:eastAsia="ko-KR"/>
            <w:rPrChange w:id="1136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54" name="_x155265392" descr="EMB000005c075c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392" descr="EMB000005c075c5"/>
                      <pic:cNvPicPr>
                        <a:picLocks noChangeAspect="1" noChangeArrowheads="1"/>
                      </pic:cNvPicPr>
                    </pic:nvPicPr>
                    <pic:blipFill>
                      <a:blip r:embed="rId18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D84D69" w:rsidDel="00C13530">
          <w:rPr>
            <w:rFonts w:asciiTheme="minorEastAsia" w:hAnsiTheme="minorEastAsia"/>
            <w:lang w:val="en-US" w:eastAsia="ko-KR"/>
          </w:rPr>
          <w:delText>)</w:delText>
        </w:r>
        <w:r w:rsidRPr="00E068DD" w:rsidDel="00C13530">
          <w:rPr>
            <w:rFonts w:asciiTheme="minorEastAsia" w:hAnsiTheme="minorEastAsia" w:hint="eastAsia"/>
            <w:lang w:val="en-US" w:eastAsia="ko-KR"/>
          </w:rPr>
          <w:delText>을 다시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CF6B85" w:rsidRDefault="00E068DD">
      <w:pPr>
        <w:rPr>
          <w:del w:id="11369" w:author="박윤수" w:date="2014-08-23T00:16:00Z"/>
          <w:rFonts w:asciiTheme="minorEastAsia" w:hAnsiTheme="minorEastAsia"/>
          <w:lang w:val="en-US" w:eastAsia="ko-KR"/>
        </w:rPr>
      </w:pPr>
      <w:del w:id="11370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[스스로 하기 9]</w:delText>
        </w:r>
      </w:del>
    </w:p>
    <w:p w:rsidR="00CF6B85" w:rsidRDefault="00E068DD">
      <w:pPr>
        <w:rPr>
          <w:del w:id="11371" w:author="박윤수" w:date="2014-08-23T00:16:00Z"/>
          <w:rFonts w:asciiTheme="minorEastAsia" w:hAnsiTheme="minorEastAsia"/>
          <w:lang w:val="en-US" w:eastAsia="ko-KR"/>
        </w:rPr>
      </w:pPr>
      <w:del w:id="11372" w:author="박윤수" w:date="2014-08-23T00:16:00Z">
        <w:r w:rsidRPr="00E068DD" w:rsidDel="00C13530">
          <w:rPr>
            <w:rFonts w:asciiTheme="minorEastAsia" w:hAnsiTheme="minorEastAsia" w:hint="eastAsia"/>
            <w:lang w:val="en-US" w:eastAsia="ko-KR"/>
          </w:rPr>
          <w:delText>아래와 같은 월드를 만드시오.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ins w:id="11373" w:author="이은정" w:date="2014-08-22T16:00:00Z"/>
          <w:del w:id="11374" w:author="박윤수" w:date="2014-08-23T00:16:00Z"/>
          <w:rFonts w:asciiTheme="minorEastAsia" w:hAnsiTheme="minorEastAsia"/>
        </w:rPr>
        <w:pPrChange w:id="11375" w:author="박윤수" w:date="2014-08-23T00:18:00Z">
          <w:pPr>
            <w:pStyle w:val="affe"/>
            <w:snapToGrid/>
            <w:jc w:val="center"/>
          </w:pPr>
        </w:pPrChange>
      </w:pPr>
      <w:del w:id="11376" w:author="박윤수" w:date="2014-08-23T00:16:00Z">
        <w:r>
          <w:rPr>
            <w:noProof/>
            <w:rPrChange w:id="11377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359275" cy="1775460"/>
              <wp:effectExtent l="19050" t="0" r="3175" b="0"/>
              <wp:docPr id="55" name="_x155241096" descr="EMB000005c075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1096" descr="EMB000005c075ce"/>
                      <pic:cNvPicPr>
                        <a:picLocks noChangeAspect="1" noChangeArrowheads="1"/>
                      </pic:cNvPicPr>
                    </pic:nvPicPr>
                    <pic:blipFill>
                      <a:blip r:embed="rId18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59275" cy="1775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378" w:author="박윤수" w:date="2014-08-23T00:16:00Z"/>
          <w:rFonts w:asciiTheme="minorEastAsia" w:hAnsiTheme="minorEastAsia"/>
        </w:rPr>
        <w:pPrChange w:id="11379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6C3929">
      <w:pPr>
        <w:ind w:left="0"/>
        <w:rPr>
          <w:ins w:id="11380" w:author="이은정" w:date="2014-08-22T16:00:00Z"/>
          <w:del w:id="11381" w:author="박윤수" w:date="2014-08-23T00:16:00Z"/>
          <w:rFonts w:asciiTheme="minorEastAsia" w:hAnsiTheme="minorEastAsia"/>
          <w:b/>
          <w:sz w:val="24"/>
          <w:lang w:eastAsia="ko-KR"/>
        </w:rPr>
        <w:pPrChange w:id="11382" w:author="박윤수" w:date="2014-08-23T00:18:00Z">
          <w:pPr>
            <w:spacing w:after="0"/>
            <w:ind w:left="0"/>
          </w:pPr>
        </w:pPrChange>
      </w:pPr>
      <w:ins w:id="11383" w:author="이은정" w:date="2014-08-22T16:00:00Z">
        <w:del w:id="11384" w:author="박윤수" w:date="2014-08-23T00:16:00Z">
          <w:r w:rsidDel="00C13530">
            <w:rPr>
              <w:rFonts w:asciiTheme="minorEastAsia" w:hAnsiTheme="minorEastAsia"/>
              <w:b/>
              <w:sz w:val="24"/>
              <w:lang w:eastAsia="ko-KR"/>
            </w:rPr>
            <w:br w:type="page"/>
          </w:r>
        </w:del>
      </w:ins>
    </w:p>
    <w:p w:rsidR="00000000" w:rsidRDefault="00E068DD">
      <w:pPr>
        <w:pStyle w:val="affc"/>
        <w:numPr>
          <w:ilvl w:val="0"/>
          <w:numId w:val="50"/>
        </w:numPr>
        <w:ind w:leftChars="0"/>
        <w:rPr>
          <w:del w:id="11385" w:author="박윤수" w:date="2014-08-23T00:16:00Z"/>
          <w:rFonts w:asciiTheme="minorEastAsia" w:hAnsiTheme="minorEastAsia"/>
          <w:b/>
          <w:sz w:val="24"/>
          <w:lang w:eastAsia="ko-KR"/>
        </w:rPr>
        <w:pPrChange w:id="11386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387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비퍼 놓기</w:delText>
        </w:r>
      </w:del>
    </w:p>
    <w:p w:rsidR="00CF6B85" w:rsidRDefault="007B5EFA">
      <w:pPr>
        <w:ind w:leftChars="257" w:left="565"/>
        <w:rPr>
          <w:del w:id="11388" w:author="박윤수" w:date="2014-08-23T00:16:00Z"/>
          <w:rFonts w:asciiTheme="minorEastAsia" w:hAnsiTheme="minorEastAsia"/>
          <w:lang w:val="en-US" w:eastAsia="ko-KR"/>
        </w:rPr>
      </w:pPr>
      <w:del w:id="11389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비퍼(beeper)는 RUR-PLE</w:delText>
        </w:r>
      </w:del>
      <w:ins w:id="11390" w:author="이은정" w:date="2014-08-22T10:11:00Z">
        <w:del w:id="11391" w:author="박윤수" w:date="2014-08-23T00:16:00Z">
          <w:r w:rsidR="00E3226E" w:rsidDel="00C13530">
            <w:rPr>
              <w:rFonts w:asciiTheme="minorEastAsia" w:hAnsiTheme="minorEastAsia" w:hint="eastAsia"/>
              <w:lang w:val="en-US" w:eastAsia="ko-KR"/>
            </w:rPr>
            <w:delText>러플(RUR-PLE)</w:delText>
          </w:r>
        </w:del>
      </w:ins>
      <w:del w:id="11392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월드에 배치할 수 있는 물건이며 다양한 용도로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쓰입니다.</w:delText>
        </w:r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비퍼는 리봇이</w:delText>
        </w:r>
      </w:del>
      <w:ins w:id="11393" w:author="이은정" w:date="2014-08-22T10:42:00Z">
        <w:del w:id="11394" w:author="박윤수" w:date="2014-08-23T00:16:00Z">
          <w:r w:rsidR="005A42A0" w:rsidDel="00C13530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val="en-US" w:eastAsia="ko-KR"/>
            </w:rPr>
            <w:delText>가</w:delText>
          </w:r>
        </w:del>
      </w:ins>
      <w:del w:id="11395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주울 수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 xml:space="preserve">있습니다. </w:delText>
        </w:r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(물론 다시 버릴 수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CF6B85" w:rsidRDefault="00CF6B85">
      <w:pPr>
        <w:ind w:leftChars="257" w:left="565"/>
        <w:rPr>
          <w:del w:id="11396" w:author="박윤수" w:date="2014-08-23T00:16:00Z"/>
          <w:rFonts w:asciiTheme="minorEastAsia" w:hAnsiTheme="minorEastAsia"/>
          <w:lang w:val="en-US" w:eastAsia="ko-KR"/>
        </w:rPr>
      </w:pPr>
    </w:p>
    <w:p w:rsidR="00CF6B85" w:rsidRDefault="007B5EFA">
      <w:pPr>
        <w:ind w:leftChars="257" w:left="565"/>
        <w:rPr>
          <w:del w:id="11397" w:author="박윤수" w:date="2014-08-23T00:16:00Z"/>
          <w:rFonts w:asciiTheme="minorEastAsia" w:hAnsiTheme="minorEastAsia"/>
          <w:lang w:val="en-US" w:eastAsia="ko-KR"/>
        </w:rPr>
      </w:pPr>
      <w:del w:id="11398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CF6B85" w:rsidRDefault="007B5EFA">
      <w:pPr>
        <w:pStyle w:val="affc"/>
        <w:numPr>
          <w:ilvl w:val="0"/>
          <w:numId w:val="53"/>
        </w:numPr>
        <w:ind w:leftChars="0"/>
        <w:rPr>
          <w:del w:id="11399" w:author="박윤수" w:date="2014-08-23T00:16:00Z"/>
          <w:rFonts w:asciiTheme="minorEastAsia" w:hAnsiTheme="minorEastAsia"/>
          <w:lang w:val="en-US" w:eastAsia="ko-KR"/>
        </w:rPr>
      </w:pPr>
      <w:del w:id="11400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월드에서 마우스 오른쪽 버튼을 클릭하면 아래(좌)와 같이 숫자가 적힌 메뉴가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나옵니다.</w:delText>
        </w:r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아래(우)와 같이 선택한 숫자가 적힌 비퍼가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생성됩니다.</w:delText>
        </w:r>
      </w:del>
    </w:p>
    <w:p w:rsidR="00000000" w:rsidRDefault="00AF7365">
      <w:pPr>
        <w:pStyle w:val="affe"/>
        <w:snapToGrid/>
        <w:spacing w:after="240"/>
        <w:ind w:left="565"/>
        <w:rPr>
          <w:del w:id="11401" w:author="박윤수" w:date="2014-08-23T00:16:00Z"/>
        </w:rPr>
        <w:pPrChange w:id="11402" w:author="박윤수" w:date="2014-08-23T00:18:00Z">
          <w:pPr>
            <w:pStyle w:val="affe"/>
            <w:snapToGrid/>
            <w:ind w:left="565"/>
          </w:pPr>
        </w:pPrChange>
      </w:pPr>
      <w:del w:id="11403" w:author="박윤수" w:date="2014-08-23T00:16:00Z">
        <w:r>
          <w:rPr>
            <w:noProof/>
            <w:rPrChange w:id="1140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30819" cy="2000495"/>
              <wp:effectExtent l="19050" t="0" r="7531" b="0"/>
              <wp:docPr id="58" name="_x155241592" descr="EMB000005c075d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1592" descr="EMB000005c075d5"/>
                      <pic:cNvPicPr>
                        <a:picLocks noChangeAspect="1" noChangeArrowheads="1"/>
                      </pic:cNvPicPr>
                    </pic:nvPicPr>
                    <pic:blipFill>
                      <a:blip r:embed="rId18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36605" cy="20061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40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35209" cy="2009554"/>
              <wp:effectExtent l="19050" t="0" r="0" b="0"/>
              <wp:docPr id="57" name="_x155156528" descr="EMB000005c075d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56528" descr="EMB000005c075d6"/>
                      <pic:cNvPicPr>
                        <a:picLocks noChangeAspect="1" noChangeArrowheads="1"/>
                      </pic:cNvPicPr>
                    </pic:nvPicPr>
                    <pic:blipFill>
                      <a:blip r:embed="rId18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34953" cy="20093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6B85" w:rsidRDefault="007B5EFA">
      <w:pPr>
        <w:pStyle w:val="affc"/>
        <w:numPr>
          <w:ilvl w:val="0"/>
          <w:numId w:val="53"/>
        </w:numPr>
        <w:ind w:leftChars="0"/>
        <w:rPr>
          <w:del w:id="11406" w:author="박윤수" w:date="2014-08-23T00:16:00Z"/>
          <w:rFonts w:asciiTheme="minorEastAsia" w:hAnsiTheme="minorEastAsia"/>
          <w:lang w:val="en-US" w:eastAsia="ko-KR"/>
        </w:rPr>
      </w:pPr>
      <w:del w:id="11407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다시 비퍼 위에서 마우스 오른쪽 버튼을 클릭하여</w:delText>
        </w:r>
      </w:del>
      <w:ins w:id="11408" w:author="이은정" w:date="2014-08-22T16:01:00Z">
        <w:del w:id="11409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 xml:space="preserve"> 왼쪽</w:delText>
          </w:r>
        </w:del>
      </w:ins>
      <w:ins w:id="11410" w:author="이은정" w:date="2014-08-22T16:02:00Z">
        <w:del w:id="11411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아래그림과</w:delText>
          </w:r>
        </w:del>
      </w:ins>
      <w:del w:id="11412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아래(좌)와 같이 </w:delText>
        </w:r>
      </w:del>
      <w:ins w:id="11413" w:author="이은정" w:date="2014-08-22T16:02:00Z">
        <w:del w:id="11414" w:author="박윤수" w:date="2014-08-23T00:16:00Z">
          <w:r w:rsidR="006C3929" w:rsidDel="00C13530">
            <w:rPr>
              <w:rFonts w:asciiTheme="minorEastAsia" w:hAnsiTheme="minorEastAsia"/>
              <w:lang w:val="en-US" w:eastAsia="ko-KR"/>
            </w:rPr>
            <w:delText>‘</w:delText>
          </w:r>
        </w:del>
      </w:ins>
      <w:del w:id="11415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0</w:delText>
        </w:r>
      </w:del>
      <w:ins w:id="11416" w:author="이은정" w:date="2014-08-22T16:02:00Z">
        <w:del w:id="11417" w:author="박윤수" w:date="2014-08-23T00:16:00Z">
          <w:r w:rsidR="006C3929" w:rsidDel="00C13530">
            <w:rPr>
              <w:rFonts w:asciiTheme="minorEastAsia" w:hAnsiTheme="minorEastAsia"/>
              <w:lang w:val="en-US" w:eastAsia="ko-KR"/>
            </w:rPr>
            <w:delText>’</w:delText>
          </w:r>
        </w:del>
      </w:ins>
      <w:del w:id="11418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을 클릭하면 비퍼가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사라집니다.</w:delText>
        </w:r>
      </w:del>
    </w:p>
    <w:p w:rsidR="00000000" w:rsidRDefault="00AF7365">
      <w:pPr>
        <w:pStyle w:val="affe"/>
        <w:snapToGrid/>
        <w:spacing w:after="240"/>
        <w:ind w:left="565"/>
        <w:rPr>
          <w:del w:id="11419" w:author="박윤수" w:date="2014-08-23T00:16:00Z"/>
        </w:rPr>
        <w:pPrChange w:id="11420" w:author="박윤수" w:date="2014-08-23T00:18:00Z">
          <w:pPr>
            <w:pStyle w:val="affe"/>
            <w:snapToGrid/>
            <w:ind w:left="565"/>
          </w:pPr>
        </w:pPrChange>
      </w:pPr>
      <w:del w:id="11421" w:author="박윤수" w:date="2014-08-23T00:16:00Z">
        <w:r>
          <w:rPr>
            <w:noProof/>
            <w:rPrChange w:id="1142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62717" cy="2033464"/>
              <wp:effectExtent l="19050" t="0" r="0" b="0"/>
              <wp:docPr id="60" name="_x69881904" descr="EMB000005c075d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81904" descr="EMB000005c075d9"/>
                      <pic:cNvPicPr>
                        <a:picLocks noChangeAspect="1" noChangeArrowheads="1"/>
                      </pic:cNvPicPr>
                    </pic:nvPicPr>
                    <pic:blipFill>
                      <a:blip r:embed="rId19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2759" cy="203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42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60683" cy="2030819"/>
              <wp:effectExtent l="19050" t="0" r="0" b="0"/>
              <wp:docPr id="59" name="_x160442496" descr="EMB000005c075d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42496" descr="EMB000005c075da"/>
                      <pic:cNvPicPr>
                        <a:picLocks noChangeAspect="1" noChangeArrowheads="1"/>
                      </pic:cNvPicPr>
                    </pic:nvPicPr>
                    <pic:blipFill>
                      <a:blip r:embed="rId19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0939" cy="203107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ind w:leftChars="257" w:left="565"/>
        <w:rPr>
          <w:del w:id="11424" w:author="박윤수" w:date="2014-08-23T00:16:00Z"/>
          <w:rFonts w:asciiTheme="minorEastAsia" w:hAnsiTheme="minorEastAsia"/>
          <w:lang w:val="en-US" w:eastAsia="ko-KR"/>
        </w:rPr>
        <w:pPrChange w:id="11425" w:author="박윤수" w:date="2014-08-23T00:18:00Z">
          <w:pPr>
            <w:spacing w:after="0"/>
            <w:ind w:leftChars="257" w:left="565"/>
          </w:pPr>
        </w:pPrChange>
      </w:pPr>
    </w:p>
    <w:p w:rsidR="00000000" w:rsidRDefault="006C3929">
      <w:pPr>
        <w:ind w:left="0"/>
        <w:rPr>
          <w:ins w:id="11426" w:author="이은정" w:date="2014-08-22T16:01:00Z"/>
          <w:del w:id="11427" w:author="박윤수" w:date="2014-08-23T00:16:00Z"/>
          <w:rFonts w:asciiTheme="minorEastAsia" w:hAnsiTheme="minorEastAsia"/>
          <w:lang w:val="en-US" w:eastAsia="ko-KR"/>
        </w:rPr>
        <w:pPrChange w:id="11428" w:author="박윤수" w:date="2014-08-23T00:18:00Z">
          <w:pPr>
            <w:spacing w:after="0"/>
            <w:ind w:left="0"/>
          </w:pPr>
        </w:pPrChange>
      </w:pPr>
      <w:ins w:id="11429" w:author="이은정" w:date="2014-08-22T16:01:00Z">
        <w:del w:id="11430" w:author="박윤수" w:date="2014-08-23T00:16:00Z">
          <w:r w:rsidDel="00C13530">
            <w:rPr>
              <w:rFonts w:asciiTheme="minorEastAsia" w:hAnsiTheme="minorEastAsia"/>
              <w:lang w:val="en-US" w:eastAsia="ko-KR"/>
            </w:rPr>
            <w:br w:type="page"/>
          </w:r>
        </w:del>
      </w:ins>
    </w:p>
    <w:p w:rsidR="00000000" w:rsidRDefault="007B5EFA">
      <w:pPr>
        <w:ind w:leftChars="257" w:left="565"/>
        <w:rPr>
          <w:del w:id="11431" w:author="박윤수" w:date="2014-08-23T00:16:00Z"/>
          <w:rFonts w:asciiTheme="minorEastAsia" w:hAnsiTheme="minorEastAsia"/>
          <w:lang w:val="en-US" w:eastAsia="ko-KR"/>
        </w:rPr>
        <w:pPrChange w:id="11432" w:author="박윤수" w:date="2014-08-23T00:18:00Z">
          <w:pPr>
            <w:spacing w:after="0"/>
            <w:ind w:leftChars="257" w:left="565"/>
          </w:pPr>
        </w:pPrChange>
      </w:pPr>
      <w:del w:id="11433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[스스로 하기 10]</w:delText>
        </w:r>
      </w:del>
    </w:p>
    <w:p w:rsidR="00CF6B85" w:rsidRDefault="007B5EFA">
      <w:pPr>
        <w:ind w:leftChars="257" w:left="565"/>
        <w:rPr>
          <w:del w:id="11434" w:author="박윤수" w:date="2014-08-23T00:16:00Z"/>
          <w:rFonts w:asciiTheme="minorEastAsia" w:hAnsiTheme="minorEastAsia"/>
          <w:lang w:val="en-US" w:eastAsia="ko-KR"/>
        </w:rPr>
      </w:pPr>
      <w:del w:id="11435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아래와 같이 월드에 비퍼를 생성하시오.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436" w:author="박윤수" w:date="2014-08-23T00:16:00Z"/>
        </w:rPr>
        <w:pPrChange w:id="11437" w:author="박윤수" w:date="2014-08-23T00:18:00Z">
          <w:pPr>
            <w:pStyle w:val="affe"/>
            <w:snapToGrid/>
            <w:jc w:val="center"/>
          </w:pPr>
        </w:pPrChange>
      </w:pPr>
      <w:del w:id="11438" w:author="박윤수" w:date="2014-08-23T00:16:00Z">
        <w:r>
          <w:rPr>
            <w:noProof/>
            <w:rPrChange w:id="1143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05247" cy="2007010"/>
              <wp:effectExtent l="19050" t="0" r="9303" b="0"/>
              <wp:docPr id="64" name="_x69837168" descr="EMB000005c075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37168" descr="EMB000005c075df"/>
                      <pic:cNvPicPr>
                        <a:picLocks noChangeAspect="1" noChangeArrowheads="1"/>
                      </pic:cNvPicPr>
                    </pic:nvPicPr>
                    <pic:blipFill>
                      <a:blip r:embed="rId19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02665" cy="200454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440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44793" cy="1594884"/>
              <wp:effectExtent l="19050" t="0" r="0" b="0"/>
              <wp:docPr id="63" name="_x160516496" descr="EMB000005c075e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516496" descr="EMB000005c075e0"/>
                      <pic:cNvPicPr>
                        <a:picLocks noChangeAspect="1" noChangeArrowheads="1"/>
                      </pic:cNvPicPr>
                    </pic:nvPicPr>
                    <pic:blipFill>
                      <a:blip r:embed="rId19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45072" cy="159504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6B85" w:rsidRDefault="00CF6B85">
      <w:pPr>
        <w:ind w:leftChars="257" w:left="565"/>
        <w:rPr>
          <w:del w:id="11441" w:author="박윤수" w:date="2014-08-23T00:16:00Z"/>
          <w:rFonts w:asciiTheme="minorEastAsia" w:hAnsiTheme="minorEastAsia"/>
          <w:b/>
          <w:sz w:val="24"/>
          <w:lang w:val="en-US" w:eastAsia="ko-KR"/>
        </w:rPr>
      </w:pPr>
    </w:p>
    <w:p w:rsidR="00CF6B85" w:rsidRDefault="00CF6B85">
      <w:pPr>
        <w:ind w:leftChars="257" w:left="565"/>
        <w:rPr>
          <w:del w:id="11442" w:author="박윤수" w:date="2014-08-23T00:16:00Z"/>
          <w:rFonts w:asciiTheme="minorEastAsia" w:hAnsiTheme="minorEastAsia"/>
          <w:b/>
          <w:sz w:val="24"/>
          <w:lang w:val="en-US" w:eastAsia="ko-KR"/>
        </w:rPr>
      </w:pPr>
    </w:p>
    <w:p w:rsidR="00000000" w:rsidRDefault="00D84D69">
      <w:pPr>
        <w:pStyle w:val="affc"/>
        <w:numPr>
          <w:ilvl w:val="0"/>
          <w:numId w:val="50"/>
        </w:numPr>
        <w:ind w:leftChars="0"/>
        <w:rPr>
          <w:del w:id="11443" w:author="박윤수" w:date="2014-08-23T00:16:00Z"/>
          <w:rFonts w:asciiTheme="minorEastAsia" w:hAnsiTheme="minorEastAsia"/>
          <w:b/>
          <w:sz w:val="24"/>
          <w:lang w:eastAsia="ko-KR"/>
        </w:rPr>
        <w:pPrChange w:id="11444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445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리봇</w:delText>
        </w:r>
      </w:del>
      <w:ins w:id="11446" w:author="이은정" w:date="2014-08-22T10:42:00Z">
        <w:del w:id="11447" w:author="박윤수" w:date="2014-08-23T00:16:00Z">
          <w:r w:rsidR="005A42A0" w:rsidDel="00C13530">
            <w:rPr>
              <w:rFonts w:asciiTheme="minorEastAsia" w:hAnsiTheme="minorEastAsia" w:hint="eastAsia"/>
              <w:b/>
              <w:sz w:val="24"/>
              <w:lang w:eastAsia="ko-KR"/>
            </w:rPr>
            <w:delText>리보그</w:delText>
          </w:r>
        </w:del>
      </w:ins>
      <w:del w:id="11448" w:author="박윤수" w:date="2014-08-23T00:16:00Z">
        <w:r w:rsidR="007B5EFA" w:rsidDel="00C13530">
          <w:rPr>
            <w:rFonts w:asciiTheme="minorEastAsia" w:hAnsiTheme="minorEastAsia" w:hint="eastAsia"/>
            <w:b/>
            <w:sz w:val="24"/>
            <w:lang w:eastAsia="ko-KR"/>
          </w:rPr>
          <w:delText>에게 비퍼 주기</w:delText>
        </w:r>
      </w:del>
    </w:p>
    <w:p w:rsidR="00000000" w:rsidRDefault="007B5EFA">
      <w:pPr>
        <w:rPr>
          <w:del w:id="11449" w:author="박윤수" w:date="2014-08-23T00:16:00Z"/>
          <w:rFonts w:asciiTheme="minorEastAsia" w:hAnsiTheme="minorEastAsia"/>
          <w:lang w:eastAsia="ko-KR"/>
        </w:rPr>
        <w:pPrChange w:id="11450" w:author="박윤수" w:date="2014-08-23T00:18:00Z">
          <w:pPr>
            <w:spacing w:after="0"/>
          </w:pPr>
        </w:pPrChange>
      </w:pPr>
      <w:del w:id="11451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>리봇은</w:delText>
        </w:r>
      </w:del>
      <w:ins w:id="11452" w:author="이은정" w:date="2014-08-22T10:42:00Z">
        <w:del w:id="11453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eastAsia="ko-KR"/>
            </w:rPr>
            <w:delText>는</w:delText>
          </w:r>
        </w:del>
      </w:ins>
      <w:del w:id="11454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 xml:space="preserve"> 비퍼를 보관할 수 있는 가방이 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 xml:space="preserve">있습니다. </w:delText>
        </w:r>
        <w:r w:rsidRPr="007B5EFA" w:rsidDel="00C13530">
          <w:rPr>
            <w:rFonts w:asciiTheme="minorEastAsia" w:hAnsiTheme="minorEastAsia" w:hint="eastAsia"/>
            <w:lang w:eastAsia="ko-KR"/>
          </w:rPr>
          <w:delText xml:space="preserve">(보이진 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 xml:space="preserve">않습니다.) </w:delText>
        </w:r>
        <w:r w:rsidRPr="007B5EFA" w:rsidDel="00C13530">
          <w:rPr>
            <w:rFonts w:asciiTheme="minorEastAsia" w:hAnsiTheme="minorEastAsia" w:hint="eastAsia"/>
            <w:lang w:eastAsia="ko-KR"/>
          </w:rPr>
          <w:delText xml:space="preserve"> 가방에 보관하고 있는 비퍼의 개수를 화면 하단의 상태 창에서 확인할 수 </w:delText>
        </w:r>
        <w:r w:rsidR="00C5453C" w:rsidDel="00C13530">
          <w:rPr>
            <w:rFonts w:asciiTheme="minorEastAsia" w:hAnsiTheme="minorEastAsia" w:hint="eastAsia"/>
            <w:lang w:eastAsia="ko-KR"/>
          </w:rPr>
          <w:delText>있습니다.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455" w:author="박윤수" w:date="2014-08-23T00:16:00Z"/>
        </w:rPr>
        <w:pPrChange w:id="11456" w:author="박윤수" w:date="2014-08-23T00:18:00Z">
          <w:pPr>
            <w:pStyle w:val="affe"/>
            <w:snapToGrid/>
            <w:jc w:val="center"/>
          </w:pPr>
        </w:pPrChange>
      </w:pPr>
      <w:del w:id="11457" w:author="박윤수" w:date="2014-08-23T00:16:00Z">
        <w:r>
          <w:rPr>
            <w:noProof/>
            <w:rPrChange w:id="1145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073275" cy="2211705"/>
              <wp:effectExtent l="19050" t="0" r="3175" b="0"/>
              <wp:docPr id="65" name="_x155265880" descr="EMB000005c075e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880" descr="EMB000005c075e8"/>
                      <pic:cNvPicPr>
                        <a:picLocks noChangeAspect="1" noChangeArrowheads="1"/>
                      </pic:cNvPicPr>
                    </pic:nvPicPr>
                    <pic:blipFill>
                      <a:blip r:embed="rId19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73275" cy="2211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459" w:author="박윤수" w:date="2014-08-23T00:16:00Z"/>
          <w:rFonts w:asciiTheme="minorEastAsia" w:hAnsiTheme="minorEastAsia"/>
          <w:lang w:eastAsia="ko-KR"/>
        </w:rPr>
        <w:pPrChange w:id="11460" w:author="박윤수" w:date="2014-08-23T00:18:00Z">
          <w:pPr>
            <w:spacing w:after="0"/>
          </w:pPr>
        </w:pPrChange>
      </w:pPr>
    </w:p>
    <w:p w:rsidR="00000000" w:rsidRDefault="0033195D">
      <w:pPr>
        <w:rPr>
          <w:del w:id="11461" w:author="박윤수" w:date="2014-08-23T00:16:00Z"/>
          <w:rFonts w:asciiTheme="minorEastAsia" w:hAnsiTheme="minorEastAsia"/>
          <w:lang w:eastAsia="ko-KR"/>
        </w:rPr>
        <w:pPrChange w:id="11462" w:author="박윤수" w:date="2014-08-23T00:18:00Z">
          <w:pPr>
            <w:spacing w:after="0"/>
          </w:pPr>
        </w:pPrChange>
      </w:pPr>
      <w:ins w:id="11463" w:author="이은정" w:date="2014-08-22T16:47:00Z">
        <w:del w:id="11464" w:author="박윤수" w:date="2014-08-23T00:16:00Z">
          <w:r w:rsidDel="00C13530">
            <w:rPr>
              <w:rFonts w:asciiTheme="minorEastAsia" w:hAnsiTheme="minorEastAsia" w:hint="eastAsia"/>
              <w:noProof/>
              <w:lang w:eastAsia="ko-KR"/>
            </w:rPr>
            <w:delText>비퍼주기버튼(</w:delText>
          </w:r>
        </w:del>
      </w:ins>
      <w:del w:id="11465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466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67" name="_x160516496" descr="EMB000005c075e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516496" descr="EMB000005c075ee"/>
                      <pic:cNvPicPr>
                        <a:picLocks noChangeAspect="1" noChangeArrowheads="1"/>
                      </pic:cNvPicPr>
                    </pic:nvPicPr>
                    <pic:blipFill>
                      <a:blip r:embed="rId19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467" w:author="이은정" w:date="2014-08-22T16:47:00Z">
        <w:del w:id="11468" w:author="박윤수" w:date="2014-08-23T00:16:00Z">
          <w:r w:rsidDel="00C13530">
            <w:rPr>
              <w:rFonts w:asciiTheme="minorEastAsia" w:hAnsiTheme="minorEastAsia" w:hint="eastAsia"/>
              <w:noProof/>
              <w:lang w:eastAsia="ko-KR"/>
            </w:rPr>
            <w:delText>)</w:delText>
          </w:r>
        </w:del>
      </w:ins>
      <w:del w:id="11469" w:author="박윤수" w:date="2014-08-23T00:16:00Z">
        <w:r w:rsidR="007B5EFA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7B5EFA" w:rsidRPr="007B5EFA" w:rsidDel="00C13530">
          <w:rPr>
            <w:rFonts w:asciiTheme="minorEastAsia" w:hAnsiTheme="minorEastAsia" w:hint="eastAsia"/>
            <w:lang w:eastAsia="ko-KR"/>
          </w:rPr>
          <w:delText>버튼을 클릭하여 리봇</w:delText>
        </w:r>
      </w:del>
      <w:ins w:id="11470" w:author="이은정" w:date="2014-08-22T10:42:00Z">
        <w:del w:id="11471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  <w:del w:id="11472" w:author="박윤수" w:date="2014-08-23T00:16:00Z">
        <w:r w:rsidR="007B5EFA" w:rsidRPr="007B5EFA" w:rsidDel="00C13530">
          <w:rPr>
            <w:rFonts w:asciiTheme="minorEastAsia" w:hAnsiTheme="minorEastAsia" w:hint="eastAsia"/>
            <w:lang w:eastAsia="ko-KR"/>
          </w:rPr>
          <w:delText xml:space="preserve">에게 비퍼를 줄 수 </w:delText>
        </w:r>
        <w:r w:rsidR="00C5453C" w:rsidDel="00C13530">
          <w:rPr>
            <w:rFonts w:asciiTheme="minorEastAsia" w:hAnsiTheme="minorEastAsia" w:hint="eastAsia"/>
            <w:lang w:eastAsia="ko-KR"/>
          </w:rPr>
          <w:delText>있습니다.</w:delText>
        </w:r>
      </w:del>
    </w:p>
    <w:p w:rsidR="00000000" w:rsidRDefault="00AF7365">
      <w:pPr>
        <w:rPr>
          <w:del w:id="11473" w:author="박윤수" w:date="2014-08-23T00:16:00Z"/>
          <w:rFonts w:asciiTheme="minorEastAsia" w:hAnsiTheme="minorEastAsia"/>
          <w:lang w:eastAsia="ko-KR"/>
        </w:rPr>
        <w:pPrChange w:id="11474" w:author="박윤수" w:date="2014-08-23T00:18:00Z">
          <w:pPr>
            <w:spacing w:after="0"/>
          </w:pPr>
        </w:pPrChange>
      </w:pPr>
    </w:p>
    <w:p w:rsidR="00000000" w:rsidRDefault="0033195D">
      <w:pPr>
        <w:ind w:left="0"/>
        <w:rPr>
          <w:ins w:id="11475" w:author="이은정" w:date="2014-08-22T16:47:00Z"/>
          <w:del w:id="11476" w:author="박윤수" w:date="2014-08-23T00:16:00Z"/>
          <w:rFonts w:asciiTheme="minorEastAsia" w:hAnsiTheme="minorEastAsia"/>
          <w:lang w:eastAsia="ko-KR"/>
        </w:rPr>
        <w:pPrChange w:id="11477" w:author="박윤수" w:date="2014-08-23T00:18:00Z">
          <w:pPr>
            <w:spacing w:after="0"/>
            <w:ind w:left="0"/>
          </w:pPr>
        </w:pPrChange>
      </w:pPr>
      <w:ins w:id="11478" w:author="이은정" w:date="2014-08-22T16:47:00Z">
        <w:del w:id="11479" w:author="박윤수" w:date="2014-08-23T00:16:00Z">
          <w:r w:rsidDel="00C13530">
            <w:rPr>
              <w:rFonts w:asciiTheme="minorEastAsia" w:hAnsiTheme="minorEastAsia"/>
              <w:lang w:eastAsia="ko-KR"/>
            </w:rPr>
            <w:br w:type="page"/>
          </w:r>
        </w:del>
      </w:ins>
    </w:p>
    <w:p w:rsidR="00000000" w:rsidRDefault="007B5EFA">
      <w:pPr>
        <w:rPr>
          <w:del w:id="11480" w:author="박윤수" w:date="2014-08-23T00:16:00Z"/>
          <w:rFonts w:asciiTheme="minorEastAsia" w:hAnsiTheme="minorEastAsia"/>
          <w:lang w:eastAsia="ko-KR"/>
        </w:rPr>
        <w:pPrChange w:id="11481" w:author="박윤수" w:date="2014-08-23T00:18:00Z">
          <w:pPr>
            <w:spacing w:after="0"/>
          </w:pPr>
        </w:pPrChange>
      </w:pPr>
      <w:del w:id="11482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>[따라 하기]</w:delText>
        </w:r>
      </w:del>
    </w:p>
    <w:p w:rsidR="00000000" w:rsidRDefault="007B5EFA">
      <w:pPr>
        <w:pStyle w:val="affc"/>
        <w:numPr>
          <w:ilvl w:val="0"/>
          <w:numId w:val="54"/>
        </w:numPr>
        <w:ind w:leftChars="0"/>
        <w:rPr>
          <w:del w:id="11483" w:author="박윤수" w:date="2014-08-23T00:16:00Z"/>
          <w:rFonts w:asciiTheme="minorEastAsia" w:hAnsiTheme="minorEastAsia"/>
          <w:lang w:eastAsia="ko-KR"/>
        </w:rPr>
        <w:pPrChange w:id="11484" w:author="박윤수" w:date="2014-08-23T00:18:00Z">
          <w:pPr>
            <w:pStyle w:val="affc"/>
            <w:numPr>
              <w:numId w:val="54"/>
            </w:numPr>
            <w:spacing w:after="0"/>
            <w:ind w:leftChars="0" w:left="927" w:hanging="360"/>
          </w:pPr>
        </w:pPrChange>
      </w:pPr>
      <w:del w:id="11485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 xml:space="preserve">상단 메뉴의 </w:delText>
        </w:r>
      </w:del>
      <w:ins w:id="11486" w:author="이은정" w:date="2014-08-22T16:47:00Z">
        <w:del w:id="11487" w:author="박윤수" w:date="2014-08-23T00:16:00Z">
          <w:r w:rsidR="0033195D" w:rsidDel="00C13530">
            <w:rPr>
              <w:rFonts w:asciiTheme="minorEastAsia" w:hAnsiTheme="minorEastAsia" w:hint="eastAsia"/>
              <w:lang w:eastAsia="ko-KR"/>
            </w:rPr>
            <w:delText>비퍼주기버튼(</w:delText>
          </w:r>
        </w:del>
      </w:ins>
      <w:del w:id="11488" w:author="박윤수" w:date="2014-08-23T00:16:00Z">
        <w:r w:rsidR="00AF7365">
          <w:rPr>
            <w:noProof/>
            <w:lang w:val="en-US" w:eastAsia="ko-KR"/>
            <w:rPrChange w:id="1148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70" name="_x155483848" descr="EMB000005c075f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483848" descr="EMB000005c075f5"/>
                      <pic:cNvPicPr>
                        <a:picLocks noChangeAspect="1" noChangeArrowheads="1"/>
                      </pic:cNvPicPr>
                    </pic:nvPicPr>
                    <pic:blipFill>
                      <a:blip r:embed="rId19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490" w:author="이은정" w:date="2014-08-22T16:47:00Z">
        <w:del w:id="11491" w:author="박윤수" w:date="2014-08-23T00:16:00Z">
          <w:r w:rsidR="0033195D" w:rsidDel="00C13530">
            <w:rPr>
              <w:rFonts w:asciiTheme="minorEastAsia" w:hAnsiTheme="minorEastAsia" w:hint="eastAsia"/>
              <w:lang w:eastAsia="ko-KR"/>
            </w:rPr>
            <w:delText>)</w:delText>
          </w:r>
        </w:del>
      </w:ins>
      <w:del w:id="11492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 xml:space="preserve"> 버튼을 클릭하여 리봇</w:delText>
        </w:r>
      </w:del>
      <w:ins w:id="11493" w:author="이은정" w:date="2014-08-22T10:42:00Z">
        <w:del w:id="11494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  <w:del w:id="11495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 xml:space="preserve">에게 비퍼를 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줍니다.</w:delText>
        </w:r>
      </w:del>
    </w:p>
    <w:p w:rsidR="00000000" w:rsidRDefault="00AF7365">
      <w:pPr>
        <w:pStyle w:val="affe"/>
        <w:snapToGrid/>
        <w:spacing w:after="240"/>
        <w:ind w:left="927"/>
        <w:rPr>
          <w:del w:id="11496" w:author="박윤수" w:date="2014-08-23T00:16:00Z"/>
          <w:rFonts w:asciiTheme="minorEastAsia" w:hAnsiTheme="minorEastAsia"/>
        </w:rPr>
        <w:pPrChange w:id="11497" w:author="박윤수" w:date="2014-08-23T00:18:00Z">
          <w:pPr>
            <w:pStyle w:val="affe"/>
            <w:snapToGrid/>
            <w:ind w:left="927"/>
          </w:pPr>
        </w:pPrChange>
      </w:pPr>
      <w:del w:id="11498" w:author="박윤수" w:date="2014-08-23T00:16:00Z">
        <w:r>
          <w:rPr>
            <w:noProof/>
            <w:rPrChange w:id="1149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487420" cy="2115820"/>
              <wp:effectExtent l="19050" t="0" r="0" b="0"/>
              <wp:docPr id="71" name="_x155296488" descr="EMB000005c075f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96488" descr="EMB000005c075f8"/>
                      <pic:cNvPicPr>
                        <a:picLocks noChangeAspect="1" noChangeArrowheads="1"/>
                      </pic:cNvPicPr>
                    </pic:nvPicPr>
                    <pic:blipFill>
                      <a:blip r:embed="rId19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87420" cy="21158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7B5EFA">
      <w:pPr>
        <w:pStyle w:val="affc"/>
        <w:numPr>
          <w:ilvl w:val="0"/>
          <w:numId w:val="54"/>
        </w:numPr>
        <w:ind w:leftChars="0"/>
        <w:rPr>
          <w:del w:id="11500" w:author="박윤수" w:date="2014-08-23T00:16:00Z"/>
          <w:rFonts w:asciiTheme="minorEastAsia" w:hAnsiTheme="minorEastAsia"/>
          <w:lang w:eastAsia="ko-KR"/>
        </w:rPr>
        <w:pPrChange w:id="11501" w:author="박윤수" w:date="2014-08-23T00:18:00Z">
          <w:pPr>
            <w:pStyle w:val="affc"/>
            <w:numPr>
              <w:numId w:val="54"/>
            </w:numPr>
            <w:spacing w:after="0"/>
            <w:ind w:leftChars="0" w:left="927" w:hanging="360"/>
          </w:pPr>
        </w:pPrChange>
      </w:pPr>
      <w:del w:id="11502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>상태 창에서 리봇이</w:delText>
        </w:r>
      </w:del>
      <w:ins w:id="11503" w:author="이은정" w:date="2014-08-22T10:42:00Z">
        <w:del w:id="11504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eastAsia="ko-KR"/>
            </w:rPr>
            <w:delText>가</w:delText>
          </w:r>
        </w:del>
      </w:ins>
      <w:del w:id="11505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 xml:space="preserve"> 보관하고 있는 비퍼의 수를 확인</w:delText>
        </w:r>
        <w:r w:rsidR="008804E9" w:rsidDel="00C13530">
          <w:rPr>
            <w:rFonts w:asciiTheme="minorEastAsia" w:hAnsiTheme="minorEastAsia" w:hint="eastAsia"/>
            <w:lang w:eastAsia="ko-KR"/>
          </w:rPr>
          <w:delText>합니다.</w:delText>
        </w:r>
      </w:del>
    </w:p>
    <w:p w:rsidR="00000000" w:rsidRDefault="007B5EFA">
      <w:pPr>
        <w:rPr>
          <w:del w:id="11506" w:author="박윤수" w:date="2014-08-23T00:16:00Z"/>
          <w:rFonts w:asciiTheme="minorEastAsia" w:hAnsiTheme="minorEastAsia"/>
          <w:lang w:eastAsia="ko-KR"/>
        </w:rPr>
        <w:pPrChange w:id="11507" w:author="박윤수" w:date="2014-08-23T00:18:00Z">
          <w:pPr>
            <w:spacing w:after="0"/>
          </w:pPr>
        </w:pPrChange>
      </w:pPr>
      <w:del w:id="11508" w:author="박윤수" w:date="2014-08-23T00:16:00Z">
        <w:r w:rsidRPr="007B5EFA" w:rsidDel="00C13530">
          <w:rPr>
            <w:rFonts w:asciiTheme="minorEastAsia" w:hAnsiTheme="minorEastAsia" w:hint="eastAsia"/>
            <w:lang w:eastAsia="ko-KR"/>
          </w:rPr>
          <w:delText xml:space="preserve"> </w:delText>
        </w:r>
      </w:del>
    </w:p>
    <w:p w:rsidR="00000000" w:rsidRDefault="00D84D69">
      <w:pPr>
        <w:ind w:left="0"/>
        <w:rPr>
          <w:del w:id="11509" w:author="박윤수" w:date="2014-08-23T00:16:00Z"/>
          <w:rFonts w:asciiTheme="minorEastAsia" w:hAnsiTheme="minorEastAsia"/>
          <w:lang w:eastAsia="ko-KR"/>
        </w:rPr>
        <w:pPrChange w:id="11510" w:author="박윤수" w:date="2014-08-23T00:18:00Z">
          <w:pPr>
            <w:spacing w:after="0"/>
            <w:ind w:left="0"/>
          </w:pPr>
        </w:pPrChange>
      </w:pPr>
      <w:del w:id="11511" w:author="박윤수" w:date="2014-08-23T00:16:00Z">
        <w:r w:rsidDel="00C13530">
          <w:rPr>
            <w:rFonts w:asciiTheme="minorEastAsia" w:hAnsiTheme="minorEastAsia"/>
            <w:lang w:eastAsia="ko-KR"/>
          </w:rPr>
          <w:br w:type="page"/>
        </w:r>
      </w:del>
    </w:p>
    <w:p w:rsidR="00000000" w:rsidRDefault="00D84D69">
      <w:pPr>
        <w:pStyle w:val="affc"/>
        <w:numPr>
          <w:ilvl w:val="0"/>
          <w:numId w:val="50"/>
        </w:numPr>
        <w:ind w:leftChars="0"/>
        <w:rPr>
          <w:del w:id="11512" w:author="박윤수" w:date="2014-08-23T00:16:00Z"/>
          <w:rFonts w:asciiTheme="minorEastAsia" w:hAnsiTheme="minorEastAsia"/>
          <w:b/>
          <w:sz w:val="24"/>
          <w:lang w:eastAsia="ko-KR"/>
        </w:rPr>
        <w:pPrChange w:id="11513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514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리봇</w:delText>
        </w:r>
      </w:del>
      <w:ins w:id="11515" w:author="이은정" w:date="2014-08-22T10:42:00Z">
        <w:del w:id="11516" w:author="박윤수" w:date="2014-08-23T00:16:00Z">
          <w:r w:rsidR="005A42A0" w:rsidDel="00C13530">
            <w:rPr>
              <w:rFonts w:asciiTheme="minorEastAsia" w:hAnsiTheme="minorEastAsia" w:hint="eastAsia"/>
              <w:b/>
              <w:sz w:val="24"/>
              <w:lang w:eastAsia="ko-KR"/>
            </w:rPr>
            <w:delText>리보그</w:delText>
          </w:r>
        </w:del>
      </w:ins>
      <w:del w:id="11517" w:author="박윤수" w:date="2014-08-23T00:16:00Z">
        <w:r w:rsidR="007B5EFA" w:rsidDel="00C13530">
          <w:rPr>
            <w:rFonts w:asciiTheme="minorEastAsia" w:hAnsiTheme="minorEastAsia" w:hint="eastAsia"/>
            <w:b/>
            <w:sz w:val="24"/>
            <w:lang w:eastAsia="ko-KR"/>
          </w:rPr>
          <w:delText xml:space="preserve"> 삭제/추가</w:delText>
        </w:r>
      </w:del>
    </w:p>
    <w:p w:rsidR="00000000" w:rsidRDefault="006C3929">
      <w:pPr>
        <w:rPr>
          <w:del w:id="11518" w:author="박윤수" w:date="2014-08-23T00:16:00Z"/>
          <w:rFonts w:asciiTheme="minorEastAsia" w:hAnsiTheme="minorEastAsia"/>
          <w:lang w:eastAsia="ko-KR"/>
        </w:rPr>
        <w:pPrChange w:id="11519" w:author="박윤수" w:date="2014-08-23T00:18:00Z">
          <w:pPr>
            <w:spacing w:after="0"/>
          </w:pPr>
        </w:pPrChange>
      </w:pPr>
      <w:ins w:id="11520" w:author="이은정" w:date="2014-08-22T16:03:00Z">
        <w:del w:id="11521" w:author="박윤수" w:date="2014-08-23T00:16:00Z">
          <w:r w:rsidDel="00C13530">
            <w:rPr>
              <w:rFonts w:asciiTheme="minorEastAsia" w:hAnsiTheme="minorEastAsia" w:hint="eastAsia"/>
              <w:lang w:eastAsia="ko-KR"/>
            </w:rPr>
            <w:delText>리보그</w:delText>
          </w:r>
        </w:del>
      </w:ins>
      <w:ins w:id="11522" w:author="이은정" w:date="2014-08-22T16:04:00Z">
        <w:del w:id="11523" w:author="박윤수" w:date="2014-08-23T00:16:00Z">
          <w:r w:rsidDel="00C13530">
            <w:rPr>
              <w:rFonts w:asciiTheme="minorEastAsia" w:hAnsiTheme="minorEastAsia" w:hint="eastAsia"/>
              <w:lang w:eastAsia="ko-KR"/>
            </w:rPr>
            <w:delText>삭제/추가</w:delText>
          </w:r>
        </w:del>
      </w:ins>
      <w:ins w:id="11524" w:author="이은정" w:date="2014-08-22T16:03:00Z">
        <w:del w:id="11525" w:author="박윤수" w:date="2014-08-23T00:16:00Z">
          <w:r w:rsidDel="00C13530">
            <w:rPr>
              <w:rFonts w:asciiTheme="minorEastAsia" w:hAnsiTheme="minorEastAsia" w:hint="eastAsia"/>
              <w:lang w:eastAsia="ko-KR"/>
            </w:rPr>
            <w:delText>버튼</w:delText>
          </w:r>
        </w:del>
      </w:ins>
      <w:ins w:id="11526" w:author="이은정" w:date="2014-08-22T16:04:00Z">
        <w:del w:id="11527" w:author="박윤수" w:date="2014-08-23T00:16:00Z">
          <w:r w:rsidDel="00C13530">
            <w:rPr>
              <w:rFonts w:asciiTheme="minorEastAsia" w:hAnsiTheme="minorEastAsia" w:hint="eastAsia"/>
              <w:lang w:eastAsia="ko-KR"/>
            </w:rPr>
            <w:delText>(</w:delText>
          </w:r>
        </w:del>
      </w:ins>
      <w:del w:id="11528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529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08610" cy="308610"/>
              <wp:effectExtent l="0" t="0" r="0" b="0"/>
              <wp:docPr id="76" name="_x69881904" descr="EMB000005c075f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881904" descr="EMB000005c075fd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7"/>
                      <a:srcRect l="-27931" t="-27931" r="-27931" b="-27931"/>
                      <a:stretch/>
                    </pic:blipFill>
                    <pic:spPr bwMode="auto">
                      <a:xfrm>
                        <a:off x="0" y="0"/>
                        <a:ext cx="308610" cy="3086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530" w:author="이은정" w:date="2014-08-22T16:04:00Z">
        <w:del w:id="11531" w:author="박윤수" w:date="2014-08-23T00:16:00Z">
          <w:r w:rsidDel="00C13530">
            <w:rPr>
              <w:rFonts w:asciiTheme="minorEastAsia" w:hAnsiTheme="minorEastAsia" w:hint="eastAsia"/>
              <w:lang w:eastAsia="ko-KR"/>
            </w:rPr>
            <w:delText>)</w:delText>
          </w:r>
        </w:del>
      </w:ins>
      <w:del w:id="11532" w:author="박윤수" w:date="2014-08-23T00:16:00Z">
        <w:r w:rsidR="007B5EFA" w:rsidDel="00C13530">
          <w:rPr>
            <w:rFonts w:asciiTheme="minorEastAsia" w:hAnsiTheme="minorEastAsia" w:hint="eastAsia"/>
            <w:lang w:eastAsia="ko-KR"/>
          </w:rPr>
          <w:delText xml:space="preserve"> </w:delText>
        </w:r>
        <w:r w:rsidR="007B5EFA" w:rsidRPr="007B5EFA" w:rsidDel="00C13530">
          <w:rPr>
            <w:rFonts w:asciiTheme="minorEastAsia" w:hAnsiTheme="minorEastAsia" w:hint="eastAsia"/>
            <w:lang w:eastAsia="ko-KR"/>
          </w:rPr>
          <w:delText>버튼을 클릭하면 현재 월드에 리봇이</w:delText>
        </w:r>
      </w:del>
      <w:ins w:id="11533" w:author="이은정" w:date="2014-08-22T10:42:00Z">
        <w:del w:id="11534" w:author="박윤수" w:date="2014-08-23T00:16:00Z">
          <w:r w:rsidR="005A42A0" w:rsidDel="00C13530">
            <w:rPr>
              <w:rFonts w:asciiTheme="minorEastAsia" w:hAnsiTheme="minorEastAsia" w:hint="eastAsia"/>
              <w:lang w:eastAsia="ko-KR"/>
            </w:rPr>
            <w:delText>리보그</w:delText>
          </w:r>
          <w:r w:rsidR="005A42A0" w:rsidDel="00C13530">
            <w:rPr>
              <w:rFonts w:asciiTheme="minorEastAsia" w:hAnsiTheme="minorEastAsia"/>
              <w:lang w:eastAsia="ko-KR"/>
            </w:rPr>
            <w:delText>가</w:delText>
          </w:r>
        </w:del>
      </w:ins>
      <w:del w:id="11535" w:author="박윤수" w:date="2014-08-23T00:16:00Z">
        <w:r w:rsidR="007B5EFA" w:rsidRPr="007B5EFA" w:rsidDel="00C13530">
          <w:rPr>
            <w:rFonts w:asciiTheme="minorEastAsia" w:hAnsiTheme="minorEastAsia" w:hint="eastAsia"/>
            <w:lang w:eastAsia="ko-KR"/>
          </w:rPr>
          <w:delText xml:space="preserve"> 삭제/추가 </w:delText>
        </w:r>
        <w:r w:rsidR="00D84D69" w:rsidDel="00C13530">
          <w:rPr>
            <w:rFonts w:asciiTheme="minorEastAsia" w:hAnsiTheme="minorEastAsia" w:hint="eastAsia"/>
            <w:lang w:eastAsia="ko-KR"/>
          </w:rPr>
          <w:delText>됩니다.</w:delText>
        </w:r>
      </w:del>
    </w:p>
    <w:p w:rsidR="00000000" w:rsidRDefault="00AF7365">
      <w:pPr>
        <w:rPr>
          <w:del w:id="11536" w:author="박윤수" w:date="2014-08-23T00:16:00Z"/>
          <w:rFonts w:asciiTheme="minorEastAsia" w:hAnsiTheme="minorEastAsia"/>
          <w:b/>
          <w:sz w:val="24"/>
          <w:lang w:eastAsia="ko-KR"/>
        </w:rPr>
        <w:pPrChange w:id="11537" w:author="박윤수" w:date="2014-08-23T00:18:00Z">
          <w:pPr>
            <w:spacing w:after="0"/>
          </w:pPr>
        </w:pPrChange>
      </w:pPr>
    </w:p>
    <w:p w:rsidR="00000000" w:rsidRDefault="00AE0C29">
      <w:pPr>
        <w:pStyle w:val="affc"/>
        <w:numPr>
          <w:ilvl w:val="0"/>
          <w:numId w:val="50"/>
        </w:numPr>
        <w:ind w:leftChars="0"/>
        <w:rPr>
          <w:del w:id="11538" w:author="박윤수" w:date="2014-08-23T00:16:00Z"/>
          <w:rFonts w:asciiTheme="minorEastAsia" w:hAnsiTheme="minorEastAsia"/>
          <w:b/>
          <w:sz w:val="24"/>
          <w:lang w:eastAsia="ko-KR"/>
        </w:rPr>
        <w:pPrChange w:id="11539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540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월드</w:delText>
        </w:r>
        <w:r w:rsidR="007B5EFA" w:rsidDel="00C13530">
          <w:rPr>
            <w:rFonts w:asciiTheme="minorEastAsia" w:hAnsiTheme="minorEastAsia" w:hint="eastAsia"/>
            <w:b/>
            <w:sz w:val="24"/>
            <w:lang w:eastAsia="ko-KR"/>
          </w:rPr>
          <w:delText>(월드) 저장</w:delText>
        </w:r>
      </w:del>
    </w:p>
    <w:p w:rsidR="00000000" w:rsidRDefault="007B5EFA">
      <w:pPr>
        <w:rPr>
          <w:del w:id="11541" w:author="박윤수" w:date="2014-08-23T00:16:00Z"/>
          <w:rFonts w:asciiTheme="minorEastAsia" w:hAnsiTheme="minorEastAsia"/>
          <w:lang w:val="en-US" w:eastAsia="ko-KR"/>
        </w:rPr>
        <w:pPrChange w:id="11542" w:author="박윤수" w:date="2014-08-23T00:18:00Z">
          <w:pPr>
            <w:spacing w:after="0"/>
          </w:pPr>
        </w:pPrChange>
      </w:pPr>
      <w:del w:id="11543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월드를 재사용하기 위해 저장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rPr>
          <w:del w:id="11544" w:author="박윤수" w:date="2014-08-23T00:16:00Z"/>
          <w:rFonts w:asciiTheme="minorEastAsia" w:hAnsiTheme="minorEastAsia"/>
          <w:lang w:val="en-US" w:eastAsia="ko-KR"/>
        </w:rPr>
        <w:pPrChange w:id="11545" w:author="박윤수" w:date="2014-08-23T00:18:00Z">
          <w:pPr>
            <w:spacing w:after="0"/>
          </w:pPr>
        </w:pPrChange>
      </w:pPr>
    </w:p>
    <w:p w:rsidR="00000000" w:rsidRDefault="007B5EFA">
      <w:pPr>
        <w:rPr>
          <w:del w:id="11546" w:author="박윤수" w:date="2014-08-23T00:16:00Z"/>
          <w:rFonts w:asciiTheme="minorEastAsia" w:hAnsiTheme="minorEastAsia"/>
          <w:lang w:val="en-US" w:eastAsia="ko-KR"/>
        </w:rPr>
        <w:pPrChange w:id="11547" w:author="박윤수" w:date="2014-08-23T00:18:00Z">
          <w:pPr>
            <w:spacing w:after="0"/>
          </w:pPr>
        </w:pPrChange>
      </w:pPr>
      <w:del w:id="11548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7B5EFA">
      <w:pPr>
        <w:pStyle w:val="affc"/>
        <w:numPr>
          <w:ilvl w:val="0"/>
          <w:numId w:val="55"/>
        </w:numPr>
        <w:ind w:leftChars="0"/>
        <w:rPr>
          <w:del w:id="11549" w:author="박윤수" w:date="2014-08-23T00:16:00Z"/>
          <w:rFonts w:asciiTheme="minorEastAsia" w:hAnsiTheme="minorEastAsia"/>
          <w:lang w:val="en-US" w:eastAsia="ko-KR"/>
        </w:rPr>
        <w:pPrChange w:id="11550" w:author="박윤수" w:date="2014-08-23T00:18:00Z">
          <w:pPr>
            <w:pStyle w:val="affc"/>
            <w:numPr>
              <w:numId w:val="55"/>
            </w:numPr>
            <w:spacing w:after="0"/>
            <w:ind w:leftChars="0" w:left="927" w:hanging="360"/>
          </w:pPr>
        </w:pPrChange>
      </w:pPr>
      <w:del w:id="11551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아래와 같은 월드를 만들고, 상단 메뉴의 </w:delText>
        </w:r>
      </w:del>
      <w:ins w:id="11552" w:author="이은정" w:date="2014-08-22T16:04:00Z">
        <w:del w:id="11553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프로젝트 저장버튼(</w:delText>
          </w:r>
        </w:del>
      </w:ins>
      <w:del w:id="11554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555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86" name="_x155265880" descr="EMB000005c076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5880" descr="EMB000005c07606"/>
                      <pic:cNvPicPr>
                        <a:picLocks noChangeAspect="1" noChangeArrowheads="1"/>
                      </pic:cNvPicPr>
                    </pic:nvPicPr>
                    <pic:blipFill>
                      <a:blip r:embed="rId19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556" w:author="이은정" w:date="2014-08-22T16:04:00Z">
        <w:del w:id="11557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558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ind w:left="927"/>
        <w:jc w:val="center"/>
        <w:rPr>
          <w:del w:id="11559" w:author="박윤수" w:date="2014-08-23T00:16:00Z"/>
          <w:rFonts w:asciiTheme="minorEastAsia" w:hAnsiTheme="minorEastAsia"/>
        </w:rPr>
        <w:pPrChange w:id="11560" w:author="박윤수" w:date="2014-08-23T00:18:00Z">
          <w:pPr>
            <w:pStyle w:val="affe"/>
            <w:snapToGrid/>
            <w:ind w:left="927"/>
            <w:jc w:val="center"/>
          </w:pPr>
        </w:pPrChange>
      </w:pPr>
      <w:del w:id="11561" w:author="박윤수" w:date="2014-08-23T00:16:00Z">
        <w:r>
          <w:rPr>
            <w:noProof/>
            <w:rPrChange w:id="1156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1868686" cy="1626685"/>
              <wp:effectExtent l="19050" t="0" r="0" b="0"/>
              <wp:docPr id="89" name="_x155241592" descr="EMB000005c076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41592" descr="EMB000005c07609"/>
                      <pic:cNvPicPr>
                        <a:picLocks noChangeAspect="1" noChangeArrowheads="1"/>
                      </pic:cNvPicPr>
                    </pic:nvPicPr>
                    <pic:blipFill>
                      <a:blip r:embed="rId19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68846" cy="1626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7B5EFA">
      <w:pPr>
        <w:pStyle w:val="affc"/>
        <w:numPr>
          <w:ilvl w:val="0"/>
          <w:numId w:val="55"/>
        </w:numPr>
        <w:ind w:leftChars="0"/>
        <w:rPr>
          <w:del w:id="11563" w:author="박윤수" w:date="2014-08-23T00:16:00Z"/>
          <w:rFonts w:asciiTheme="minorEastAsia" w:hAnsiTheme="minorEastAsia"/>
          <w:lang w:val="en-US" w:eastAsia="ko-KR"/>
        </w:rPr>
        <w:pPrChange w:id="11564" w:author="박윤수" w:date="2014-08-23T00:18:00Z">
          <w:pPr>
            <w:pStyle w:val="affc"/>
            <w:numPr>
              <w:numId w:val="55"/>
            </w:numPr>
            <w:spacing w:after="0"/>
            <w:ind w:leftChars="0" w:left="927" w:hanging="360"/>
          </w:pPr>
        </w:pPrChange>
      </w:pPr>
      <w:del w:id="11565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저장할 폴더를 선택하고 원하는 파일명을 입력한 후 확장자를 </w:delText>
        </w:r>
        <w:r w:rsidR="00D84D69" w:rsidDel="00C13530">
          <w:rPr>
            <w:rFonts w:asciiTheme="minorEastAsia" w:hAnsiTheme="minorEastAsia"/>
            <w:lang w:val="en-US" w:eastAsia="ko-KR"/>
          </w:rPr>
          <w:delText>‘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wld</w:delText>
        </w:r>
        <w:r w:rsidR="00D84D69" w:rsidDel="00C13530">
          <w:rPr>
            <w:rFonts w:asciiTheme="minorEastAsia" w:hAnsiTheme="minorEastAsia"/>
            <w:lang w:val="en-US" w:eastAsia="ko-KR"/>
          </w:rPr>
          <w:delText>’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 xml:space="preserve"> </w:delText>
        </w:r>
        <w:r w:rsidRPr="007B5EFA" w:rsidDel="00C13530">
          <w:rPr>
            <w:rFonts w:asciiTheme="minorEastAsia" w:hAnsiTheme="minorEastAsia" w:hint="eastAsia"/>
            <w:lang w:val="en-US" w:eastAsia="ko-KR"/>
          </w:rPr>
          <w:delText>로 지정하여 저장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566" w:author="박윤수" w:date="2014-08-23T00:16:00Z"/>
          <w:rFonts w:asciiTheme="minorEastAsia" w:hAnsiTheme="minorEastAsia"/>
        </w:rPr>
        <w:pPrChange w:id="11567" w:author="박윤수" w:date="2014-08-23T00:18:00Z">
          <w:pPr>
            <w:pStyle w:val="affe"/>
            <w:snapToGrid/>
            <w:jc w:val="center"/>
          </w:pPr>
        </w:pPrChange>
      </w:pPr>
      <w:del w:id="11568" w:author="박윤수" w:date="2014-08-23T00:16:00Z">
        <w:r>
          <w:rPr>
            <w:noProof/>
            <w:rPrChange w:id="1156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69160" cy="553085"/>
              <wp:effectExtent l="19050" t="0" r="2540" b="0"/>
              <wp:docPr id="90" name="_x160532976" descr="EMB000005c0760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532976" descr="EMB000005c0760c"/>
                      <pic:cNvPicPr>
                        <a:picLocks noChangeAspect="1" noChangeArrowheads="1"/>
                      </pic:cNvPicPr>
                    </pic:nvPicPr>
                    <pic:blipFill>
                      <a:blip r:embed="rId20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9160" cy="5530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7B5EFA">
      <w:pPr>
        <w:pStyle w:val="affc"/>
        <w:numPr>
          <w:ilvl w:val="0"/>
          <w:numId w:val="55"/>
        </w:numPr>
        <w:ind w:leftChars="0"/>
        <w:rPr>
          <w:ins w:id="11570" w:author="이은정" w:date="2014-08-22T16:05:00Z"/>
          <w:del w:id="11571" w:author="박윤수" w:date="2014-08-23T00:16:00Z"/>
          <w:rFonts w:asciiTheme="minorEastAsia" w:hAnsiTheme="minorEastAsia"/>
          <w:lang w:val="en-US" w:eastAsia="ko-KR"/>
        </w:rPr>
        <w:pPrChange w:id="11572" w:author="박윤수" w:date="2014-08-23T00:18:00Z">
          <w:pPr>
            <w:pStyle w:val="affc"/>
            <w:numPr>
              <w:numId w:val="55"/>
            </w:numPr>
            <w:spacing w:after="0"/>
            <w:ind w:leftChars="0" w:left="927" w:hanging="360"/>
          </w:pPr>
        </w:pPrChange>
      </w:pPr>
      <w:del w:id="11573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RUR-PLE</w:delText>
        </w:r>
      </w:del>
      <w:ins w:id="11574" w:author="이은정" w:date="2014-08-22T10:11:00Z">
        <w:del w:id="11575" w:author="박윤수" w:date="2014-08-23T00:16:00Z">
          <w:r w:rsidR="00E3226E" w:rsidDel="00C13530">
            <w:rPr>
              <w:rFonts w:asciiTheme="minorEastAsia" w:hAnsiTheme="minorEastAsia" w:hint="eastAsia"/>
              <w:lang w:val="en-US" w:eastAsia="ko-KR"/>
            </w:rPr>
            <w:delText>러플(RUR-PLE)</w:delText>
          </w:r>
        </w:del>
      </w:ins>
      <w:del w:id="11576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프로그램을 재실행한 후, 상단 메뉴의 </w:delText>
        </w:r>
      </w:del>
      <w:ins w:id="11577" w:author="이은정" w:date="2014-08-22T16:05:00Z">
        <w:del w:id="11578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프로젝트 열기버튼(</w:delText>
          </w:r>
        </w:del>
      </w:ins>
      <w:del w:id="11579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58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91" name="_x160871224" descr="EMB000005c0760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871224" descr="EMB000005c0760f"/>
                      <pic:cNvPicPr>
                        <a:picLocks noChangeAspect="1" noChangeArrowheads="1"/>
                      </pic:cNvPicPr>
                    </pic:nvPicPr>
                    <pic:blipFill>
                      <a:blip r:embed="rId20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581" w:author="이은정" w:date="2014-08-22T16:05:00Z">
        <w:del w:id="11582" w:author="박윤수" w:date="2014-08-23T00:16:00Z">
          <w:r w:rsidR="006C3929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583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rPr>
          <w:del w:id="11584" w:author="박윤수" w:date="2014-08-23T00:16:00Z"/>
          <w:rFonts w:asciiTheme="minorEastAsia" w:hAnsiTheme="minorEastAsia"/>
          <w:lang w:val="en-US" w:eastAsia="ko-KR"/>
          <w:rPrChange w:id="11585" w:author="이은정" w:date="2014-08-22T16:05:00Z">
            <w:rPr>
              <w:del w:id="11586" w:author="박윤수" w:date="2014-08-23T00:16:00Z"/>
              <w:lang w:val="en-US" w:eastAsia="ko-KR"/>
            </w:rPr>
          </w:rPrChange>
        </w:rPr>
        <w:pPrChange w:id="11587" w:author="박윤수" w:date="2014-08-23T00:18:00Z">
          <w:pPr>
            <w:pStyle w:val="affc"/>
            <w:numPr>
              <w:numId w:val="55"/>
            </w:numPr>
            <w:spacing w:after="0"/>
            <w:ind w:leftChars="0" w:left="927" w:hanging="360"/>
          </w:pPr>
        </w:pPrChange>
      </w:pPr>
    </w:p>
    <w:p w:rsidR="00000000" w:rsidRDefault="007B5EFA">
      <w:pPr>
        <w:pStyle w:val="affc"/>
        <w:numPr>
          <w:ilvl w:val="0"/>
          <w:numId w:val="55"/>
        </w:numPr>
        <w:ind w:leftChars="0"/>
        <w:rPr>
          <w:del w:id="11588" w:author="박윤수" w:date="2014-08-23T00:16:00Z"/>
          <w:rFonts w:asciiTheme="minorEastAsia" w:hAnsiTheme="minorEastAsia"/>
          <w:lang w:val="en-US" w:eastAsia="ko-KR"/>
        </w:rPr>
        <w:pPrChange w:id="11589" w:author="박윤수" w:date="2014-08-23T00:18:00Z">
          <w:pPr>
            <w:pStyle w:val="affc"/>
            <w:numPr>
              <w:numId w:val="55"/>
            </w:numPr>
            <w:spacing w:after="0"/>
            <w:ind w:leftChars="0" w:left="927" w:hanging="360"/>
          </w:pPr>
        </w:pPrChange>
      </w:pPr>
      <w:del w:id="11590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해당 폴더로 이동하여 월드파일을 선택하고 열기버튼을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AF7365">
      <w:pPr>
        <w:pStyle w:val="affe"/>
        <w:snapToGrid/>
        <w:spacing w:after="240"/>
        <w:ind w:left="927"/>
        <w:rPr>
          <w:del w:id="11591" w:author="박윤수" w:date="2014-08-23T00:16:00Z"/>
        </w:rPr>
        <w:pPrChange w:id="11592" w:author="박윤수" w:date="2014-08-23T00:18:00Z">
          <w:pPr>
            <w:pStyle w:val="affe"/>
            <w:snapToGrid/>
            <w:ind w:left="927"/>
          </w:pPr>
        </w:pPrChange>
      </w:pPr>
      <w:del w:id="11593" w:author="박윤수" w:date="2014-08-23T00:16:00Z">
        <w:r>
          <w:rPr>
            <w:noProof/>
            <w:rPrChange w:id="1159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296795" cy="1828800"/>
              <wp:effectExtent l="19050" t="0" r="8255" b="0"/>
              <wp:docPr id="92" name="_x70870848" descr="EMB000005c076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70870848" descr="EMB000005c07612"/>
                      <pic:cNvPicPr>
                        <a:picLocks noChangeAspect="1" noChangeArrowheads="1"/>
                      </pic:cNvPicPr>
                    </pic:nvPicPr>
                    <pic:blipFill>
                      <a:blip r:embed="rId202"/>
                      <a:srcRect l="10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96795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rPrChange w:id="1159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306955" cy="1871345"/>
              <wp:effectExtent l="19050" t="0" r="0" b="0"/>
              <wp:docPr id="93" name="_x160309384" descr="EMB000005c076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9384" descr="EMB000005c07613"/>
                      <pic:cNvPicPr>
                        <a:picLocks noChangeAspect="1" noChangeArrowheads="1"/>
                      </pic:cNvPicPr>
                    </pic:nvPicPr>
                    <pic:blipFill>
                      <a:blip r:embed="rId2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06955" cy="1871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596" w:author="박윤수" w:date="2014-08-23T00:16:00Z"/>
          <w:rFonts w:asciiTheme="minorEastAsia" w:hAnsiTheme="minorEastAsia"/>
          <w:b/>
          <w:sz w:val="24"/>
          <w:lang w:eastAsia="ko-KR"/>
        </w:rPr>
        <w:pPrChange w:id="11597" w:author="박윤수" w:date="2014-08-23T00:18:00Z">
          <w:pPr>
            <w:spacing w:after="0"/>
          </w:pPr>
        </w:pPrChange>
      </w:pPr>
    </w:p>
    <w:p w:rsidR="00000000" w:rsidRDefault="00D84D69">
      <w:pPr>
        <w:ind w:left="0"/>
        <w:rPr>
          <w:del w:id="11598" w:author="박윤수" w:date="2014-08-23T00:16:00Z"/>
          <w:rFonts w:asciiTheme="minorEastAsia" w:hAnsiTheme="minorEastAsia"/>
          <w:b/>
          <w:sz w:val="24"/>
          <w:lang w:eastAsia="ko-KR"/>
        </w:rPr>
        <w:pPrChange w:id="11599" w:author="박윤수" w:date="2014-08-23T00:18:00Z">
          <w:pPr>
            <w:spacing w:after="0"/>
            <w:ind w:left="0"/>
          </w:pPr>
        </w:pPrChange>
      </w:pPr>
      <w:del w:id="11600" w:author="박윤수" w:date="2014-08-23T00:16:00Z">
        <w:r w:rsidDel="00C13530">
          <w:rPr>
            <w:rFonts w:asciiTheme="minorEastAsia" w:hAnsiTheme="minorEastAsia"/>
            <w:b/>
            <w:sz w:val="24"/>
            <w:lang w:eastAsia="ko-KR"/>
          </w:rPr>
          <w:br w:type="page"/>
        </w:r>
      </w:del>
    </w:p>
    <w:p w:rsidR="00000000" w:rsidRDefault="00AE0C29">
      <w:pPr>
        <w:pStyle w:val="affc"/>
        <w:numPr>
          <w:ilvl w:val="0"/>
          <w:numId w:val="50"/>
        </w:numPr>
        <w:ind w:leftChars="0"/>
        <w:rPr>
          <w:del w:id="11601" w:author="박윤수" w:date="2014-08-23T00:16:00Z"/>
          <w:rFonts w:asciiTheme="minorEastAsia" w:hAnsiTheme="minorEastAsia"/>
          <w:b/>
          <w:sz w:val="24"/>
          <w:lang w:eastAsia="ko-KR"/>
        </w:rPr>
        <w:pPrChange w:id="11602" w:author="박윤수" w:date="2014-08-23T00:18:00Z">
          <w:pPr>
            <w:pStyle w:val="affc"/>
            <w:numPr>
              <w:numId w:val="50"/>
            </w:numPr>
            <w:spacing w:after="0"/>
            <w:ind w:leftChars="0" w:left="927" w:hanging="360"/>
          </w:pPr>
        </w:pPrChange>
      </w:pPr>
      <w:del w:id="11603" w:author="박윤수" w:date="2014-08-23T00:16:00Z">
        <w:r w:rsidDel="00C13530">
          <w:rPr>
            <w:rFonts w:asciiTheme="minorEastAsia" w:hAnsiTheme="minorEastAsia" w:hint="eastAsia"/>
            <w:b/>
            <w:sz w:val="24"/>
            <w:lang w:eastAsia="ko-KR"/>
          </w:rPr>
          <w:delText>월드</w:delText>
        </w:r>
      </w:del>
      <w:ins w:id="11604" w:author="이은정" w:date="2014-08-22T16:48:00Z">
        <w:del w:id="11605" w:author="박윤수" w:date="2014-08-23T00:16:00Z">
          <w:r w:rsidR="0033195D" w:rsidDel="00C13530">
            <w:rPr>
              <w:rFonts w:asciiTheme="minorEastAsia" w:hAnsiTheme="minorEastAsia" w:hint="eastAsia"/>
              <w:b/>
              <w:sz w:val="24"/>
              <w:lang w:eastAsia="ko-KR"/>
            </w:rPr>
            <w:delText xml:space="preserve"> </w:delText>
          </w:r>
        </w:del>
      </w:ins>
      <w:del w:id="11606" w:author="박윤수" w:date="2014-08-23T00:16:00Z">
        <w:r w:rsidR="007B5EFA" w:rsidDel="00C13530">
          <w:rPr>
            <w:rFonts w:asciiTheme="minorEastAsia" w:hAnsiTheme="minorEastAsia" w:hint="eastAsia"/>
            <w:b/>
            <w:sz w:val="24"/>
            <w:lang w:eastAsia="ko-KR"/>
          </w:rPr>
          <w:delText>(월드) 파일 보기</w:delText>
        </w:r>
      </w:del>
    </w:p>
    <w:p w:rsidR="00000000" w:rsidRDefault="00AF7365">
      <w:pPr>
        <w:rPr>
          <w:del w:id="11607" w:author="박윤수" w:date="2014-08-23T00:16:00Z"/>
          <w:rFonts w:asciiTheme="minorEastAsia" w:hAnsiTheme="minorEastAsia"/>
          <w:lang w:val="en-US" w:eastAsia="ko-KR"/>
        </w:rPr>
        <w:pPrChange w:id="11608" w:author="박윤수" w:date="2014-08-23T00:18:00Z">
          <w:pPr>
            <w:spacing w:after="0"/>
          </w:pPr>
        </w:pPrChange>
      </w:pPr>
    </w:p>
    <w:p w:rsidR="00000000" w:rsidRDefault="0033195D">
      <w:pPr>
        <w:rPr>
          <w:del w:id="11609" w:author="박윤수" w:date="2014-08-23T00:16:00Z"/>
          <w:rFonts w:asciiTheme="minorEastAsia" w:hAnsiTheme="minorEastAsia"/>
          <w:lang w:val="en-US" w:eastAsia="ko-KR"/>
        </w:rPr>
        <w:pPrChange w:id="11610" w:author="박윤수" w:date="2014-08-23T00:18:00Z">
          <w:pPr>
            <w:spacing w:after="0"/>
          </w:pPr>
        </w:pPrChange>
      </w:pPr>
      <w:ins w:id="11611" w:author="이은정" w:date="2014-08-22T16:48:00Z">
        <w:del w:id="11612" w:author="박윤수" w:date="2014-08-23T00:16:00Z">
          <w:r w:rsidDel="00C13530">
            <w:rPr>
              <w:rFonts w:asciiTheme="minorEastAsia" w:hAnsiTheme="minorEastAsia" w:hint="eastAsia"/>
              <w:lang w:val="en-US" w:eastAsia="ko-KR"/>
            </w:rPr>
            <w:delText>월드파일</w:delText>
          </w:r>
        </w:del>
      </w:ins>
      <w:ins w:id="11613" w:author="이은정" w:date="2014-08-22T16:49:00Z">
        <w:del w:id="11614" w:author="박윤수" w:date="2014-08-23T00:16:00Z">
          <w:r w:rsidDel="00C13530">
            <w:rPr>
              <w:rFonts w:asciiTheme="minorEastAsia" w:hAnsiTheme="minorEastAsia" w:hint="eastAsia"/>
              <w:lang w:val="en-US" w:eastAsia="ko-KR"/>
            </w:rPr>
            <w:delText xml:space="preserve"> </w:delText>
          </w:r>
        </w:del>
      </w:ins>
      <w:ins w:id="11615" w:author="이은정" w:date="2014-08-22T16:48:00Z">
        <w:del w:id="11616" w:author="박윤수" w:date="2014-08-23T00:16:00Z">
          <w:r w:rsidDel="00C13530">
            <w:rPr>
              <w:rFonts w:asciiTheme="minorEastAsia" w:hAnsiTheme="minorEastAsia" w:hint="eastAsia"/>
              <w:lang w:val="en-US" w:eastAsia="ko-KR"/>
            </w:rPr>
            <w:delText>보기버튼(</w:delText>
          </w:r>
        </w:del>
      </w:ins>
      <w:del w:id="11617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618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60" name="_x160194504" descr="EMB000005c0761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1d"/>
                      <pic:cNvPicPr>
                        <a:picLocks noChangeAspect="1" noChangeArrowheads="1"/>
                      </pic:cNvPicPr>
                    </pic:nvPicPr>
                    <pic:blipFill>
                      <a:blip r:embed="rId20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619" w:author="이은정" w:date="2014-08-22T16:48:00Z">
        <w:del w:id="11620" w:author="박윤수" w:date="2014-08-23T00:16:00Z">
          <w:r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621" w:author="박윤수" w:date="2014-08-23T00:16:00Z">
        <w:r w:rsidR="007B5EFA" w:rsidRPr="007B5EFA" w:rsidDel="00C13530">
          <w:rPr>
            <w:rFonts w:asciiTheme="minorEastAsia" w:hAnsiTheme="minorEastAsia" w:hint="eastAsia"/>
            <w:lang w:val="en-US" w:eastAsia="ko-KR"/>
          </w:rPr>
          <w:delText xml:space="preserve">버튼을 클릭하여 월드 파일이 저장된 형태를 확인할 수 </w:delText>
        </w:r>
        <w:r w:rsidR="00C5453C" w:rsidDel="00C13530">
          <w:rPr>
            <w:rFonts w:asciiTheme="minorEastAsia" w:hAnsiTheme="minorEastAsia" w:hint="eastAsia"/>
            <w:lang w:val="en-US" w:eastAsia="ko-KR"/>
          </w:rPr>
          <w:delText>있습니다.</w:delText>
        </w:r>
      </w:del>
    </w:p>
    <w:p w:rsidR="00000000" w:rsidRDefault="00AF7365">
      <w:pPr>
        <w:rPr>
          <w:del w:id="11622" w:author="박윤수" w:date="2014-08-23T00:16:00Z"/>
          <w:rFonts w:asciiTheme="minorEastAsia" w:hAnsiTheme="minorEastAsia"/>
          <w:lang w:val="en-US" w:eastAsia="ko-KR"/>
        </w:rPr>
        <w:pPrChange w:id="11623" w:author="박윤수" w:date="2014-08-23T00:18:00Z">
          <w:pPr>
            <w:spacing w:after="0"/>
          </w:pPr>
        </w:pPrChange>
      </w:pPr>
    </w:p>
    <w:p w:rsidR="00000000" w:rsidRDefault="007B5EFA">
      <w:pPr>
        <w:rPr>
          <w:del w:id="11624" w:author="박윤수" w:date="2014-08-23T00:16:00Z"/>
          <w:rFonts w:asciiTheme="minorEastAsia" w:hAnsiTheme="minorEastAsia"/>
          <w:lang w:val="en-US" w:eastAsia="ko-KR"/>
        </w:rPr>
        <w:pPrChange w:id="11625" w:author="박윤수" w:date="2014-08-23T00:18:00Z">
          <w:pPr>
            <w:spacing w:after="0"/>
          </w:pPr>
        </w:pPrChange>
      </w:pPr>
      <w:del w:id="11626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[따라 하기]</w:delText>
        </w:r>
      </w:del>
    </w:p>
    <w:p w:rsidR="00000000" w:rsidRDefault="007B5EFA">
      <w:pPr>
        <w:pStyle w:val="affc"/>
        <w:numPr>
          <w:ilvl w:val="0"/>
          <w:numId w:val="56"/>
        </w:numPr>
        <w:ind w:leftChars="0"/>
        <w:rPr>
          <w:del w:id="11627" w:author="박윤수" w:date="2014-08-23T00:16:00Z"/>
          <w:rFonts w:asciiTheme="minorEastAsia" w:hAnsiTheme="minorEastAsia"/>
          <w:lang w:val="en-US" w:eastAsia="ko-KR"/>
        </w:rPr>
        <w:pPrChange w:id="11628" w:author="박윤수" w:date="2014-08-23T00:18:00Z">
          <w:pPr>
            <w:pStyle w:val="affc"/>
            <w:numPr>
              <w:numId w:val="56"/>
            </w:numPr>
            <w:spacing w:after="0"/>
            <w:ind w:leftChars="0" w:left="927" w:hanging="360"/>
          </w:pPr>
        </w:pPrChange>
      </w:pPr>
      <w:del w:id="11629" w:author="박윤수" w:date="2014-08-23T00:16:00Z">
        <w:r w:rsidRPr="0086491F" w:rsidDel="00C13530">
          <w:rPr>
            <w:rFonts w:asciiTheme="minorEastAsia" w:hAnsiTheme="minorEastAsia" w:hint="eastAsia"/>
            <w:lang w:val="en-US" w:eastAsia="ko-KR"/>
          </w:rPr>
          <w:delText xml:space="preserve">상단 메뉴의 </w:delText>
        </w:r>
      </w:del>
      <w:ins w:id="11630" w:author="이은정" w:date="2014-08-22T16:48:00Z">
        <w:del w:id="11631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>월드파일</w:delText>
          </w:r>
        </w:del>
      </w:ins>
      <w:ins w:id="11632" w:author="이은정" w:date="2014-08-22T16:49:00Z">
        <w:del w:id="11633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 xml:space="preserve"> </w:delText>
          </w:r>
        </w:del>
      </w:ins>
      <w:ins w:id="11634" w:author="이은정" w:date="2014-08-22T16:48:00Z">
        <w:del w:id="11635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>보기버튼(</w:delText>
          </w:r>
        </w:del>
      </w:ins>
      <w:del w:id="11636" w:author="박윤수" w:date="2014-08-23T00:16:00Z">
        <w:r w:rsidR="00AF7365">
          <w:rPr>
            <w:noProof/>
            <w:lang w:val="en-US" w:eastAsia="ko-KR"/>
            <w:rPrChange w:id="1163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61" name="_x160194504" descr="EMB000005c0761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1d"/>
                      <pic:cNvPicPr>
                        <a:picLocks noChangeAspect="1" noChangeArrowheads="1"/>
                      </pic:cNvPicPr>
                    </pic:nvPicPr>
                    <pic:blipFill>
                      <a:blip r:embed="rId20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638" w:author="이은정" w:date="2014-08-22T16:48:00Z">
        <w:del w:id="11639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640" w:author="박윤수" w:date="2014-08-23T00:16:00Z">
        <w:r w:rsidRPr="0086491F" w:rsidDel="00C13530">
          <w:rPr>
            <w:rFonts w:asciiTheme="minorEastAsia" w:hAnsiTheme="minorEastAsia" w:hint="eastAsia"/>
            <w:lang w:val="en-US" w:eastAsia="ko-KR"/>
          </w:rPr>
          <w:delText xml:space="preserve"> 버튼을</w:delText>
        </w:r>
      </w:del>
      <w:ins w:id="11641" w:author="이은정" w:date="2014-08-22T16:48:00Z">
        <w:del w:id="11642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>을</w:delText>
          </w:r>
        </w:del>
      </w:ins>
      <w:del w:id="11643" w:author="박윤수" w:date="2014-08-23T00:16:00Z">
        <w:r w:rsidRPr="0086491F" w:rsidDel="00C13530">
          <w:rPr>
            <w:rFonts w:asciiTheme="minorEastAsia" w:hAnsiTheme="minorEastAsia" w:hint="eastAsia"/>
            <w:lang w:val="en-US" w:eastAsia="ko-KR"/>
          </w:rPr>
          <w:delText xml:space="preserve"> 클릭</w:delText>
        </w:r>
        <w:r w:rsidR="008804E9" w:rsidDel="00C13530">
          <w:rPr>
            <w:rFonts w:asciiTheme="minorEastAsia" w:hAnsiTheme="minorEastAsia" w:hint="eastAsia"/>
            <w:lang w:val="en-US" w:eastAsia="ko-KR"/>
          </w:rPr>
          <w:delText>합니다.</w:delText>
        </w:r>
      </w:del>
    </w:p>
    <w:p w:rsidR="00000000" w:rsidRDefault="0086491F">
      <w:pPr>
        <w:pStyle w:val="affc"/>
        <w:numPr>
          <w:ilvl w:val="0"/>
          <w:numId w:val="56"/>
        </w:numPr>
        <w:ind w:leftChars="0"/>
        <w:rPr>
          <w:del w:id="11644" w:author="박윤수" w:date="2014-08-23T00:16:00Z"/>
          <w:rFonts w:asciiTheme="minorEastAsia" w:hAnsiTheme="minorEastAsia"/>
          <w:lang w:val="en-US" w:eastAsia="ko-KR"/>
        </w:rPr>
        <w:pPrChange w:id="11645" w:author="박윤수" w:date="2014-08-23T00:18:00Z">
          <w:pPr>
            <w:pStyle w:val="affc"/>
            <w:numPr>
              <w:numId w:val="56"/>
            </w:numPr>
            <w:spacing w:after="0"/>
            <w:ind w:leftChars="0" w:left="927" w:hanging="360"/>
          </w:pPr>
        </w:pPrChange>
      </w:pPr>
      <w:del w:id="11646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아래와 같은 월드 파일의 내용을 확인할 수 </w:delText>
        </w:r>
        <w:r w:rsidR="00C5453C" w:rsidDel="00C13530">
          <w:rPr>
            <w:rFonts w:asciiTheme="minorEastAsia" w:hAnsiTheme="minorEastAsia" w:hint="eastAsia"/>
            <w:lang w:val="en-US" w:eastAsia="ko-KR"/>
          </w:rPr>
          <w:delText>있습니다.</w:delText>
        </w:r>
      </w:del>
    </w:p>
    <w:p w:rsidR="00000000" w:rsidRDefault="00AF7365">
      <w:pPr>
        <w:rPr>
          <w:del w:id="11647" w:author="박윤수" w:date="2014-08-23T00:16:00Z"/>
          <w:rFonts w:asciiTheme="minorEastAsia" w:hAnsiTheme="minorEastAsia"/>
          <w:lang w:val="en-US" w:eastAsia="ko-KR"/>
        </w:rPr>
        <w:pPrChange w:id="11648" w:author="박윤수" w:date="2014-08-23T00:18:00Z">
          <w:pPr>
            <w:spacing w:after="0"/>
          </w:pPr>
        </w:pPrChange>
      </w:pPr>
      <w:del w:id="11649" w:author="박윤수" w:date="2014-08-23T00:16:00Z">
        <w:r>
          <w:rPr>
            <w:rFonts w:asciiTheme="minorEastAsia" w:hAnsiTheme="minorEastAsia"/>
            <w:noProof/>
            <w:lang w:val="en-US" w:eastAsia="ko-KR"/>
            <w:rPrChange w:id="11650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3881120" cy="2137410"/>
              <wp:effectExtent l="19050" t="0" r="5080" b="0"/>
              <wp:docPr id="163" name="_x160309384" descr="EMB000005c076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309384" descr="EMB000005c07620"/>
                      <pic:cNvPicPr>
                        <a:picLocks noChangeAspect="1" noChangeArrowheads="1"/>
                      </pic:cNvPicPr>
                    </pic:nvPicPr>
                    <pic:blipFill>
                      <a:blip r:embed="rId20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81120" cy="21374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86491F">
      <w:pPr>
        <w:pStyle w:val="affc"/>
        <w:numPr>
          <w:ilvl w:val="0"/>
          <w:numId w:val="56"/>
        </w:numPr>
        <w:ind w:leftChars="0"/>
        <w:rPr>
          <w:del w:id="11651" w:author="박윤수" w:date="2014-08-23T00:16:00Z"/>
          <w:rFonts w:asciiTheme="minorEastAsia" w:hAnsiTheme="minorEastAsia"/>
          <w:lang w:val="en-US" w:eastAsia="ko-KR"/>
        </w:rPr>
        <w:pPrChange w:id="11652" w:author="박윤수" w:date="2014-08-23T00:18:00Z">
          <w:pPr>
            <w:pStyle w:val="affc"/>
            <w:numPr>
              <w:numId w:val="56"/>
            </w:numPr>
            <w:spacing w:after="0"/>
            <w:ind w:leftChars="0" w:left="927" w:hanging="360"/>
          </w:pPr>
        </w:pPrChange>
      </w:pPr>
      <w:del w:id="11653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다시 </w:delText>
        </w:r>
      </w:del>
      <w:ins w:id="11654" w:author="이은정" w:date="2014-08-22T16:49:00Z">
        <w:del w:id="11655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>월드파일 보기버튼(</w:delText>
          </w:r>
        </w:del>
      </w:ins>
      <w:del w:id="11656" w:author="박윤수" w:date="2014-08-23T00:16:00Z">
        <w:r w:rsidR="00AF7365">
          <w:rPr>
            <w:rFonts w:asciiTheme="minorEastAsia" w:hAnsiTheme="minorEastAsia"/>
            <w:noProof/>
            <w:lang w:val="en-US" w:eastAsia="ko-KR"/>
            <w:rPrChange w:id="11657">
              <w:rPr>
                <w:noProof/>
                <w:color w:val="0000FF"/>
                <w:u w:val="single"/>
                <w:lang w:val="en-US" w:eastAsia="ko-KR"/>
              </w:rPr>
            </w:rPrChange>
          </w:rPr>
          <w:drawing>
            <wp:inline distT="0" distB="0" distL="0" distR="0">
              <wp:extent cx="198000" cy="198000"/>
              <wp:effectExtent l="0" t="0" r="0" b="0"/>
              <wp:docPr id="164" name="_x160194504" descr="EMB000005c0761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1d"/>
                      <pic:cNvPicPr>
                        <a:picLocks noChangeAspect="1" noChangeArrowheads="1"/>
                      </pic:cNvPicPr>
                    </pic:nvPicPr>
                    <pic:blipFill>
                      <a:blip r:embed="rId20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  <w:ins w:id="11658" w:author="이은정" w:date="2014-08-22T16:49:00Z">
        <w:del w:id="11659" w:author="박윤수" w:date="2014-08-23T00:16:00Z">
          <w:r w:rsidR="0033195D" w:rsidDel="00C13530">
            <w:rPr>
              <w:rFonts w:asciiTheme="minorEastAsia" w:hAnsiTheme="minorEastAsia" w:hint="eastAsia"/>
              <w:lang w:val="en-US" w:eastAsia="ko-KR"/>
            </w:rPr>
            <w:delText>)</w:delText>
          </w:r>
        </w:del>
      </w:ins>
      <w:del w:id="11660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 xml:space="preserve"> 버튼을 클릭하면 월드 파일 정보가 </w:delText>
        </w:r>
        <w:r w:rsidR="00D84D69" w:rsidDel="00C13530">
          <w:rPr>
            <w:rFonts w:asciiTheme="minorEastAsia" w:hAnsiTheme="minorEastAsia" w:hint="eastAsia"/>
            <w:lang w:val="en-US" w:eastAsia="ko-KR"/>
          </w:rPr>
          <w:delText>사라집니다.</w:delText>
        </w:r>
      </w:del>
    </w:p>
    <w:p w:rsidR="00000000" w:rsidRDefault="00AF7365">
      <w:pPr>
        <w:rPr>
          <w:del w:id="11661" w:author="박윤수" w:date="2014-08-23T00:16:00Z"/>
          <w:rFonts w:asciiTheme="minorEastAsia" w:hAnsiTheme="minorEastAsia"/>
          <w:lang w:val="en-US" w:eastAsia="ko-KR"/>
        </w:rPr>
        <w:pPrChange w:id="11662" w:author="박윤수" w:date="2014-08-23T00:18:00Z">
          <w:pPr>
            <w:spacing w:after="0"/>
          </w:pPr>
        </w:pPrChange>
      </w:pPr>
    </w:p>
    <w:p w:rsidR="00000000" w:rsidRDefault="007B5EFA">
      <w:pPr>
        <w:rPr>
          <w:del w:id="11663" w:author="박윤수" w:date="2014-08-23T00:16:00Z"/>
          <w:rFonts w:asciiTheme="minorEastAsia" w:hAnsiTheme="minorEastAsia"/>
          <w:lang w:val="en-US" w:eastAsia="ko-KR"/>
        </w:rPr>
        <w:pPrChange w:id="11664" w:author="박윤수" w:date="2014-08-23T00:18:00Z">
          <w:pPr>
            <w:spacing w:after="0"/>
          </w:pPr>
        </w:pPrChange>
      </w:pPr>
      <w:del w:id="11665" w:author="박윤수" w:date="2014-08-23T00:16:00Z">
        <w:r w:rsidRPr="007B5EFA" w:rsidDel="00C13530">
          <w:rPr>
            <w:rFonts w:asciiTheme="minorEastAsia" w:hAnsiTheme="minorEastAsia" w:hint="eastAsia"/>
            <w:lang w:val="en-US" w:eastAsia="ko-KR"/>
          </w:rPr>
          <w:delText>※ 월드파일 내용 설명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666" w:author="박윤수" w:date="2014-08-23T00:16:00Z"/>
        </w:rPr>
        <w:pPrChange w:id="11667" w:author="박윤수" w:date="2014-08-23T00:18:00Z">
          <w:pPr>
            <w:pStyle w:val="affe"/>
            <w:snapToGrid/>
            <w:jc w:val="center"/>
          </w:pPr>
        </w:pPrChange>
      </w:pPr>
      <w:del w:id="11668" w:author="박윤수" w:date="2014-08-23T00:16:00Z">
        <w:r>
          <w:rPr>
            <w:noProof/>
            <w:rPrChange w:id="1166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5039995" cy="2019935"/>
              <wp:effectExtent l="19050" t="0" r="0" b="0"/>
              <wp:docPr id="165" name="_x70870848" descr="EMB000005c076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70870848" descr="EMB000005c07623"/>
                      <pic:cNvPicPr>
                        <a:picLocks noChangeAspect="1" noChangeArrowheads="1"/>
                      </pic:cNvPicPr>
                    </pic:nvPicPr>
                    <pic:blipFill>
                      <a:blip r:embed="rId20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39995" cy="20199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7"/>
        <w:spacing w:after="240"/>
        <w:rPr>
          <w:del w:id="11670" w:author="박윤수" w:date="2014-08-23T00:16:00Z"/>
          <w:rFonts w:asciiTheme="minorEastAsia" w:hAnsiTheme="minorEastAsia"/>
          <w:lang w:val="en-US" w:eastAsia="ko-KR"/>
        </w:rPr>
        <w:pPrChange w:id="11671" w:author="박윤수" w:date="2014-08-23T00:18:00Z">
          <w:pPr>
            <w:pStyle w:val="a7"/>
          </w:pPr>
        </w:pPrChange>
      </w:pPr>
    </w:p>
    <w:p w:rsidR="00000000" w:rsidRDefault="00AF7365">
      <w:pPr>
        <w:pStyle w:val="a7"/>
        <w:spacing w:after="240"/>
        <w:rPr>
          <w:del w:id="11672" w:author="박윤수" w:date="2014-08-23T00:18:00Z"/>
          <w:rFonts w:asciiTheme="minorEastAsia" w:hAnsiTheme="minorEastAsia"/>
          <w:lang w:val="en-US" w:eastAsia="ko-KR"/>
        </w:rPr>
        <w:pPrChange w:id="11673" w:author="박윤수" w:date="2014-08-23T00:18:00Z">
          <w:pPr>
            <w:pStyle w:val="a7"/>
          </w:pPr>
        </w:pPrChange>
      </w:pPr>
    </w:p>
    <w:p w:rsidR="00000000" w:rsidRDefault="007B5EFA">
      <w:pPr>
        <w:pStyle w:val="a7"/>
        <w:spacing w:after="240"/>
        <w:rPr>
          <w:del w:id="11674" w:author="박윤수" w:date="2014-08-23T00:18:00Z"/>
          <w:rFonts w:asciiTheme="minorEastAsia" w:hAnsiTheme="minorEastAsia"/>
          <w:lang w:eastAsia="ko-KR"/>
        </w:rPr>
        <w:pPrChange w:id="11675" w:author="박윤수" w:date="2014-08-23T00:18:00Z">
          <w:pPr>
            <w:pStyle w:val="a7"/>
          </w:pPr>
        </w:pPrChange>
      </w:pPr>
      <w:del w:id="11676" w:author="박윤수" w:date="2014-08-23T00:18:00Z">
        <w:r w:rsidRPr="007B5EFA" w:rsidDel="006722B5">
          <w:rPr>
            <w:rFonts w:asciiTheme="minorEastAsia" w:hAnsiTheme="minorEastAsia" w:hint="eastAsia"/>
            <w:lang w:val="en-US" w:eastAsia="ko-KR"/>
          </w:rPr>
          <w:delText xml:space="preserve"> </w:delText>
        </w:r>
        <w:r w:rsidR="002C7F30" w:rsidDel="006722B5">
          <w:rPr>
            <w:rFonts w:asciiTheme="minorEastAsia" w:hAnsiTheme="minorEastAsia" w:hint="eastAsia"/>
            <w:lang w:eastAsia="ko-KR"/>
          </w:rPr>
          <w:delText>제</w:delText>
        </w:r>
        <w:r w:rsidR="002C7F30" w:rsidRPr="00193803" w:rsidDel="006722B5">
          <w:rPr>
            <w:rFonts w:asciiTheme="minorEastAsia" w:hAnsiTheme="minorEastAsia"/>
            <w:lang w:eastAsia="ko-KR"/>
          </w:rPr>
          <w:delText>I</w:delText>
        </w:r>
        <w:r w:rsidR="002C7F30" w:rsidDel="006722B5">
          <w:rPr>
            <w:rFonts w:asciiTheme="minorEastAsia" w:hAnsiTheme="minorEastAsia" w:hint="eastAsia"/>
            <w:lang w:eastAsia="ko-KR"/>
          </w:rPr>
          <w:delText>V 부</w:delText>
        </w:r>
      </w:del>
    </w:p>
    <w:p w:rsidR="002C7F30" w:rsidRPr="00193803" w:rsidDel="006722B5" w:rsidRDefault="002C7F30" w:rsidP="006722B5">
      <w:pPr>
        <w:pStyle w:val="1"/>
        <w:numPr>
          <w:ilvl w:val="0"/>
          <w:numId w:val="0"/>
        </w:numPr>
        <w:spacing w:after="240"/>
        <w:ind w:left="567"/>
        <w:rPr>
          <w:del w:id="11677" w:author="박윤수" w:date="2014-08-23T00:18:00Z"/>
          <w:rFonts w:asciiTheme="minorEastAsia" w:hAnsiTheme="minorEastAsia"/>
          <w:lang w:eastAsia="ko-KR"/>
        </w:rPr>
        <w:sectPr w:rsidR="002C7F30" w:rsidRPr="00193803" w:rsidDel="006722B5">
          <w:pgSz w:w="11906" w:h="16838" w:code="9"/>
          <w:pgMar w:top="1418" w:right="1701" w:bottom="1985" w:left="1701" w:header="709" w:footer="1134" w:gutter="0"/>
          <w:cols w:space="708"/>
          <w:vAlign w:val="center"/>
          <w:titlePg/>
          <w:docGrid w:linePitch="360"/>
        </w:sectPr>
      </w:pPr>
      <w:del w:id="11678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연습문제</w:delText>
        </w:r>
      </w:del>
    </w:p>
    <w:p w:rsidR="00CF6B85" w:rsidRDefault="002C7F30">
      <w:pPr>
        <w:pStyle w:val="HiddenfromContents"/>
        <w:pageBreakBefore/>
        <w:rPr>
          <w:del w:id="11679" w:author="박윤수" w:date="2014-08-23T00:18:00Z"/>
          <w:rFonts w:asciiTheme="minorEastAsia" w:hAnsiTheme="minorEastAsia"/>
          <w:lang w:eastAsia="ko-KR"/>
        </w:rPr>
      </w:pPr>
      <w:del w:id="11680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1</w:delText>
        </w:r>
      </w:del>
    </w:p>
    <w:p w:rsidR="00000000" w:rsidRDefault="002C7F30">
      <w:pPr>
        <w:rPr>
          <w:del w:id="11681" w:author="박윤수" w:date="2014-08-23T00:18:00Z"/>
          <w:rFonts w:asciiTheme="minorEastAsia" w:hAnsiTheme="minorEastAsia"/>
          <w:lang w:val="en-US" w:eastAsia="ko-KR"/>
        </w:rPr>
        <w:pPrChange w:id="11682" w:author="박윤수" w:date="2014-08-23T00:18:00Z">
          <w:pPr>
            <w:spacing w:after="0"/>
          </w:pPr>
        </w:pPrChange>
      </w:pPr>
      <w:del w:id="11683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>빌딩 옥상에 안테나를 설치하는 리봇</w:delText>
        </w:r>
      </w:del>
      <w:ins w:id="11684" w:author="이은정" w:date="2014-08-22T10:42:00Z">
        <w:del w:id="11685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686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제작을 의뢰 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아래와 같이 각 빌딩 옥상에 안테나(비퍼)를 설치하도록 코드를 작성하시오(단, 빌딩의  개수와 높이는 임의로 바뀔 수 있</w:delText>
        </w:r>
        <w:r w:rsidR="00602695" w:rsidDel="006722B5">
          <w:rPr>
            <w:rFonts w:asciiTheme="minorEastAsia" w:hAnsiTheme="minorEastAsia" w:hint="eastAsia"/>
            <w:lang w:val="en-US" w:eastAsia="ko-KR"/>
          </w:rPr>
          <w:delText>습니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>다).</w:delText>
        </w:r>
      </w:del>
    </w:p>
    <w:p w:rsidR="00000000" w:rsidRDefault="00AF7365">
      <w:pPr>
        <w:rPr>
          <w:del w:id="11687" w:author="박윤수" w:date="2014-08-23T00:18:00Z"/>
          <w:rFonts w:asciiTheme="minorEastAsia" w:hAnsiTheme="minorEastAsia"/>
          <w:lang w:val="en-US" w:eastAsia="ko-KR"/>
        </w:rPr>
        <w:pPrChange w:id="11688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689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690" w:author="박윤수" w:date="2014-08-23T00:18:00Z">
          <w:pPr>
            <w:spacing w:after="0"/>
          </w:pPr>
        </w:pPrChange>
      </w:pPr>
      <w:del w:id="11691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692" w:author="박윤수" w:date="2014-08-23T00:18:00Z"/>
        </w:rPr>
        <w:pPrChange w:id="11693" w:author="박윤수" w:date="2014-08-23T00:18:00Z">
          <w:pPr>
            <w:pStyle w:val="affe"/>
            <w:snapToGrid/>
            <w:jc w:val="center"/>
          </w:pPr>
        </w:pPrChange>
      </w:pPr>
      <w:del w:id="11694" w:author="박윤수" w:date="2014-08-23T00:18:00Z">
        <w:r>
          <w:rPr>
            <w:noProof/>
            <w:rPrChange w:id="1169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870325" cy="2306955"/>
              <wp:effectExtent l="19050" t="0" r="0" b="0"/>
              <wp:docPr id="168" name="_x160194504" descr="EMB000005c0762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94504" descr="EMB000005c0762d"/>
                      <pic:cNvPicPr>
                        <a:picLocks noChangeAspect="1" noChangeArrowheads="1"/>
                      </pic:cNvPicPr>
                    </pic:nvPicPr>
                    <pic:blipFill>
                      <a:blip r:embed="rId13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70325" cy="23069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696" w:author="박윤수" w:date="2014-08-23T00:18:00Z"/>
          <w:rFonts w:asciiTheme="minorEastAsia" w:hAnsiTheme="minorEastAsia"/>
          <w:lang w:val="en-US" w:eastAsia="ko-KR"/>
        </w:rPr>
        <w:pPrChange w:id="11697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698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699" w:author="박윤수" w:date="2014-08-23T00:18:00Z">
          <w:pPr>
            <w:spacing w:after="0"/>
          </w:pPr>
        </w:pPrChange>
      </w:pPr>
      <w:del w:id="11700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01" w:author="박윤수" w:date="2014-08-23T00:18:00Z"/>
        </w:rPr>
        <w:pPrChange w:id="11702" w:author="박윤수" w:date="2014-08-23T00:18:00Z">
          <w:pPr>
            <w:pStyle w:val="affe"/>
            <w:snapToGrid/>
            <w:jc w:val="center"/>
          </w:pPr>
        </w:pPrChange>
      </w:pPr>
      <w:del w:id="11703" w:author="박윤수" w:date="2014-08-23T00:18:00Z">
        <w:r>
          <w:rPr>
            <w:noProof/>
            <w:rPrChange w:id="11704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3859530" cy="2286000"/>
              <wp:effectExtent l="19050" t="0" r="7620" b="0"/>
              <wp:docPr id="166" name="_x160098984" descr="EMB000005c0762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98984" descr="EMB000005c0762a"/>
                      <pic:cNvPicPr>
                        <a:picLocks noChangeAspect="1" noChangeArrowheads="1"/>
                      </pic:cNvPicPr>
                    </pic:nvPicPr>
                    <pic:blipFill>
                      <a:blip r:embed="rId13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9530" cy="2286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6B85" w:rsidRDefault="002C7F30">
      <w:pPr>
        <w:pStyle w:val="HiddenfromContents"/>
        <w:pageBreakBefore/>
        <w:rPr>
          <w:del w:id="11705" w:author="박윤수" w:date="2014-08-23T00:18:00Z"/>
          <w:rFonts w:asciiTheme="minorEastAsia" w:hAnsiTheme="minorEastAsia"/>
          <w:lang w:eastAsia="ko-KR"/>
        </w:rPr>
      </w:pPr>
      <w:del w:id="11706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2</w:delText>
        </w:r>
      </w:del>
    </w:p>
    <w:p w:rsidR="00000000" w:rsidRDefault="002C7F30">
      <w:pPr>
        <w:rPr>
          <w:del w:id="11707" w:author="박윤수" w:date="2014-08-23T00:18:00Z"/>
          <w:rFonts w:asciiTheme="minorEastAsia" w:hAnsiTheme="minorEastAsia"/>
          <w:lang w:val="en-US" w:eastAsia="ko-KR"/>
        </w:rPr>
        <w:pPrChange w:id="11708" w:author="박윤수" w:date="2014-08-23T00:18:00Z">
          <w:pPr>
            <w:spacing w:after="0"/>
          </w:pPr>
        </w:pPrChange>
      </w:pPr>
      <w:del w:id="11709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>농작물을 수확하는 리봇</w:delText>
        </w:r>
      </w:del>
      <w:ins w:id="11710" w:author="이은정" w:date="2014-08-22T10:42:00Z">
        <w:del w:id="11711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712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제작을 의뢰 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농작물(비퍼)을 수확하여 창고에 모두 저장하는 코드를 작성하시오(단, 농작물의 개수는 임의로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713" w:author="박윤수" w:date="2014-08-23T00:18:00Z"/>
          <w:rFonts w:asciiTheme="minorEastAsia" w:hAnsiTheme="minorEastAsia"/>
          <w:lang w:val="en-US" w:eastAsia="ko-KR"/>
        </w:rPr>
        <w:pPrChange w:id="11714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715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716" w:author="박윤수" w:date="2014-08-23T00:18:00Z">
          <w:pPr>
            <w:spacing w:after="0"/>
          </w:pPr>
        </w:pPrChange>
      </w:pPr>
      <w:del w:id="11717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18" w:author="박윤수" w:date="2014-08-23T00:18:00Z"/>
        </w:rPr>
        <w:pPrChange w:id="11719" w:author="박윤수" w:date="2014-08-23T00:18:00Z">
          <w:pPr>
            <w:pStyle w:val="affe"/>
            <w:snapToGrid/>
            <w:jc w:val="center"/>
          </w:pPr>
        </w:pPrChange>
      </w:pPr>
      <w:del w:id="11720" w:author="박윤수" w:date="2014-08-23T00:18:00Z">
        <w:r>
          <w:rPr>
            <w:noProof/>
            <w:rPrChange w:id="1172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68905" cy="2552065"/>
              <wp:effectExtent l="19050" t="0" r="0" b="0"/>
              <wp:docPr id="186" name="_x69468896" descr="EMB000005c076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468896" descr="EMB000005c07632"/>
                      <pic:cNvPicPr>
                        <a:picLocks noChangeAspect="1" noChangeArrowheads="1"/>
                      </pic:cNvPicPr>
                    </pic:nvPicPr>
                    <pic:blipFill>
                      <a:blip r:embed="rId14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8905" cy="25520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722" w:author="박윤수" w:date="2014-08-23T00:18:00Z"/>
        </w:rPr>
        <w:pPrChange w:id="11723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724" w:author="박윤수" w:date="2014-08-23T00:18:00Z"/>
          <w:rFonts w:asciiTheme="minorEastAsia" w:hAnsiTheme="minorEastAsia"/>
          <w:lang w:val="en-US" w:eastAsia="ko-KR"/>
        </w:rPr>
        <w:pPrChange w:id="11725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726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727" w:author="박윤수" w:date="2014-08-23T00:18:00Z">
          <w:pPr>
            <w:spacing w:after="0"/>
          </w:pPr>
        </w:pPrChange>
      </w:pPr>
      <w:del w:id="11728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29" w:author="박윤수" w:date="2014-08-23T00:18:00Z"/>
        </w:rPr>
        <w:pPrChange w:id="11730" w:author="박윤수" w:date="2014-08-23T00:18:00Z">
          <w:pPr>
            <w:pStyle w:val="affe"/>
            <w:snapToGrid/>
            <w:jc w:val="center"/>
          </w:pPr>
        </w:pPrChange>
      </w:pPr>
      <w:del w:id="11731" w:author="박윤수" w:date="2014-08-23T00:18:00Z">
        <w:r>
          <w:rPr>
            <w:noProof/>
            <w:rPrChange w:id="1173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79700" cy="2562225"/>
              <wp:effectExtent l="19050" t="0" r="6350" b="0"/>
              <wp:docPr id="187" name="_x160409520" descr="EMB000005c076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09520" descr="EMB000005c07635"/>
                      <pic:cNvPicPr>
                        <a:picLocks noChangeAspect="1" noChangeArrowheads="1"/>
                      </pic:cNvPicPr>
                    </pic:nvPicPr>
                    <pic:blipFill>
                      <a:blip r:embed="rId14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79700" cy="2562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733" w:author="박윤수" w:date="2014-08-23T00:18:00Z"/>
        </w:rPr>
        <w:pPrChange w:id="11734" w:author="박윤수" w:date="2014-08-23T00:18:00Z">
          <w:pPr>
            <w:pStyle w:val="affe"/>
            <w:snapToGrid/>
            <w:jc w:val="center"/>
          </w:pPr>
        </w:pPrChange>
      </w:pPr>
    </w:p>
    <w:p w:rsidR="00CF6B85" w:rsidRDefault="002C7F30">
      <w:pPr>
        <w:pStyle w:val="HiddenfromContents"/>
        <w:pageBreakBefore/>
        <w:rPr>
          <w:del w:id="11735" w:author="박윤수" w:date="2014-08-23T00:18:00Z"/>
          <w:rFonts w:asciiTheme="minorEastAsia" w:hAnsiTheme="minorEastAsia"/>
          <w:lang w:eastAsia="ko-KR"/>
        </w:rPr>
      </w:pPr>
      <w:del w:id="11736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3</w:delText>
        </w:r>
      </w:del>
    </w:p>
    <w:p w:rsidR="00000000" w:rsidRDefault="002C7F30">
      <w:pPr>
        <w:rPr>
          <w:del w:id="11737" w:author="박윤수" w:date="2014-08-23T00:18:00Z"/>
          <w:rFonts w:asciiTheme="minorEastAsia" w:hAnsiTheme="minorEastAsia"/>
          <w:lang w:val="en-US" w:eastAsia="ko-KR"/>
        </w:rPr>
        <w:pPrChange w:id="11738" w:author="박윤수" w:date="2014-08-23T00:18:00Z">
          <w:pPr>
            <w:spacing w:after="0"/>
          </w:pPr>
        </w:pPrChange>
      </w:pPr>
      <w:del w:id="11739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딸기만(②) 수확하여 창고에 모두 저장하는 코드를 작성하시오(단, 딸기의 위치는 임의로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740" w:author="박윤수" w:date="2014-08-23T00:18:00Z"/>
          <w:rFonts w:asciiTheme="minorEastAsia" w:hAnsiTheme="minorEastAsia"/>
          <w:lang w:val="en-US" w:eastAsia="ko-KR"/>
        </w:rPr>
        <w:pPrChange w:id="11741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742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743" w:author="박윤수" w:date="2014-08-23T00:18:00Z">
          <w:pPr>
            <w:spacing w:after="0"/>
          </w:pPr>
        </w:pPrChange>
      </w:pPr>
      <w:del w:id="11744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45" w:author="박윤수" w:date="2014-08-23T00:18:00Z"/>
        </w:rPr>
        <w:pPrChange w:id="11746" w:author="박윤수" w:date="2014-08-23T00:18:00Z">
          <w:pPr>
            <w:pStyle w:val="affe"/>
            <w:snapToGrid/>
            <w:jc w:val="center"/>
          </w:pPr>
        </w:pPrChange>
      </w:pPr>
      <w:del w:id="11747" w:author="박윤수" w:date="2014-08-23T00:18:00Z">
        <w:r>
          <w:rPr>
            <w:noProof/>
            <w:rPrChange w:id="1174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58110" cy="2583815"/>
              <wp:effectExtent l="19050" t="0" r="8890" b="0"/>
              <wp:docPr id="189" name="_x269101976" descr="EMB000005c0763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269101976" descr="EMB000005c0763a"/>
                      <pic:cNvPicPr>
                        <a:picLocks noChangeAspect="1" noChangeArrowheads="1"/>
                      </pic:cNvPicPr>
                    </pic:nvPicPr>
                    <pic:blipFill>
                      <a:blip r:embed="rId14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58110" cy="25838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749" w:author="박윤수" w:date="2014-08-23T00:18:00Z"/>
        </w:rPr>
        <w:pPrChange w:id="11750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751" w:author="박윤수" w:date="2014-08-23T00:18:00Z"/>
          <w:rFonts w:asciiTheme="minorEastAsia" w:hAnsiTheme="minorEastAsia"/>
          <w:lang w:val="en-US" w:eastAsia="ko-KR"/>
        </w:rPr>
        <w:pPrChange w:id="11752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753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754" w:author="박윤수" w:date="2014-08-23T00:18:00Z">
          <w:pPr>
            <w:spacing w:after="0"/>
          </w:pPr>
        </w:pPrChange>
      </w:pPr>
      <w:del w:id="11755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56" w:author="박윤수" w:date="2014-08-23T00:18:00Z"/>
        </w:rPr>
        <w:pPrChange w:id="11757" w:author="박윤수" w:date="2014-08-23T00:18:00Z">
          <w:pPr>
            <w:pStyle w:val="affe"/>
            <w:snapToGrid/>
            <w:jc w:val="center"/>
          </w:pPr>
        </w:pPrChange>
      </w:pPr>
      <w:del w:id="11758" w:author="박윤수" w:date="2014-08-23T00:18:00Z">
        <w:r>
          <w:rPr>
            <w:noProof/>
            <w:rPrChange w:id="1175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647315" cy="2541270"/>
              <wp:effectExtent l="19050" t="0" r="635" b="0"/>
              <wp:docPr id="190" name="_x160068160" descr="EMB000005c0763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68160" descr="EMB000005c0763d"/>
                      <pic:cNvPicPr>
                        <a:picLocks noChangeAspect="1" noChangeArrowheads="1"/>
                      </pic:cNvPicPr>
                    </pic:nvPicPr>
                    <pic:blipFill>
                      <a:blip r:embed="rId14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47315" cy="25412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760" w:author="박윤수" w:date="2014-08-23T00:18:00Z"/>
        </w:rPr>
        <w:pPrChange w:id="11761" w:author="박윤수" w:date="2014-08-23T00:18:00Z">
          <w:pPr>
            <w:pStyle w:val="affe"/>
            <w:snapToGrid/>
            <w:jc w:val="center"/>
          </w:pPr>
        </w:pPrChange>
      </w:pPr>
    </w:p>
    <w:p w:rsidR="00CF6B85" w:rsidRDefault="002C7F30">
      <w:pPr>
        <w:pStyle w:val="HiddenfromContents"/>
        <w:pageBreakBefore/>
        <w:rPr>
          <w:del w:id="11762" w:author="박윤수" w:date="2014-08-23T00:18:00Z"/>
          <w:rFonts w:asciiTheme="minorEastAsia" w:hAnsiTheme="minorEastAsia"/>
          <w:lang w:eastAsia="ko-KR"/>
        </w:rPr>
      </w:pPr>
      <w:del w:id="11763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4</w:delText>
        </w:r>
      </w:del>
    </w:p>
    <w:p w:rsidR="00000000" w:rsidRDefault="002C7F30">
      <w:pPr>
        <w:rPr>
          <w:del w:id="11764" w:author="박윤수" w:date="2014-08-23T00:18:00Z"/>
          <w:rFonts w:asciiTheme="minorEastAsia" w:hAnsiTheme="minorEastAsia"/>
          <w:lang w:val="en-US" w:eastAsia="ko-KR"/>
        </w:rPr>
        <w:pPrChange w:id="11765" w:author="박윤수" w:date="2014-08-23T00:18:00Z">
          <w:pPr>
            <w:spacing w:after="0"/>
          </w:pPr>
        </w:pPrChange>
      </w:pPr>
      <w:del w:id="11766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콩(①), 딸기(②), 토마토(③)를 수확하여 각각 창고에 저장하는 코드를 작성하시오(단, 농작물의 위치와 개수는 임의로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767" w:author="박윤수" w:date="2014-08-23T00:18:00Z"/>
          <w:rFonts w:asciiTheme="minorEastAsia" w:hAnsiTheme="minorEastAsia"/>
          <w:lang w:val="en-US" w:eastAsia="ko-KR"/>
        </w:rPr>
        <w:pPrChange w:id="11768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769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770" w:author="박윤수" w:date="2014-08-23T00:18:00Z">
          <w:pPr>
            <w:spacing w:after="0"/>
          </w:pPr>
        </w:pPrChange>
      </w:pPr>
      <w:del w:id="11771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72" w:author="박윤수" w:date="2014-08-23T00:18:00Z"/>
        </w:rPr>
        <w:pPrChange w:id="11773" w:author="박윤수" w:date="2014-08-23T00:18:00Z">
          <w:pPr>
            <w:pStyle w:val="affe"/>
            <w:snapToGrid/>
            <w:jc w:val="center"/>
          </w:pPr>
        </w:pPrChange>
      </w:pPr>
      <w:del w:id="11774" w:author="박윤수" w:date="2014-08-23T00:18:00Z">
        <w:r>
          <w:rPr>
            <w:noProof/>
            <w:rPrChange w:id="1177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11450" cy="2604770"/>
              <wp:effectExtent l="19050" t="0" r="0" b="0"/>
              <wp:docPr id="192" name="_x160157392" descr="EMB000005c076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57392" descr="EMB000005c07642"/>
                      <pic:cNvPicPr>
                        <a:picLocks noChangeAspect="1" noChangeArrowheads="1"/>
                      </pic:cNvPicPr>
                    </pic:nvPicPr>
                    <pic:blipFill>
                      <a:blip r:embed="rId14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1450" cy="2604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776" w:author="박윤수" w:date="2014-08-23T00:18:00Z"/>
        </w:rPr>
        <w:pPrChange w:id="11777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778" w:author="박윤수" w:date="2014-08-23T00:18:00Z"/>
          <w:rFonts w:asciiTheme="minorEastAsia" w:hAnsiTheme="minorEastAsia"/>
          <w:lang w:val="en-US" w:eastAsia="ko-KR"/>
        </w:rPr>
        <w:pPrChange w:id="11779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780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781" w:author="박윤수" w:date="2014-08-23T00:18:00Z">
          <w:pPr>
            <w:spacing w:after="0"/>
          </w:pPr>
        </w:pPrChange>
      </w:pPr>
      <w:del w:id="11782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783" w:author="박윤수" w:date="2014-08-23T00:18:00Z"/>
        </w:rPr>
        <w:pPrChange w:id="11784" w:author="박윤수" w:date="2014-08-23T00:18:00Z">
          <w:pPr>
            <w:pStyle w:val="affe"/>
            <w:snapToGrid/>
            <w:jc w:val="center"/>
          </w:pPr>
        </w:pPrChange>
      </w:pPr>
      <w:del w:id="11785" w:author="박윤수" w:date="2014-08-23T00:18:00Z">
        <w:r>
          <w:rPr>
            <w:noProof/>
            <w:rPrChange w:id="1178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732405" cy="2647315"/>
              <wp:effectExtent l="19050" t="0" r="0" b="0"/>
              <wp:docPr id="193" name="_x160461184" descr="EMB000005c076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1184" descr="EMB000005c07645"/>
                      <pic:cNvPicPr>
                        <a:picLocks noChangeAspect="1" noChangeArrowheads="1"/>
                      </pic:cNvPicPr>
                    </pic:nvPicPr>
                    <pic:blipFill>
                      <a:blip r:embed="rId14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32405" cy="2647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787" w:author="박윤수" w:date="2014-08-23T00:18:00Z"/>
        </w:rPr>
        <w:pPrChange w:id="11788" w:author="박윤수" w:date="2014-08-23T00:18:00Z">
          <w:pPr>
            <w:pStyle w:val="affe"/>
            <w:snapToGrid/>
            <w:jc w:val="center"/>
          </w:pPr>
        </w:pPrChange>
      </w:pPr>
    </w:p>
    <w:p w:rsidR="00CF6B85" w:rsidRDefault="002C7F30">
      <w:pPr>
        <w:pStyle w:val="HiddenfromContents"/>
        <w:pageBreakBefore/>
        <w:rPr>
          <w:del w:id="11789" w:author="박윤수" w:date="2014-08-23T00:18:00Z"/>
          <w:rFonts w:asciiTheme="minorEastAsia" w:hAnsiTheme="minorEastAsia"/>
          <w:lang w:eastAsia="ko-KR"/>
        </w:rPr>
      </w:pPr>
      <w:del w:id="11790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5</w:delText>
        </w:r>
      </w:del>
    </w:p>
    <w:p w:rsidR="00000000" w:rsidRDefault="002C7F30">
      <w:pPr>
        <w:rPr>
          <w:del w:id="11791" w:author="박윤수" w:date="2014-08-23T00:18:00Z"/>
          <w:rFonts w:asciiTheme="minorEastAsia" w:hAnsiTheme="minorEastAsia"/>
          <w:lang w:val="en-US" w:eastAsia="ko-KR"/>
        </w:rPr>
        <w:pPrChange w:id="11792" w:author="박윤수" w:date="2014-08-23T00:18:00Z">
          <w:pPr>
            <w:spacing w:after="0"/>
          </w:pPr>
        </w:pPrChange>
      </w:pPr>
      <w:del w:id="11793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>식당에서 손님의 주문을 받는 리봇</w:delText>
        </w:r>
      </w:del>
      <w:ins w:id="11794" w:author="이은정" w:date="2014-08-22T10:42:00Z">
        <w:del w:id="11795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796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제작을 의뢰 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아래와 같이 호출한 방의 번호를 확인하고, 해당 방으로 이동하여 주문을 받아 돌아오는 코드를 작성하시오</w:delText>
        </w:r>
      </w:del>
      <w:ins w:id="11797" w:author="이은정" w:date="2014-08-22T16:06:00Z">
        <w:del w:id="11798" w:author="박윤수" w:date="2014-08-23T00:18:00Z">
          <w:r w:rsidR="006C3929" w:rsidDel="006722B5">
            <w:rPr>
              <w:rFonts w:asciiTheme="minorEastAsia" w:hAnsiTheme="minorEastAsia" w:hint="eastAsia"/>
              <w:lang w:val="en-US" w:eastAsia="ko-KR"/>
            </w:rPr>
            <w:delText xml:space="preserve">. </w:delText>
          </w:r>
        </w:del>
      </w:ins>
      <w:del w:id="11799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(단, 호출한 방의 번호는 임의로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800" w:author="박윤수" w:date="2014-08-23T00:18:00Z"/>
          <w:rFonts w:asciiTheme="minorEastAsia" w:hAnsiTheme="minorEastAsia"/>
          <w:lang w:val="en-US" w:eastAsia="ko-KR"/>
        </w:rPr>
        <w:pPrChange w:id="11801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02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803" w:author="박윤수" w:date="2014-08-23T00:18:00Z">
          <w:pPr>
            <w:spacing w:after="0"/>
          </w:pPr>
        </w:pPrChange>
      </w:pPr>
      <w:del w:id="11804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805" w:author="박윤수" w:date="2014-08-23T00:18:00Z"/>
        </w:rPr>
        <w:pPrChange w:id="11806" w:author="박윤수" w:date="2014-08-23T00:18:00Z">
          <w:pPr>
            <w:pStyle w:val="affe"/>
            <w:snapToGrid/>
            <w:jc w:val="center"/>
          </w:pPr>
        </w:pPrChange>
      </w:pPr>
      <w:del w:id="11807" w:author="박윤수" w:date="2014-08-23T00:18:00Z">
        <w:r>
          <w:rPr>
            <w:noProof/>
            <w:rPrChange w:id="11808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731385" cy="1169670"/>
              <wp:effectExtent l="19050" t="0" r="0" b="0"/>
              <wp:docPr id="194" name="_x160461184" descr="EMB000005c0764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1184" descr="EMB000005c0764a"/>
                      <pic:cNvPicPr>
                        <a:picLocks noChangeAspect="1" noChangeArrowheads="1"/>
                      </pic:cNvPicPr>
                    </pic:nvPicPr>
                    <pic:blipFill>
                      <a:blip r:embed="rId14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1385" cy="1169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809" w:author="박윤수" w:date="2014-08-23T00:18:00Z"/>
        </w:rPr>
        <w:pPrChange w:id="11810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811" w:author="박윤수" w:date="2014-08-23T00:18:00Z"/>
          <w:rFonts w:asciiTheme="minorEastAsia" w:hAnsiTheme="minorEastAsia"/>
          <w:lang w:val="en-US" w:eastAsia="ko-KR"/>
        </w:rPr>
        <w:pPrChange w:id="11812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13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814" w:author="박윤수" w:date="2014-08-23T00:18:00Z">
          <w:pPr>
            <w:spacing w:after="0"/>
          </w:pPr>
        </w:pPrChange>
      </w:pPr>
      <w:del w:id="11815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816" w:author="박윤수" w:date="2014-08-23T00:18:00Z"/>
        </w:rPr>
        <w:pPrChange w:id="11817" w:author="박윤수" w:date="2014-08-23T00:18:00Z">
          <w:pPr>
            <w:pStyle w:val="affe"/>
            <w:snapToGrid/>
            <w:jc w:val="center"/>
          </w:pPr>
        </w:pPrChange>
      </w:pPr>
      <w:del w:id="11818" w:author="박윤수" w:date="2014-08-23T00:18:00Z">
        <w:r>
          <w:rPr>
            <w:noProof/>
            <w:rPrChange w:id="11819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752975" cy="1169670"/>
              <wp:effectExtent l="19050" t="0" r="9525" b="0"/>
              <wp:docPr id="386" name="_x155268304" descr="EMB000005c0764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268304" descr="EMB000005c0764d"/>
                      <pic:cNvPicPr>
                        <a:picLocks noChangeAspect="1" noChangeArrowheads="1"/>
                      </pic:cNvPicPr>
                    </pic:nvPicPr>
                    <pic:blipFill>
                      <a:blip r:embed="rId14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975" cy="1169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820" w:author="박윤수" w:date="2014-08-23T00:18:00Z"/>
        </w:rPr>
        <w:pPrChange w:id="11821" w:author="박윤수" w:date="2014-08-23T00:18:00Z">
          <w:pPr>
            <w:pStyle w:val="affe"/>
            <w:snapToGrid/>
            <w:jc w:val="center"/>
          </w:pPr>
        </w:pPrChange>
      </w:pPr>
    </w:p>
    <w:p w:rsidR="00CF6B85" w:rsidRDefault="002C7F30">
      <w:pPr>
        <w:pStyle w:val="HiddenfromContents"/>
        <w:pageBreakBefore/>
        <w:rPr>
          <w:del w:id="11822" w:author="박윤수" w:date="2014-08-23T00:18:00Z"/>
          <w:rFonts w:asciiTheme="minorEastAsia" w:hAnsiTheme="minorEastAsia"/>
          <w:lang w:eastAsia="ko-KR"/>
        </w:rPr>
      </w:pPr>
      <w:del w:id="11823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6</w:delText>
        </w:r>
      </w:del>
    </w:p>
    <w:p w:rsidR="00000000" w:rsidRDefault="002C7F30">
      <w:pPr>
        <w:rPr>
          <w:del w:id="11824" w:author="박윤수" w:date="2014-08-23T00:18:00Z"/>
          <w:rFonts w:asciiTheme="minorEastAsia" w:hAnsiTheme="minorEastAsia"/>
          <w:lang w:val="en-US" w:eastAsia="ko-KR"/>
        </w:rPr>
        <w:pPrChange w:id="11825" w:author="박윤수" w:date="2014-08-23T00:18:00Z">
          <w:pPr>
            <w:spacing w:after="0"/>
          </w:pPr>
        </w:pPrChange>
      </w:pPr>
      <w:del w:id="11826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>피자를 배달하는 리봇</w:delText>
        </w:r>
      </w:del>
      <w:ins w:id="11827" w:author="이은정" w:date="2014-08-22T10:42:00Z">
        <w:del w:id="11828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829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제작을 의뢰 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아래와 같이 주문한 층 번호를 확인하고 해당 층으로 이동하여 피자를 배달하고 돌아오는 코드를 작성하시오</w:delText>
        </w:r>
      </w:del>
    </w:p>
    <w:p w:rsidR="00000000" w:rsidRDefault="002C7F30">
      <w:pPr>
        <w:rPr>
          <w:del w:id="11830" w:author="박윤수" w:date="2014-08-23T00:18:00Z"/>
          <w:rFonts w:asciiTheme="minorEastAsia" w:hAnsiTheme="minorEastAsia"/>
          <w:lang w:val="en-US" w:eastAsia="ko-KR"/>
        </w:rPr>
        <w:pPrChange w:id="11831" w:author="박윤수" w:date="2014-08-23T00:18:00Z">
          <w:pPr>
            <w:spacing w:after="0"/>
          </w:pPr>
        </w:pPrChange>
      </w:pPr>
      <w:del w:id="11832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(단, 배달하는 곳은 항상 3곳이며, 임의로 층수가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833" w:author="박윤수" w:date="2014-08-23T00:18:00Z"/>
          <w:rFonts w:asciiTheme="minorEastAsia" w:hAnsiTheme="minorEastAsia"/>
          <w:lang w:val="en-US" w:eastAsia="ko-KR"/>
        </w:rPr>
        <w:pPrChange w:id="11834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35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836" w:author="박윤수" w:date="2014-08-23T00:18:00Z">
          <w:pPr>
            <w:spacing w:after="0"/>
          </w:pPr>
        </w:pPrChange>
      </w:pPr>
      <w:del w:id="11837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838" w:author="박윤수" w:date="2014-08-23T00:18:00Z"/>
        </w:rPr>
        <w:pPrChange w:id="11839" w:author="박윤수" w:date="2014-08-23T00:18:00Z">
          <w:pPr>
            <w:pStyle w:val="affe"/>
            <w:snapToGrid/>
            <w:jc w:val="center"/>
          </w:pPr>
        </w:pPrChange>
      </w:pPr>
      <w:del w:id="11840" w:author="박윤수" w:date="2014-08-23T00:18:00Z">
        <w:r>
          <w:rPr>
            <w:noProof/>
            <w:rPrChange w:id="11841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69160" cy="2774950"/>
              <wp:effectExtent l="19050" t="0" r="2540" b="0"/>
              <wp:docPr id="389" name="_x155170952" descr="EMB000005c076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55170952" descr="EMB000005c07652"/>
                      <pic:cNvPicPr>
                        <a:picLocks noChangeAspect="1" noChangeArrowheads="1"/>
                      </pic:cNvPicPr>
                    </pic:nvPicPr>
                    <pic:blipFill>
                      <a:blip r:embed="rId14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9160" cy="277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842" w:author="박윤수" w:date="2014-08-23T00:18:00Z"/>
        </w:rPr>
        <w:pPrChange w:id="11843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844" w:author="박윤수" w:date="2014-08-23T00:18:00Z"/>
          <w:rFonts w:asciiTheme="minorEastAsia" w:hAnsiTheme="minorEastAsia"/>
          <w:lang w:val="en-US" w:eastAsia="ko-KR"/>
        </w:rPr>
        <w:pPrChange w:id="11845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46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847" w:author="박윤수" w:date="2014-08-23T00:18:00Z">
          <w:pPr>
            <w:spacing w:after="0"/>
          </w:pPr>
        </w:pPrChange>
      </w:pPr>
      <w:del w:id="11848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849" w:author="박윤수" w:date="2014-08-23T00:18:00Z"/>
        </w:rPr>
        <w:pPrChange w:id="11850" w:author="박윤수" w:date="2014-08-23T00:18:00Z">
          <w:pPr>
            <w:pStyle w:val="affe"/>
            <w:snapToGrid/>
            <w:jc w:val="center"/>
          </w:pPr>
        </w:pPrChange>
      </w:pPr>
      <w:del w:id="11851" w:author="박윤수" w:date="2014-08-23T00:18:00Z">
        <w:r>
          <w:rPr>
            <w:noProof/>
            <w:rPrChange w:id="1185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147570" cy="2785745"/>
              <wp:effectExtent l="19050" t="0" r="5080" b="0"/>
              <wp:docPr id="392" name="_x160149760" descr="EMB000005c076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49760" descr="EMB000005c07655"/>
                      <pic:cNvPicPr>
                        <a:picLocks noChangeAspect="1" noChangeArrowheads="1"/>
                      </pic:cNvPicPr>
                    </pic:nvPicPr>
                    <pic:blipFill>
                      <a:blip r:embed="rId14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47570" cy="2785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6B85" w:rsidRDefault="002C7F30">
      <w:pPr>
        <w:pStyle w:val="HiddenfromContents"/>
        <w:pageBreakBefore/>
        <w:rPr>
          <w:del w:id="11853" w:author="박윤수" w:date="2014-08-23T00:18:00Z"/>
          <w:rFonts w:asciiTheme="minorEastAsia" w:hAnsiTheme="minorEastAsia"/>
          <w:lang w:eastAsia="ko-KR"/>
        </w:rPr>
      </w:pPr>
      <w:del w:id="11854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7</w:delText>
        </w:r>
      </w:del>
    </w:p>
    <w:p w:rsidR="00000000" w:rsidRDefault="002C7F30">
      <w:pPr>
        <w:rPr>
          <w:del w:id="11855" w:author="박윤수" w:date="2014-08-23T00:18:00Z"/>
          <w:rFonts w:asciiTheme="minorEastAsia" w:hAnsiTheme="minorEastAsia"/>
          <w:lang w:val="en-US" w:eastAsia="ko-KR"/>
        </w:rPr>
        <w:pPrChange w:id="11856" w:author="박윤수" w:date="2014-08-23T00:18:00Z">
          <w:pPr>
            <w:spacing w:after="0"/>
          </w:pPr>
        </w:pPrChange>
      </w:pPr>
      <w:del w:id="11857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>호텔 룸서비스 용 리봇</w:delText>
        </w:r>
      </w:del>
      <w:ins w:id="11858" w:author="이은정" w:date="2014-08-22T10:42:00Z">
        <w:del w:id="11859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860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제작을 의뢰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호텔 객실에는 수건(비퍼)이 2개씩 비치되어야 하는데, 가끔 일부 몰지각한 사람들이 수건을 가져가는 경우가 </w:delText>
        </w:r>
        <w:r w:rsidR="00C5453C" w:rsidDel="006722B5">
          <w:rPr>
            <w:rFonts w:asciiTheme="minorEastAsia" w:hAnsiTheme="minorEastAsia" w:hint="eastAsia"/>
            <w:lang w:val="en-US" w:eastAsia="ko-KR"/>
          </w:rPr>
          <w:delText>있습니다.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따라서 리봇은</w:delText>
        </w:r>
      </w:del>
      <w:ins w:id="11861" w:author="이은정" w:date="2014-08-22T10:42:00Z">
        <w:del w:id="11862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6722B5">
            <w:rPr>
              <w:rFonts w:asciiTheme="minorEastAsia" w:hAnsiTheme="minorEastAsia"/>
              <w:lang w:val="en-US" w:eastAsia="ko-KR"/>
            </w:rPr>
            <w:delText>는</w:delText>
          </w:r>
        </w:del>
      </w:ins>
      <w:del w:id="11863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아래와 같이 객실을 순회하며 분실된 수건을 채워 넣고, 분실된 수건이 몇 장인지 총지배인에게 알려주어야 </w:delText>
        </w:r>
        <w:r w:rsidR="008804E9" w:rsidDel="006722B5">
          <w:rPr>
            <w:rFonts w:asciiTheme="minorEastAsia" w:hAnsiTheme="minorEastAsia" w:hint="eastAsia"/>
            <w:lang w:val="en-US" w:eastAsia="ko-KR"/>
          </w:rPr>
          <w:delText>합니다.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이와 같은 동작을 하는 코드를 작성하시오(단, 수건의 개수는 임의로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864" w:author="박윤수" w:date="2014-08-23T00:18:00Z"/>
          <w:rFonts w:asciiTheme="minorEastAsia" w:hAnsiTheme="minorEastAsia"/>
          <w:lang w:val="en-US" w:eastAsia="ko-KR"/>
        </w:rPr>
        <w:pPrChange w:id="11865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66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867" w:author="박윤수" w:date="2014-08-23T00:18:00Z">
          <w:pPr>
            <w:spacing w:after="0"/>
          </w:pPr>
        </w:pPrChange>
      </w:pPr>
      <w:del w:id="11868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869" w:author="박윤수" w:date="2014-08-23T00:18:00Z"/>
        </w:rPr>
        <w:pPrChange w:id="11870" w:author="박윤수" w:date="2014-08-23T00:18:00Z">
          <w:pPr>
            <w:pStyle w:val="affe"/>
            <w:snapToGrid/>
            <w:jc w:val="center"/>
          </w:pPr>
        </w:pPrChange>
      </w:pPr>
      <w:del w:id="11871" w:author="박윤수" w:date="2014-08-23T00:18:00Z">
        <w:r>
          <w:rPr>
            <w:noProof/>
            <w:rPrChange w:id="11872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20845" cy="2211705"/>
              <wp:effectExtent l="19050" t="0" r="8255" b="0"/>
              <wp:docPr id="395" name="_x160174968" descr="EMB000005c0765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174968" descr="EMB000005c0765a"/>
                      <pic:cNvPicPr>
                        <a:picLocks noChangeAspect="1" noChangeArrowheads="1"/>
                      </pic:cNvPicPr>
                    </pic:nvPicPr>
                    <pic:blipFill>
                      <a:blip r:embed="rId15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20845" cy="2211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873" w:author="박윤수" w:date="2014-08-23T00:18:00Z"/>
        </w:rPr>
        <w:pPrChange w:id="11874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875" w:author="박윤수" w:date="2014-08-23T00:18:00Z"/>
          <w:rFonts w:asciiTheme="minorEastAsia" w:hAnsiTheme="minorEastAsia"/>
          <w:lang w:val="en-US" w:eastAsia="ko-KR"/>
        </w:rPr>
        <w:pPrChange w:id="11876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77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878" w:author="박윤수" w:date="2014-08-23T00:18:00Z">
          <w:pPr>
            <w:spacing w:after="0"/>
          </w:pPr>
        </w:pPrChange>
      </w:pPr>
      <w:del w:id="11879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880" w:author="박윤수" w:date="2014-08-23T00:18:00Z"/>
        </w:rPr>
        <w:pPrChange w:id="11881" w:author="박윤수" w:date="2014-08-23T00:18:00Z">
          <w:pPr>
            <w:pStyle w:val="affe"/>
            <w:snapToGrid/>
            <w:jc w:val="center"/>
          </w:pPr>
        </w:pPrChange>
      </w:pPr>
      <w:del w:id="11882" w:author="박윤수" w:date="2014-08-23T00:18:00Z">
        <w:r>
          <w:rPr>
            <w:noProof/>
            <w:rPrChange w:id="11883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210685" cy="2211705"/>
              <wp:effectExtent l="19050" t="0" r="0" b="0"/>
              <wp:docPr id="398" name="_x160462032" descr="EMB000005c0765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462032" descr="EMB000005c0765d"/>
                      <pic:cNvPicPr>
                        <a:picLocks noChangeAspect="1" noChangeArrowheads="1"/>
                      </pic:cNvPicPr>
                    </pic:nvPicPr>
                    <pic:blipFill>
                      <a:blip r:embed="rId15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0685" cy="2211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884" w:author="박윤수" w:date="2014-08-23T00:18:00Z"/>
        </w:rPr>
        <w:pPrChange w:id="11885" w:author="박윤수" w:date="2014-08-23T00:18:00Z">
          <w:pPr>
            <w:pStyle w:val="affe"/>
            <w:snapToGrid/>
            <w:jc w:val="center"/>
          </w:pPr>
        </w:pPrChange>
      </w:pPr>
    </w:p>
    <w:p w:rsidR="00CF6B85" w:rsidRDefault="002C7F30">
      <w:pPr>
        <w:pStyle w:val="HiddenfromContents"/>
        <w:pageBreakBefore/>
        <w:rPr>
          <w:del w:id="11886" w:author="박윤수" w:date="2014-08-23T00:18:00Z"/>
          <w:rFonts w:asciiTheme="minorEastAsia" w:hAnsiTheme="minorEastAsia"/>
          <w:lang w:eastAsia="ko-KR"/>
        </w:rPr>
      </w:pPr>
      <w:del w:id="11887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8</w:delText>
        </w:r>
      </w:del>
    </w:p>
    <w:p w:rsidR="00000000" w:rsidRDefault="002C7F30">
      <w:pPr>
        <w:rPr>
          <w:del w:id="11888" w:author="박윤수" w:date="2014-08-23T00:18:00Z"/>
          <w:rFonts w:asciiTheme="minorEastAsia" w:hAnsiTheme="minorEastAsia"/>
          <w:lang w:val="en-US" w:eastAsia="ko-KR"/>
        </w:rPr>
        <w:pPrChange w:id="11889" w:author="박윤수" w:date="2014-08-23T00:18:00Z">
          <w:pPr>
            <w:spacing w:after="0"/>
          </w:pPr>
        </w:pPrChange>
      </w:pPr>
      <w:del w:id="11890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>해저 탐험 용 리봇</w:delText>
        </w:r>
      </w:del>
      <w:ins w:id="11891" w:author="이은정" w:date="2014-08-22T10:42:00Z">
        <w:del w:id="11892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893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제작을 의뢰 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리봇은</w:delText>
        </w:r>
      </w:del>
      <w:ins w:id="11894" w:author="이은정" w:date="2014-08-22T10:42:00Z">
        <w:del w:id="11895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6722B5">
            <w:rPr>
              <w:rFonts w:asciiTheme="minorEastAsia" w:hAnsiTheme="minorEastAsia"/>
              <w:lang w:val="en-US" w:eastAsia="ko-KR"/>
            </w:rPr>
            <w:delText>는</w:delText>
          </w:r>
        </w:del>
      </w:ins>
      <w:del w:id="11896" w:author="박윤수" w:date="2014-08-23T00:18:00Z"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바다 밑을 탐색하여 보물(비퍼)을 건져 와야 </w:delText>
        </w:r>
        <w:r w:rsidR="008804E9" w:rsidDel="006722B5">
          <w:rPr>
            <w:rFonts w:asciiTheme="minorEastAsia" w:hAnsiTheme="minorEastAsia" w:hint="eastAsia"/>
            <w:lang w:val="en-US" w:eastAsia="ko-KR"/>
          </w:rPr>
          <w:delText>합니다.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그러나 안타깝게도 보물은 하나만 건져 올 수 있다고 </w:delText>
        </w:r>
        <w:r w:rsidR="008804E9" w:rsidDel="006722B5">
          <w:rPr>
            <w:rFonts w:asciiTheme="minorEastAsia" w:hAnsiTheme="minorEastAsia" w:hint="eastAsia"/>
            <w:lang w:val="en-US" w:eastAsia="ko-KR"/>
          </w:rPr>
          <w:delText>합니다.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가장 가치가 높은 보물(비퍼의 숫자가 놓을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수록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 xml:space="preserve"> 가치가 높은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보물입니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>다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.</w:delText>
        </w:r>
        <w:r w:rsidRPr="002C7F30" w:rsidDel="006722B5">
          <w:rPr>
            <w:rFonts w:asciiTheme="minorEastAsia" w:hAnsiTheme="minorEastAsia" w:hint="eastAsia"/>
            <w:lang w:val="en-US" w:eastAsia="ko-KR"/>
          </w:rPr>
          <w:delText>)을 건져 오는 코드를 작성하시오.</w:delText>
        </w:r>
      </w:del>
    </w:p>
    <w:p w:rsidR="00000000" w:rsidRDefault="00AF7365">
      <w:pPr>
        <w:rPr>
          <w:del w:id="11897" w:author="박윤수" w:date="2014-08-23T00:18:00Z"/>
          <w:rFonts w:asciiTheme="minorEastAsia" w:hAnsiTheme="minorEastAsia"/>
          <w:lang w:val="en-US" w:eastAsia="ko-KR"/>
        </w:rPr>
        <w:pPrChange w:id="11898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899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900" w:author="박윤수" w:date="2014-08-23T00:18:00Z">
          <w:pPr>
            <w:spacing w:after="0"/>
          </w:pPr>
        </w:pPrChange>
      </w:pPr>
      <w:del w:id="11901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902" w:author="박윤수" w:date="2014-08-23T00:18:00Z"/>
        </w:rPr>
        <w:pPrChange w:id="11903" w:author="박윤수" w:date="2014-08-23T00:18:00Z">
          <w:pPr>
            <w:pStyle w:val="affe"/>
            <w:snapToGrid/>
            <w:jc w:val="center"/>
          </w:pPr>
        </w:pPrChange>
      </w:pPr>
      <w:del w:id="11904" w:author="박윤수" w:date="2014-08-23T00:18:00Z">
        <w:r>
          <w:rPr>
            <w:noProof/>
            <w:rPrChange w:id="1190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498725" cy="2424430"/>
              <wp:effectExtent l="19050" t="0" r="0" b="0"/>
              <wp:docPr id="401" name="_x160068160" descr="EMB000005c076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60068160" descr="EMB000005c07662"/>
                      <pic:cNvPicPr>
                        <a:picLocks noChangeAspect="1" noChangeArrowheads="1"/>
                      </pic:cNvPicPr>
                    </pic:nvPicPr>
                    <pic:blipFill>
                      <a:blip r:embed="rId15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98725" cy="24244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pStyle w:val="affe"/>
        <w:snapToGrid/>
        <w:spacing w:after="240"/>
        <w:jc w:val="center"/>
        <w:rPr>
          <w:del w:id="11906" w:author="박윤수" w:date="2014-08-23T00:18:00Z"/>
        </w:rPr>
        <w:pPrChange w:id="11907" w:author="박윤수" w:date="2014-08-23T00:18:00Z">
          <w:pPr>
            <w:pStyle w:val="affe"/>
            <w:snapToGrid/>
            <w:jc w:val="center"/>
          </w:pPr>
        </w:pPrChange>
      </w:pPr>
    </w:p>
    <w:p w:rsidR="00000000" w:rsidRDefault="00AF7365">
      <w:pPr>
        <w:rPr>
          <w:del w:id="11908" w:author="박윤수" w:date="2014-08-23T00:18:00Z"/>
          <w:rFonts w:asciiTheme="minorEastAsia" w:hAnsiTheme="minorEastAsia"/>
          <w:lang w:val="en-US" w:eastAsia="ko-KR"/>
        </w:rPr>
        <w:pPrChange w:id="11909" w:author="박윤수" w:date="2014-08-23T00:18:00Z">
          <w:pPr>
            <w:spacing w:after="0"/>
          </w:pPr>
        </w:pPrChange>
      </w:pPr>
    </w:p>
    <w:p w:rsidR="00000000" w:rsidRDefault="002C7F30">
      <w:pPr>
        <w:rPr>
          <w:del w:id="11910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911" w:author="박윤수" w:date="2014-08-23T00:18:00Z">
          <w:pPr>
            <w:spacing w:after="0"/>
          </w:pPr>
        </w:pPrChange>
      </w:pPr>
      <w:del w:id="11912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913" w:author="박윤수" w:date="2014-08-23T00:18:00Z"/>
        </w:rPr>
        <w:pPrChange w:id="11914" w:author="박윤수" w:date="2014-08-23T00:18:00Z">
          <w:pPr>
            <w:pStyle w:val="affe"/>
            <w:snapToGrid/>
            <w:jc w:val="center"/>
          </w:pPr>
        </w:pPrChange>
      </w:pPr>
      <w:del w:id="11915" w:author="박윤수" w:date="2014-08-23T00:18:00Z">
        <w:r>
          <w:rPr>
            <w:noProof/>
            <w:rPrChange w:id="1191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2530475" cy="2466975"/>
              <wp:effectExtent l="19050" t="0" r="3175" b="0"/>
              <wp:docPr id="404" name="_x113563192" descr="EMB000005c076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113563192" descr="EMB000005c07665"/>
                      <pic:cNvPicPr>
                        <a:picLocks noChangeAspect="1" noChangeArrowheads="1"/>
                      </pic:cNvPicPr>
                    </pic:nvPicPr>
                    <pic:blipFill>
                      <a:blip r:embed="rId15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30475" cy="24669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6B85" w:rsidRDefault="00C20590">
      <w:pPr>
        <w:pStyle w:val="HiddenfromContents"/>
        <w:pageBreakBefore/>
        <w:rPr>
          <w:del w:id="11917" w:author="박윤수" w:date="2014-08-23T00:18:00Z"/>
          <w:rFonts w:asciiTheme="minorEastAsia" w:hAnsiTheme="minorEastAsia"/>
          <w:lang w:eastAsia="ko-KR"/>
        </w:rPr>
      </w:pPr>
      <w:del w:id="11918" w:author="박윤수" w:date="2014-08-23T00:18:00Z">
        <w:r w:rsidDel="006722B5">
          <w:rPr>
            <w:rFonts w:asciiTheme="minorEastAsia" w:hAnsiTheme="minorEastAsia" w:hint="eastAsia"/>
            <w:lang w:eastAsia="ko-KR"/>
          </w:rPr>
          <w:delText>문제 9</w:delText>
        </w:r>
      </w:del>
    </w:p>
    <w:p w:rsidR="00000000" w:rsidRDefault="00C20590">
      <w:pPr>
        <w:rPr>
          <w:del w:id="11919" w:author="박윤수" w:date="2014-08-23T00:18:00Z"/>
          <w:rFonts w:asciiTheme="minorEastAsia" w:hAnsiTheme="minorEastAsia"/>
          <w:lang w:val="en-US" w:eastAsia="ko-KR"/>
        </w:rPr>
        <w:pPrChange w:id="11920" w:author="박윤수" w:date="2014-08-23T00:18:00Z">
          <w:pPr>
            <w:spacing w:after="0"/>
          </w:pPr>
        </w:pPrChange>
      </w:pPr>
      <w:del w:id="11921" w:author="박윤수" w:date="2014-08-23T00:18:00Z">
        <w:r w:rsidRPr="00C20590" w:rsidDel="006722B5">
          <w:rPr>
            <w:rFonts w:asciiTheme="minorEastAsia" w:hAnsiTheme="minorEastAsia" w:hint="eastAsia"/>
            <w:lang w:val="en-US" w:eastAsia="ko-KR"/>
          </w:rPr>
          <w:delText>산악 구조 용 리봇</w:delText>
        </w:r>
      </w:del>
      <w:ins w:id="11922" w:author="이은정" w:date="2014-08-22T10:42:00Z">
        <w:del w:id="11923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</w:del>
      </w:ins>
      <w:del w:id="11924" w:author="박윤수" w:date="2014-08-23T00:18:00Z">
        <w:r w:rsidRPr="00C20590" w:rsidDel="006722B5">
          <w:rPr>
            <w:rFonts w:asciiTheme="minorEastAsia" w:hAnsiTheme="minorEastAsia" w:hint="eastAsia"/>
            <w:lang w:val="en-US" w:eastAsia="ko-KR"/>
          </w:rPr>
          <w:delText xml:space="preserve"> 제작을 의뢰</w:delText>
        </w:r>
        <w:r w:rsidR="00A43226" w:rsidDel="006722B5">
          <w:rPr>
            <w:rFonts w:asciiTheme="minorEastAsia" w:hAnsiTheme="minorEastAsia" w:hint="eastAsia"/>
            <w:lang w:val="en-US" w:eastAsia="ko-KR"/>
          </w:rPr>
          <w:delText>받았습니다.</w:delText>
        </w:r>
        <w:r w:rsidRPr="00C20590" w:rsidDel="006722B5">
          <w:rPr>
            <w:rFonts w:asciiTheme="minorEastAsia" w:hAnsiTheme="minorEastAsia" w:hint="eastAsia"/>
            <w:lang w:val="en-US" w:eastAsia="ko-KR"/>
          </w:rPr>
          <w:delText xml:space="preserve"> 리봇이</w:delText>
        </w:r>
      </w:del>
      <w:ins w:id="11925" w:author="이은정" w:date="2014-08-22T10:42:00Z">
        <w:del w:id="11926" w:author="박윤수" w:date="2014-08-23T00:18:00Z">
          <w:r w:rsidR="005A42A0" w:rsidDel="006722B5">
            <w:rPr>
              <w:rFonts w:asciiTheme="minorEastAsia" w:hAnsiTheme="minorEastAsia" w:hint="eastAsia"/>
              <w:lang w:val="en-US" w:eastAsia="ko-KR"/>
            </w:rPr>
            <w:delText>리보그</w:delText>
          </w:r>
          <w:r w:rsidR="005A42A0" w:rsidDel="006722B5">
            <w:rPr>
              <w:rFonts w:asciiTheme="minorEastAsia" w:hAnsiTheme="minorEastAsia"/>
              <w:lang w:val="en-US" w:eastAsia="ko-KR"/>
            </w:rPr>
            <w:delText>가</w:delText>
          </w:r>
        </w:del>
      </w:ins>
      <w:del w:id="11927" w:author="박윤수" w:date="2014-08-23T00:18:00Z">
        <w:r w:rsidRPr="00C20590" w:rsidDel="006722B5">
          <w:rPr>
            <w:rFonts w:asciiTheme="minorEastAsia" w:hAnsiTheme="minorEastAsia" w:hint="eastAsia"/>
            <w:lang w:val="en-US" w:eastAsia="ko-KR"/>
          </w:rPr>
          <w:delText xml:space="preserve"> 산을 등반하면서 조난당한 등산객(①)을 구조하여 내려올 수 있도록 코드를 작성하시오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 xml:space="preserve">. </w:delText>
        </w:r>
        <w:r w:rsidRPr="00C20590" w:rsidDel="006722B5">
          <w:rPr>
            <w:rFonts w:asciiTheme="minorEastAsia" w:hAnsiTheme="minorEastAsia" w:hint="eastAsia"/>
            <w:lang w:val="en-US" w:eastAsia="ko-KR"/>
          </w:rPr>
          <w:delText xml:space="preserve">(단, 조난당한 등산객의 위치는 임의로 바뀔 수 </w:delText>
        </w:r>
        <w:r w:rsidR="00D84D69" w:rsidDel="006722B5">
          <w:rPr>
            <w:rFonts w:asciiTheme="minorEastAsia" w:hAnsiTheme="minorEastAsia" w:hint="eastAsia"/>
            <w:lang w:val="en-US" w:eastAsia="ko-KR"/>
          </w:rPr>
          <w:delText>있습니다.)</w:delText>
        </w:r>
      </w:del>
    </w:p>
    <w:p w:rsidR="00000000" w:rsidRDefault="00AF7365">
      <w:pPr>
        <w:rPr>
          <w:del w:id="11928" w:author="박윤수" w:date="2014-08-23T00:18:00Z"/>
          <w:rFonts w:asciiTheme="minorEastAsia" w:hAnsiTheme="minorEastAsia"/>
          <w:lang w:val="en-US" w:eastAsia="ko-KR"/>
        </w:rPr>
        <w:pPrChange w:id="11929" w:author="박윤수" w:date="2014-08-23T00:18:00Z">
          <w:pPr>
            <w:spacing w:after="0"/>
          </w:pPr>
        </w:pPrChange>
      </w:pPr>
    </w:p>
    <w:p w:rsidR="00000000" w:rsidRDefault="00C20590">
      <w:pPr>
        <w:rPr>
          <w:del w:id="11930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931" w:author="박윤수" w:date="2014-08-23T00:18:00Z">
          <w:pPr>
            <w:spacing w:after="0"/>
          </w:pPr>
        </w:pPrChange>
      </w:pPr>
      <w:del w:id="11932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[초기 상태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933" w:author="박윤수" w:date="2014-08-23T00:18:00Z"/>
        </w:rPr>
        <w:pPrChange w:id="11934" w:author="박윤수" w:date="2014-08-23T00:18:00Z">
          <w:pPr>
            <w:pStyle w:val="affe"/>
            <w:snapToGrid/>
            <w:jc w:val="center"/>
          </w:pPr>
        </w:pPrChange>
      </w:pPr>
      <w:del w:id="11935" w:author="박윤수" w:date="2014-08-23T00:18:00Z">
        <w:r>
          <w:rPr>
            <w:noProof/>
            <w:rPrChange w:id="11936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093845" cy="2594610"/>
              <wp:effectExtent l="19050" t="0" r="1905" b="0"/>
              <wp:docPr id="407" name="_x69753152" descr="EMB000005c0766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753152" descr="EMB000005c0766a"/>
                      <pic:cNvPicPr>
                        <a:picLocks noChangeAspect="1" noChangeArrowheads="1"/>
                      </pic:cNvPicPr>
                    </pic:nvPicPr>
                    <pic:blipFill>
                      <a:blip r:embed="rId15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93845" cy="25946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00000" w:rsidRDefault="00AF7365">
      <w:pPr>
        <w:rPr>
          <w:del w:id="11937" w:author="박윤수" w:date="2014-08-23T00:18:00Z"/>
          <w:rFonts w:asciiTheme="minorEastAsia" w:hAnsiTheme="minorEastAsia"/>
          <w:lang w:val="en-US" w:eastAsia="ko-KR"/>
        </w:rPr>
        <w:pPrChange w:id="11938" w:author="박윤수" w:date="2014-08-23T00:18:00Z">
          <w:pPr>
            <w:spacing w:after="0"/>
          </w:pPr>
        </w:pPrChange>
      </w:pPr>
    </w:p>
    <w:p w:rsidR="00000000" w:rsidRDefault="00C20590">
      <w:pPr>
        <w:rPr>
          <w:del w:id="11939" w:author="박윤수" w:date="2014-08-23T00:18:00Z"/>
          <w:rFonts w:asciiTheme="minorEastAsia" w:hAnsiTheme="minorEastAsia"/>
          <w:b/>
          <w:sz w:val="24"/>
          <w:lang w:val="en-US" w:eastAsia="ko-KR"/>
        </w:rPr>
        <w:pPrChange w:id="11940" w:author="박윤수" w:date="2014-08-23T00:18:00Z">
          <w:pPr>
            <w:spacing w:after="0"/>
          </w:pPr>
        </w:pPrChange>
      </w:pPr>
      <w:del w:id="11941" w:author="박윤수" w:date="2014-08-23T00:18:00Z">
        <w:r w:rsidRPr="002C7F30" w:rsidDel="006722B5">
          <w:rPr>
            <w:rFonts w:asciiTheme="minorEastAsia" w:hAnsiTheme="minorEastAsia" w:hint="eastAsia"/>
            <w:b/>
            <w:sz w:val="24"/>
            <w:lang w:val="en-US" w:eastAsia="ko-KR"/>
          </w:rPr>
          <w:delText>[실행 결과 예시]</w:delText>
        </w:r>
      </w:del>
    </w:p>
    <w:p w:rsidR="00000000" w:rsidRDefault="00AF7365">
      <w:pPr>
        <w:pStyle w:val="affe"/>
        <w:snapToGrid/>
        <w:spacing w:after="240"/>
        <w:jc w:val="center"/>
        <w:rPr>
          <w:del w:id="11942" w:author="박윤수" w:date="2014-08-23T00:18:00Z"/>
        </w:rPr>
        <w:pPrChange w:id="11943" w:author="박윤수" w:date="2014-08-23T00:18:00Z">
          <w:pPr>
            <w:pStyle w:val="affe"/>
            <w:snapToGrid/>
            <w:jc w:val="center"/>
          </w:pPr>
        </w:pPrChange>
      </w:pPr>
      <w:del w:id="11944" w:author="박윤수" w:date="2014-08-23T00:18:00Z">
        <w:r>
          <w:rPr>
            <w:noProof/>
            <w:rPrChange w:id="11945">
              <w:rPr>
                <w:noProof/>
                <w:color w:val="0000FF"/>
                <w:u w:val="single"/>
              </w:rPr>
            </w:rPrChange>
          </w:rPr>
          <w:drawing>
            <wp:inline distT="0" distB="0" distL="0" distR="0">
              <wp:extent cx="4061460" cy="2583815"/>
              <wp:effectExtent l="19050" t="0" r="0" b="0"/>
              <wp:docPr id="410" name="_x69481056" descr="EMB000005c0766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_x69481056" descr="EMB000005c0766d"/>
                      <pic:cNvPicPr>
                        <a:picLocks noChangeAspect="1" noChangeArrowheads="1"/>
                      </pic:cNvPicPr>
                    </pic:nvPicPr>
                    <pic:blipFill>
                      <a:blip r:embed="rId15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61460" cy="25838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AF7365" w:rsidRDefault="00AF7365">
      <w:pPr>
        <w:rPr>
          <w:rFonts w:asciiTheme="minorEastAsia" w:hAnsiTheme="minorEastAsia"/>
          <w:lang w:val="en-US" w:eastAsia="ko-KR"/>
        </w:rPr>
        <w:pPrChange w:id="11946" w:author="박윤수" w:date="2014-08-23T00:18:00Z">
          <w:pPr>
            <w:spacing w:after="0"/>
          </w:pPr>
        </w:pPrChange>
      </w:pPr>
    </w:p>
    <w:sectPr w:rsidR="00AF7365" w:rsidSect="00960220">
      <w:headerReference w:type="even" r:id="rId213"/>
      <w:headerReference w:type="default" r:id="rId214"/>
      <w:footerReference w:type="default" r:id="rId215"/>
      <w:headerReference w:type="first" r:id="rId216"/>
      <w:pgSz w:w="11906" w:h="16838"/>
      <w:pgMar w:top="1418" w:right="1701" w:bottom="1985" w:left="1701" w:header="709" w:footer="113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7365" w:rsidRDefault="00AF7365">
      <w:r>
        <w:separator/>
      </w:r>
    </w:p>
  </w:endnote>
  <w:endnote w:type="continuationSeparator" w:id="0">
    <w:p w:rsidR="00AF7365" w:rsidRDefault="00AF73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E80AEF" w:rsidP="001B3526">
    <w:pPr>
      <w:pStyle w:val="ab"/>
      <w:ind w:firstLine="567"/>
      <w:jc w:val="right"/>
      <w:rPr>
        <w:lang w:eastAsia="ko-KR"/>
      </w:rPr>
    </w:pPr>
    <w:r>
      <w:rPr>
        <w:rStyle w:val="ac"/>
      </w:rPr>
      <w:fldChar w:fldCharType="begin"/>
    </w:r>
    <w:r w:rsidR="00CF6B85">
      <w:rPr>
        <w:rStyle w:val="ac"/>
      </w:rPr>
      <w:instrText xml:space="preserve"> PAGE </w:instrText>
    </w:r>
    <w:r>
      <w:rPr>
        <w:rStyle w:val="ac"/>
      </w:rPr>
      <w:fldChar w:fldCharType="separate"/>
    </w:r>
    <w:r w:rsidR="00B305D1">
      <w:rPr>
        <w:rStyle w:val="ac"/>
        <w:noProof/>
      </w:rPr>
      <w:t>ii</w:t>
    </w:r>
    <w:r>
      <w:rPr>
        <w:rStyle w:val="ac"/>
      </w:rPr>
      <w:fldChar w:fldCharType="end"/>
    </w:r>
    <w:r w:rsidR="00CF6B85">
      <w:rPr>
        <w:rStyle w:val="ac"/>
      </w:rPr>
      <w:tab/>
    </w:r>
    <w:r w:rsidR="00CF6B85">
      <w:rPr>
        <w:rStyle w:val="ac"/>
      </w:rPr>
      <w:tab/>
    </w:r>
    <w:r w:rsidR="00CF6B85">
      <w:t>© 201</w:t>
    </w:r>
    <w:r w:rsidR="00CF6B85">
      <w:rPr>
        <w:rFonts w:hint="eastAsia"/>
        <w:lang w:eastAsia="ko-KR"/>
      </w:rPr>
      <w:t>4</w:t>
    </w:r>
    <w:r w:rsidR="00CF6B85">
      <w:t xml:space="preserve"> </w:t>
    </w:r>
    <w:r w:rsidR="00CF6B85">
      <w:rPr>
        <w:rFonts w:hint="eastAsia"/>
        <w:lang w:eastAsia="ko-KR"/>
      </w:rPr>
      <w:t>xwmooc</w:t>
    </w:r>
    <w:r w:rsidR="00CF6B85">
      <w:t>(</w:t>
    </w:r>
    <w:r w:rsidR="00CF6B85">
      <w:rPr>
        <w:rFonts w:hint="eastAsia"/>
        <w:lang w:eastAsia="ko-KR"/>
      </w:rPr>
      <w:t>http://</w:t>
    </w:r>
    <w:del w:id="18" w:author="박윤수" w:date="2014-08-22T20:44:00Z">
      <w:r w:rsidR="00CF6B85" w:rsidDel="00275140">
        <w:rPr>
          <w:rFonts w:hint="eastAsia"/>
          <w:lang w:eastAsia="ko-KR"/>
        </w:rPr>
        <w:delText>wiki</w:delText>
      </w:r>
    </w:del>
    <w:ins w:id="19" w:author="박윤수" w:date="2014-08-22T20:44:00Z">
      <w:r w:rsidR="00CF6B85">
        <w:rPr>
          <w:rFonts w:hint="eastAsia"/>
          <w:lang w:eastAsia="ko-KR"/>
        </w:rPr>
        <w:t>rur-ple</w:t>
      </w:r>
    </w:ins>
    <w:r w:rsidR="00CF6B85">
      <w:rPr>
        <w:rFonts w:hint="eastAsia"/>
        <w:lang w:eastAsia="ko-KR"/>
      </w:rPr>
      <w:t>.xwmooc.net</w:t>
    </w:r>
    <w:r w:rsidR="00CF6B85">
      <w:t>)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spacing w:after="0"/>
      <w:ind w:left="0" w:right="357" w:firstLine="567"/>
      <w:rPr>
        <w:sz w:val="12"/>
      </w:rPr>
    </w:pPr>
  </w:p>
  <w:p w:rsidR="00CF6B85" w:rsidRDefault="00CF6B85">
    <w:pPr>
      <w:pStyle w:val="ab"/>
      <w:ind w:firstLine="567"/>
    </w:pPr>
    <w:r>
      <w:t>Photocopiable for classroom use only.</w:t>
    </w:r>
    <w:r>
      <w:tab/>
    </w:r>
    <w:r>
      <w:tab/>
    </w:r>
  </w:p>
  <w:p w:rsidR="00CF6B85" w:rsidRDefault="00CF6B85">
    <w:pPr>
      <w:pStyle w:val="ab"/>
      <w:ind w:firstLine="567"/>
    </w:pPr>
    <w:r>
      <w:t>© 2010 Computer Science Unplugged (csunplugged.org)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b"/>
      <w:pBdr>
        <w:top w:val="none" w:sz="0" w:space="0" w:color="auto"/>
      </w:pBd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spacing w:after="0"/>
      <w:ind w:left="0" w:right="357" w:firstLine="567"/>
      <w:rPr>
        <w:sz w:val="12"/>
      </w:rPr>
    </w:pPr>
  </w:p>
  <w:p w:rsidR="00CF6B85" w:rsidRDefault="00CF6B85">
    <w:pPr>
      <w:pStyle w:val="ab"/>
      <w:tabs>
        <w:tab w:val="clear" w:pos="8306"/>
        <w:tab w:val="right" w:pos="8460"/>
      </w:tabs>
    </w:pPr>
    <w:r>
      <w:t>© 201</w:t>
    </w:r>
    <w:r>
      <w:rPr>
        <w:rFonts w:hint="eastAsia"/>
        <w:lang w:eastAsia="ko-KR"/>
      </w:rPr>
      <w:t>4</w:t>
    </w:r>
    <w:r>
      <w:t xml:space="preserve"> </w:t>
    </w:r>
    <w:r>
      <w:rPr>
        <w:rFonts w:hint="eastAsia"/>
        <w:lang w:eastAsia="ko-KR"/>
      </w:rPr>
      <w:t>xwmooc</w:t>
    </w:r>
    <w:r>
      <w:t>(</w:t>
    </w:r>
    <w:r>
      <w:rPr>
        <w:rFonts w:hint="eastAsia"/>
        <w:lang w:eastAsia="ko-KR"/>
      </w:rPr>
      <w:t>http://</w:t>
    </w:r>
    <w:del w:id="53" w:author="박윤수" w:date="2014-08-22T20:44:00Z">
      <w:r w:rsidDel="00275140">
        <w:rPr>
          <w:rFonts w:hint="eastAsia"/>
          <w:lang w:eastAsia="ko-KR"/>
        </w:rPr>
        <w:delText>wiki</w:delText>
      </w:r>
    </w:del>
    <w:ins w:id="54" w:author="박윤수" w:date="2014-08-22T20:44:00Z">
      <w:r>
        <w:rPr>
          <w:rFonts w:hint="eastAsia"/>
          <w:lang w:eastAsia="ko-KR"/>
        </w:rPr>
        <w:t>rur-ple</w:t>
      </w:r>
    </w:ins>
    <w:r>
      <w:rPr>
        <w:rFonts w:hint="eastAsia"/>
        <w:lang w:eastAsia="ko-KR"/>
      </w:rPr>
      <w:t>.xwmooc.net</w:t>
    </w:r>
    <w:r>
      <w:t>)</w:t>
    </w:r>
    <w:r>
      <w:tab/>
    </w:r>
    <w:r>
      <w:tab/>
    </w:r>
    <w:r w:rsidR="00E80AEF">
      <w:rPr>
        <w:rStyle w:val="ac"/>
      </w:rPr>
      <w:fldChar w:fldCharType="begin"/>
    </w:r>
    <w:r>
      <w:rPr>
        <w:rStyle w:val="ac"/>
      </w:rPr>
      <w:instrText xml:space="preserve"> PAGE </w:instrText>
    </w:r>
    <w:r w:rsidR="00E80AEF">
      <w:rPr>
        <w:rStyle w:val="ac"/>
      </w:rPr>
      <w:fldChar w:fldCharType="separate"/>
    </w:r>
    <w:r w:rsidR="00B305D1">
      <w:rPr>
        <w:rStyle w:val="ac"/>
        <w:noProof/>
      </w:rPr>
      <w:t>i</w:t>
    </w:r>
    <w:r w:rsidR="00E80AEF">
      <w:rPr>
        <w:rStyle w:val="ac"/>
      </w:rPr>
      <w:fldChar w:fldCharType="end"/>
    </w:r>
  </w:p>
  <w:p w:rsidR="00CF6B85" w:rsidRDefault="00CF6B85">
    <w:pPr>
      <w:pStyle w:val="ab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spacing w:after="0"/>
      <w:ind w:left="0" w:right="360" w:firstLine="567"/>
      <w:rPr>
        <w:sz w:val="12"/>
      </w:rPr>
    </w:pPr>
  </w:p>
  <w:p w:rsidR="00CF6B85" w:rsidRDefault="00CF6B85">
    <w:pPr>
      <w:pStyle w:val="ab"/>
      <w:tabs>
        <w:tab w:val="clear" w:pos="8306"/>
        <w:tab w:val="right" w:pos="8460"/>
      </w:tabs>
    </w:pPr>
    <w:r>
      <w:t>© 201</w:t>
    </w:r>
    <w:r>
      <w:rPr>
        <w:rFonts w:hint="eastAsia"/>
        <w:lang w:eastAsia="ko-KR"/>
      </w:rPr>
      <w:t>4</w:t>
    </w:r>
    <w:r>
      <w:t xml:space="preserve"> </w:t>
    </w:r>
    <w:r>
      <w:rPr>
        <w:rFonts w:hint="eastAsia"/>
        <w:lang w:eastAsia="ko-KR"/>
      </w:rPr>
      <w:t>xwmooc</w:t>
    </w:r>
    <w:r>
      <w:t>(</w:t>
    </w:r>
    <w:r>
      <w:rPr>
        <w:rFonts w:hint="eastAsia"/>
        <w:lang w:eastAsia="ko-KR"/>
      </w:rPr>
      <w:t>http://</w:t>
    </w:r>
    <w:del w:id="4612" w:author="박윤수" w:date="2014-08-22T20:57:00Z">
      <w:r w:rsidDel="009E466E">
        <w:rPr>
          <w:rFonts w:hint="eastAsia"/>
          <w:lang w:eastAsia="ko-KR"/>
        </w:rPr>
        <w:delText>wiki</w:delText>
      </w:r>
    </w:del>
    <w:ins w:id="4613" w:author="박윤수" w:date="2014-08-22T20:57:00Z">
      <w:r>
        <w:rPr>
          <w:rFonts w:hint="eastAsia"/>
          <w:lang w:eastAsia="ko-KR"/>
        </w:rPr>
        <w:t>rur-ple</w:t>
      </w:r>
    </w:ins>
    <w:r>
      <w:rPr>
        <w:rFonts w:hint="eastAsia"/>
        <w:lang w:eastAsia="ko-KR"/>
      </w:rPr>
      <w:t>.xwmooc.net</w:t>
    </w:r>
    <w:r>
      <w:t>)</w:t>
    </w:r>
    <w:r>
      <w:rPr>
        <w:lang w:eastAsia="ko-KR"/>
      </w:rPr>
      <w:tab/>
    </w:r>
    <w:r>
      <w:rPr>
        <w:lang w:eastAsia="ko-KR"/>
      </w:rPr>
      <w:tab/>
    </w:r>
    <w:r w:rsidR="00E80AEF">
      <w:rPr>
        <w:rStyle w:val="ac"/>
      </w:rPr>
      <w:fldChar w:fldCharType="begin"/>
    </w:r>
    <w:r>
      <w:rPr>
        <w:rStyle w:val="ac"/>
        <w:lang w:eastAsia="ko-KR"/>
      </w:rPr>
      <w:instrText xml:space="preserve"> PAGE </w:instrText>
    </w:r>
    <w:r w:rsidR="00E80AEF">
      <w:rPr>
        <w:rStyle w:val="ac"/>
      </w:rPr>
      <w:fldChar w:fldCharType="separate"/>
    </w:r>
    <w:r w:rsidR="00A5736D">
      <w:rPr>
        <w:rStyle w:val="ac"/>
        <w:noProof/>
        <w:lang w:eastAsia="ko-KR"/>
      </w:rPr>
      <w:t>103</w:t>
    </w:r>
    <w:r w:rsidR="00E80AEF">
      <w:rPr>
        <w:rStyle w:val="ac"/>
      </w:rPr>
      <w:fldChar w:fldCharType="end"/>
    </w:r>
  </w:p>
  <w:p w:rsidR="00CF6B85" w:rsidRDefault="00CF6B85">
    <w:pPr>
      <w:pStyle w:val="ab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spacing w:after="0"/>
      <w:ind w:left="0" w:right="360" w:firstLine="567"/>
      <w:rPr>
        <w:sz w:val="12"/>
      </w:rPr>
    </w:pPr>
  </w:p>
  <w:p w:rsidR="00CF6B85" w:rsidRDefault="00CF6B85">
    <w:pPr>
      <w:pStyle w:val="ab"/>
      <w:tabs>
        <w:tab w:val="clear" w:pos="8306"/>
        <w:tab w:val="right" w:pos="8460"/>
      </w:tabs>
    </w:pPr>
    <w:r>
      <w:t>© 201</w:t>
    </w:r>
    <w:r>
      <w:rPr>
        <w:rFonts w:hint="eastAsia"/>
        <w:lang w:eastAsia="ko-KR"/>
      </w:rPr>
      <w:t>4</w:t>
    </w:r>
    <w:r>
      <w:t xml:space="preserve"> </w:t>
    </w:r>
    <w:r>
      <w:rPr>
        <w:rFonts w:hint="eastAsia"/>
        <w:lang w:eastAsia="ko-KR"/>
      </w:rPr>
      <w:t>xwmooc</w:t>
    </w:r>
    <w:r>
      <w:t>(</w:t>
    </w:r>
    <w:r>
      <w:rPr>
        <w:rFonts w:hint="eastAsia"/>
        <w:lang w:eastAsia="ko-KR"/>
      </w:rPr>
      <w:t>http://</w:t>
    </w:r>
    <w:del w:id="10796" w:author="박윤수" w:date="2014-08-22T21:10:00Z">
      <w:r w:rsidDel="00ED0CE7">
        <w:rPr>
          <w:rFonts w:hint="eastAsia"/>
          <w:lang w:eastAsia="ko-KR"/>
        </w:rPr>
        <w:delText>wiki</w:delText>
      </w:r>
    </w:del>
    <w:ins w:id="10797" w:author="박윤수" w:date="2014-08-22T21:10:00Z">
      <w:r>
        <w:rPr>
          <w:rFonts w:hint="eastAsia"/>
          <w:lang w:eastAsia="ko-KR"/>
        </w:rPr>
        <w:t>rur-ple</w:t>
      </w:r>
    </w:ins>
    <w:r>
      <w:rPr>
        <w:rFonts w:hint="eastAsia"/>
        <w:lang w:eastAsia="ko-KR"/>
      </w:rPr>
      <w:t>.xwmooc.net</w:t>
    </w:r>
    <w:r>
      <w:t>)</w:t>
    </w:r>
    <w:r>
      <w:rPr>
        <w:lang w:eastAsia="ko-KR"/>
      </w:rPr>
      <w:tab/>
    </w:r>
    <w:r>
      <w:rPr>
        <w:lang w:eastAsia="ko-KR"/>
      </w:rPr>
      <w:tab/>
    </w:r>
    <w:r w:rsidR="00E80AEF">
      <w:rPr>
        <w:rStyle w:val="ac"/>
      </w:rPr>
      <w:fldChar w:fldCharType="begin"/>
    </w:r>
    <w:r>
      <w:rPr>
        <w:rStyle w:val="ac"/>
        <w:lang w:eastAsia="ko-KR"/>
      </w:rPr>
      <w:instrText xml:space="preserve"> PAGE </w:instrText>
    </w:r>
    <w:r w:rsidR="00E80AEF">
      <w:rPr>
        <w:rStyle w:val="ac"/>
      </w:rPr>
      <w:fldChar w:fldCharType="separate"/>
    </w:r>
    <w:r w:rsidR="00A5736D">
      <w:rPr>
        <w:rStyle w:val="ac"/>
        <w:noProof/>
        <w:lang w:eastAsia="ko-KR"/>
      </w:rPr>
      <w:t>139</w:t>
    </w:r>
    <w:r w:rsidR="00E80AEF">
      <w:rPr>
        <w:rStyle w:val="ac"/>
      </w:rPr>
      <w:fldChar w:fldCharType="end"/>
    </w:r>
  </w:p>
  <w:p w:rsidR="00CF6B85" w:rsidRDefault="00CF6B85">
    <w:pPr>
      <w:pStyle w:val="ab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spacing w:after="0"/>
      <w:ind w:left="0" w:right="360" w:firstLine="567"/>
      <w:rPr>
        <w:sz w:val="12"/>
      </w:rPr>
    </w:pPr>
  </w:p>
  <w:p w:rsidR="00CF6B85" w:rsidRDefault="00CF6B85">
    <w:pPr>
      <w:pStyle w:val="ab"/>
      <w:tabs>
        <w:tab w:val="clear" w:pos="8306"/>
        <w:tab w:val="right" w:pos="8460"/>
      </w:tabs>
    </w:pPr>
    <w:r>
      <w:t>© 201</w:t>
    </w:r>
    <w:r>
      <w:rPr>
        <w:rFonts w:hint="eastAsia"/>
        <w:lang w:eastAsia="ko-KR"/>
      </w:rPr>
      <w:t>4</w:t>
    </w:r>
    <w:r>
      <w:t xml:space="preserve"> </w:t>
    </w:r>
    <w:r>
      <w:rPr>
        <w:rFonts w:hint="eastAsia"/>
        <w:lang w:eastAsia="ko-KR"/>
      </w:rPr>
      <w:t>xwmooc</w:t>
    </w:r>
    <w:r>
      <w:t>(</w:t>
    </w:r>
    <w:r>
      <w:rPr>
        <w:rFonts w:hint="eastAsia"/>
        <w:lang w:eastAsia="ko-KR"/>
      </w:rPr>
      <w:t>http://wiki.xwmooc.net</w:t>
    </w:r>
    <w:r>
      <w:t>)</w:t>
    </w:r>
    <w:r>
      <w:rPr>
        <w:lang w:eastAsia="ko-KR"/>
      </w:rPr>
      <w:tab/>
    </w:r>
    <w:r>
      <w:rPr>
        <w:lang w:eastAsia="ko-KR"/>
      </w:rPr>
      <w:tab/>
    </w:r>
    <w:r w:rsidR="00E80AEF">
      <w:rPr>
        <w:rStyle w:val="ac"/>
      </w:rPr>
      <w:fldChar w:fldCharType="begin"/>
    </w:r>
    <w:r>
      <w:rPr>
        <w:rStyle w:val="ac"/>
        <w:lang w:eastAsia="ko-KR"/>
      </w:rPr>
      <w:instrText xml:space="preserve"> PAGE </w:instrText>
    </w:r>
    <w:r w:rsidR="00E80AEF">
      <w:rPr>
        <w:rStyle w:val="ac"/>
      </w:rPr>
      <w:fldChar w:fldCharType="separate"/>
    </w:r>
    <w:r w:rsidR="00A5736D">
      <w:rPr>
        <w:rStyle w:val="ac"/>
        <w:noProof/>
        <w:lang w:eastAsia="ko-KR"/>
      </w:rPr>
      <w:t>121</w:t>
    </w:r>
    <w:r w:rsidR="00E80AEF">
      <w:rPr>
        <w:rStyle w:val="ac"/>
      </w:rPr>
      <w:fldChar w:fldCharType="end"/>
    </w:r>
  </w:p>
  <w:p w:rsidR="00CF6B85" w:rsidRDefault="00CF6B85">
    <w:pPr>
      <w:pStyle w:val="ab"/>
      <w:rPr>
        <w:lang w:eastAsia="ko-KR"/>
      </w:rPr>
    </w:pPr>
  </w:p>
  <w:p w:rsidR="00CF6B85" w:rsidRDefault="00CF6B85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7365" w:rsidRDefault="00AF7365">
      <w:r>
        <w:separator/>
      </w:r>
    </w:p>
  </w:footnote>
  <w:footnote w:type="continuationSeparator" w:id="0">
    <w:p w:rsidR="00AF7365" w:rsidRDefault="00AF736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E80AEF">
    <w:pPr>
      <w:pStyle w:val="aa"/>
    </w:pPr>
    <w:r w:rsidRPr="00E80AEF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2" type="#_x0000_t136" style="position:absolute;left:0;text-align:left;margin-left:0;margin-top:0;width:513.8pt;height:85.6pt;rotation:315;z-index:-251630592;mso-position-horizontal:center;mso-position-horizontal-relative:margin;mso-position-vertical:center;mso-position-vertical-relative:margin" o:allowincell="f" fillcolor="silver" stroked="f">
          <v:fill opacity=".5"/>
          <v:textpath style="font-family:&quot;맑은 고딕&quot;;font-size:1pt;v-text-reverse:t" string="Review Only"/>
          <w10:wrap anchorx="margin" anchory="margin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E80AEF">
    <w:pPr>
      <w:pStyle w:val="aa"/>
    </w:pPr>
    <w:r w:rsidRPr="00E80AEF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3" type="#_x0000_t136" style="position:absolute;left:0;text-align:left;margin-left:0;margin-top:0;width:513.8pt;height:85.6pt;rotation:315;z-index:-251629568;mso-position-horizontal:center;mso-position-horizontal-relative:margin;mso-position-vertical:center;mso-position-vertical-relative:margin" o:allowincell="f" fillcolor="silver" stroked="f">
          <v:fill opacity=".5"/>
          <v:textpath style="font-family:&quot;맑은 고딕&quot;;font-size:1pt;v-text-reverse:t" string="Review Only"/>
          <w10:wrap anchorx="margin" anchory="margin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E80AEF">
    <w:pPr>
      <w:pStyle w:val="aa"/>
    </w:pPr>
    <w:r w:rsidRPr="00E80AEF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1" type="#_x0000_t136" style="position:absolute;left:0;text-align:left;margin-left:0;margin-top:0;width:513.8pt;height:85.6pt;rotation:315;z-index:-251631616;mso-position-horizontal:center;mso-position-horizontal-relative:margin;mso-position-vertical:center;mso-position-vertical-relative:margin" o:allowincell="f" fillcolor="silver" stroked="f">
          <v:fill opacity=".5"/>
          <v:textpath style="font-family:&quot;맑은 고딕&quot;;font-size:1pt;v-text-reverse:t" string="Review Only"/>
          <w10:wrap anchorx="margin" anchory="margin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B85" w:rsidRDefault="00CF6B85">
    <w:pPr>
      <w:pStyle w:val="a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684617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3EAE86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496DF8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8B433B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500C4B4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ABEF79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C4A2B4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F80BB4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0A2F8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956B8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66048"/>
    <w:multiLevelType w:val="hybridMultilevel"/>
    <w:tmpl w:val="2FCC2210"/>
    <w:lvl w:ilvl="0" w:tplc="42C85F00">
      <w:start w:val="1"/>
      <w:numFmt w:val="decimal"/>
      <w:pStyle w:val="WorksheetNumbered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>
    <w:nsid w:val="036F6AF1"/>
    <w:multiLevelType w:val="hybridMultilevel"/>
    <w:tmpl w:val="0FE89DDA"/>
    <w:lvl w:ilvl="0" w:tplc="8EEA2440">
      <w:start w:val="1"/>
      <w:numFmt w:val="decimal"/>
      <w:lvlText w:val="%1)"/>
      <w:lvlJc w:val="left"/>
      <w:pPr>
        <w:ind w:left="9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2">
    <w:nsid w:val="03702009"/>
    <w:multiLevelType w:val="hybridMultilevel"/>
    <w:tmpl w:val="4CEA25BE"/>
    <w:lvl w:ilvl="0" w:tplc="04090001">
      <w:start w:val="1"/>
      <w:numFmt w:val="bullet"/>
      <w:lvlText w:val=""/>
      <w:lvlJc w:val="left"/>
      <w:pPr>
        <w:ind w:left="1367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3">
    <w:nsid w:val="09E53A39"/>
    <w:multiLevelType w:val="hybridMultilevel"/>
    <w:tmpl w:val="B644CE04"/>
    <w:lvl w:ilvl="0" w:tplc="ED0437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4">
    <w:nsid w:val="12FB5DAE"/>
    <w:multiLevelType w:val="hybridMultilevel"/>
    <w:tmpl w:val="151632D6"/>
    <w:lvl w:ilvl="0" w:tplc="994A52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>
    <w:nsid w:val="17EB4F03"/>
    <w:multiLevelType w:val="hybridMultilevel"/>
    <w:tmpl w:val="9C10ADCC"/>
    <w:lvl w:ilvl="0" w:tplc="C27A67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6">
    <w:nsid w:val="1A4570A0"/>
    <w:multiLevelType w:val="hybridMultilevel"/>
    <w:tmpl w:val="F8927B94"/>
    <w:lvl w:ilvl="0" w:tplc="1EBEA8B8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23DB3D5A"/>
    <w:multiLevelType w:val="hybridMultilevel"/>
    <w:tmpl w:val="D6BC9DE8"/>
    <w:lvl w:ilvl="0" w:tplc="0409000F">
      <w:start w:val="1"/>
      <w:numFmt w:val="decimal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18">
    <w:nsid w:val="2534070A"/>
    <w:multiLevelType w:val="hybridMultilevel"/>
    <w:tmpl w:val="C89EDA6A"/>
    <w:lvl w:ilvl="0" w:tplc="EFC03C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9">
    <w:nsid w:val="29820B55"/>
    <w:multiLevelType w:val="hybridMultilevel"/>
    <w:tmpl w:val="FA1EF4D2"/>
    <w:lvl w:ilvl="0" w:tplc="04090001">
      <w:start w:val="1"/>
      <w:numFmt w:val="bullet"/>
      <w:lvlText w:val=""/>
      <w:lvlJc w:val="left"/>
      <w:pPr>
        <w:ind w:left="1367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0">
    <w:nsid w:val="2BFA5D23"/>
    <w:multiLevelType w:val="hybridMultilevel"/>
    <w:tmpl w:val="EFC87AD6"/>
    <w:lvl w:ilvl="0" w:tplc="840096A6">
      <w:start w:val="1"/>
      <w:numFmt w:val="decimal"/>
      <w:lvlText w:val="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1">
    <w:nsid w:val="2D1D66FE"/>
    <w:multiLevelType w:val="hybridMultilevel"/>
    <w:tmpl w:val="BBECEB40"/>
    <w:lvl w:ilvl="0" w:tplc="04090001">
      <w:start w:val="1"/>
      <w:numFmt w:val="bullet"/>
      <w:lvlText w:val=""/>
      <w:lvlJc w:val="left"/>
      <w:pPr>
        <w:ind w:left="1120" w:hanging="400"/>
      </w:pPr>
      <w:rPr>
        <w:rFonts w:ascii="Symbol" w:hAnsi="Symbol" w:hint="default"/>
      </w:rPr>
    </w:lvl>
    <w:lvl w:ilvl="1" w:tplc="572CA0A2">
      <w:numFmt w:val="bullet"/>
      <w:lvlText w:val="•"/>
      <w:lvlJc w:val="left"/>
      <w:pPr>
        <w:ind w:left="1520" w:hanging="40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2">
    <w:nsid w:val="2DD33BAA"/>
    <w:multiLevelType w:val="hybridMultilevel"/>
    <w:tmpl w:val="EC80898E"/>
    <w:lvl w:ilvl="0" w:tplc="37D659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>
    <w:nsid w:val="2DD63691"/>
    <w:multiLevelType w:val="hybridMultilevel"/>
    <w:tmpl w:val="80E2E158"/>
    <w:lvl w:ilvl="0" w:tplc="474A4E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>
    <w:nsid w:val="2FF86980"/>
    <w:multiLevelType w:val="hybridMultilevel"/>
    <w:tmpl w:val="3DC2A886"/>
    <w:lvl w:ilvl="0" w:tplc="04090013">
      <w:start w:val="1"/>
      <w:numFmt w:val="upperRoman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25">
    <w:nsid w:val="300038F8"/>
    <w:multiLevelType w:val="hybridMultilevel"/>
    <w:tmpl w:val="7ED63D7A"/>
    <w:lvl w:ilvl="0" w:tplc="04090001">
      <w:start w:val="1"/>
      <w:numFmt w:val="bullet"/>
      <w:lvlText w:val=""/>
      <w:lvlJc w:val="left"/>
      <w:pPr>
        <w:ind w:left="1367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6">
    <w:nsid w:val="32D54443"/>
    <w:multiLevelType w:val="hybridMultilevel"/>
    <w:tmpl w:val="F83E227C"/>
    <w:lvl w:ilvl="0" w:tplc="D6B43C3E">
      <w:start w:val="1"/>
      <w:numFmt w:val="decimal"/>
      <w:lvlText w:val="%1)"/>
      <w:lvlJc w:val="left"/>
      <w:pPr>
        <w:ind w:left="9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35210305"/>
    <w:multiLevelType w:val="hybridMultilevel"/>
    <w:tmpl w:val="82D0026E"/>
    <w:lvl w:ilvl="0" w:tplc="A306B7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8">
    <w:nsid w:val="37847315"/>
    <w:multiLevelType w:val="hybridMultilevel"/>
    <w:tmpl w:val="95382560"/>
    <w:lvl w:ilvl="0" w:tplc="0409000F">
      <w:start w:val="1"/>
      <w:numFmt w:val="decimal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29">
    <w:nsid w:val="3892080E"/>
    <w:multiLevelType w:val="hybridMultilevel"/>
    <w:tmpl w:val="508C8B0C"/>
    <w:lvl w:ilvl="0" w:tplc="55E230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0">
    <w:nsid w:val="40732B45"/>
    <w:multiLevelType w:val="hybridMultilevel"/>
    <w:tmpl w:val="1002694E"/>
    <w:lvl w:ilvl="0" w:tplc="FBD4B2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1">
    <w:nsid w:val="430F614B"/>
    <w:multiLevelType w:val="hybridMultilevel"/>
    <w:tmpl w:val="E350FFD0"/>
    <w:lvl w:ilvl="0" w:tplc="0C987EB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2">
    <w:nsid w:val="43F849DB"/>
    <w:multiLevelType w:val="hybridMultilevel"/>
    <w:tmpl w:val="6E949FA8"/>
    <w:lvl w:ilvl="0" w:tplc="A21C9AD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3">
    <w:nsid w:val="47AB2373"/>
    <w:multiLevelType w:val="hybridMultilevel"/>
    <w:tmpl w:val="4808BD3E"/>
    <w:lvl w:ilvl="0" w:tplc="04090013">
      <w:start w:val="1"/>
      <w:numFmt w:val="upperRoman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34">
    <w:nsid w:val="48F637FD"/>
    <w:multiLevelType w:val="hybridMultilevel"/>
    <w:tmpl w:val="604249DC"/>
    <w:lvl w:ilvl="0" w:tplc="04090001">
      <w:start w:val="1"/>
      <w:numFmt w:val="bullet"/>
      <w:lvlText w:val="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5">
    <w:nsid w:val="4AC65B29"/>
    <w:multiLevelType w:val="hybridMultilevel"/>
    <w:tmpl w:val="DE3C3278"/>
    <w:lvl w:ilvl="0" w:tplc="5A96B0B4">
      <w:start w:val="1"/>
      <w:numFmt w:val="bullet"/>
      <w:pStyle w:val="1"/>
      <w:lvlText w:val="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sz w:val="32"/>
      </w:rPr>
    </w:lvl>
    <w:lvl w:ilvl="1" w:tplc="9CDE9366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17B4D3DA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ABC1452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0421E06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1618FFCA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9CECB54E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239EC124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25581AE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6">
    <w:nsid w:val="4C0648DF"/>
    <w:multiLevelType w:val="hybridMultilevel"/>
    <w:tmpl w:val="1002694E"/>
    <w:lvl w:ilvl="0" w:tplc="FBD4B2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7">
    <w:nsid w:val="508A789F"/>
    <w:multiLevelType w:val="hybridMultilevel"/>
    <w:tmpl w:val="8FA42FF6"/>
    <w:lvl w:ilvl="0" w:tplc="04090001">
      <w:start w:val="1"/>
      <w:numFmt w:val="bullet"/>
      <w:lvlText w:val=""/>
      <w:lvlJc w:val="left"/>
      <w:pPr>
        <w:ind w:left="1367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8">
    <w:nsid w:val="51654BE2"/>
    <w:multiLevelType w:val="hybridMultilevel"/>
    <w:tmpl w:val="AE8CA1AE"/>
    <w:lvl w:ilvl="0" w:tplc="A3A8F4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9">
    <w:nsid w:val="56204E68"/>
    <w:multiLevelType w:val="hybridMultilevel"/>
    <w:tmpl w:val="8D86C1F6"/>
    <w:lvl w:ilvl="0" w:tplc="2B2EF42A">
      <w:start w:val="1"/>
      <w:numFmt w:val="decimal"/>
      <w:lvlText w:val="%1)"/>
      <w:lvlJc w:val="left"/>
      <w:pPr>
        <w:ind w:left="9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5" w:hanging="400"/>
      </w:pPr>
    </w:lvl>
    <w:lvl w:ilvl="2" w:tplc="0409001B" w:tentative="1">
      <w:start w:val="1"/>
      <w:numFmt w:val="lowerRoman"/>
      <w:lvlText w:val="%3."/>
      <w:lvlJc w:val="right"/>
      <w:pPr>
        <w:ind w:left="1765" w:hanging="400"/>
      </w:pPr>
    </w:lvl>
    <w:lvl w:ilvl="3" w:tplc="0409000F" w:tentative="1">
      <w:start w:val="1"/>
      <w:numFmt w:val="decimal"/>
      <w:lvlText w:val="%4."/>
      <w:lvlJc w:val="left"/>
      <w:pPr>
        <w:ind w:left="2165" w:hanging="400"/>
      </w:pPr>
    </w:lvl>
    <w:lvl w:ilvl="4" w:tplc="04090019" w:tentative="1">
      <w:start w:val="1"/>
      <w:numFmt w:val="upperLetter"/>
      <w:lvlText w:val="%5."/>
      <w:lvlJc w:val="left"/>
      <w:pPr>
        <w:ind w:left="2565" w:hanging="400"/>
      </w:pPr>
    </w:lvl>
    <w:lvl w:ilvl="5" w:tplc="0409001B" w:tentative="1">
      <w:start w:val="1"/>
      <w:numFmt w:val="lowerRoman"/>
      <w:lvlText w:val="%6."/>
      <w:lvlJc w:val="right"/>
      <w:pPr>
        <w:ind w:left="2965" w:hanging="400"/>
      </w:pPr>
    </w:lvl>
    <w:lvl w:ilvl="6" w:tplc="0409000F" w:tentative="1">
      <w:start w:val="1"/>
      <w:numFmt w:val="decimal"/>
      <w:lvlText w:val="%7."/>
      <w:lvlJc w:val="left"/>
      <w:pPr>
        <w:ind w:left="3365" w:hanging="400"/>
      </w:pPr>
    </w:lvl>
    <w:lvl w:ilvl="7" w:tplc="04090019" w:tentative="1">
      <w:start w:val="1"/>
      <w:numFmt w:val="upperLetter"/>
      <w:lvlText w:val="%8."/>
      <w:lvlJc w:val="left"/>
      <w:pPr>
        <w:ind w:left="3765" w:hanging="400"/>
      </w:pPr>
    </w:lvl>
    <w:lvl w:ilvl="8" w:tplc="0409001B" w:tentative="1">
      <w:start w:val="1"/>
      <w:numFmt w:val="lowerRoman"/>
      <w:lvlText w:val="%9."/>
      <w:lvlJc w:val="right"/>
      <w:pPr>
        <w:ind w:left="4165" w:hanging="400"/>
      </w:pPr>
    </w:lvl>
  </w:abstractNum>
  <w:abstractNum w:abstractNumId="40">
    <w:nsid w:val="57023B92"/>
    <w:multiLevelType w:val="hybridMultilevel"/>
    <w:tmpl w:val="7CF427FA"/>
    <w:lvl w:ilvl="0" w:tplc="04767F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1">
    <w:nsid w:val="5D39276E"/>
    <w:multiLevelType w:val="hybridMultilevel"/>
    <w:tmpl w:val="DD9094F8"/>
    <w:lvl w:ilvl="0" w:tplc="854E91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2">
    <w:nsid w:val="5DC23807"/>
    <w:multiLevelType w:val="hybridMultilevel"/>
    <w:tmpl w:val="56241472"/>
    <w:lvl w:ilvl="0" w:tplc="9A064152">
      <w:start w:val="1"/>
      <w:numFmt w:val="decimal"/>
      <w:lvlText w:val="%1."/>
      <w:lvlJc w:val="left"/>
      <w:pPr>
        <w:ind w:left="927" w:hanging="360"/>
      </w:pPr>
      <w:rPr>
        <w:rFonts w:asciiTheme="minorEastAsia" w:hAnsiTheme="minorEastAsia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3">
    <w:nsid w:val="67AC0BFB"/>
    <w:multiLevelType w:val="hybridMultilevel"/>
    <w:tmpl w:val="DD080804"/>
    <w:lvl w:ilvl="0" w:tplc="BC8CF0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4">
    <w:nsid w:val="68030A7F"/>
    <w:multiLevelType w:val="hybridMultilevel"/>
    <w:tmpl w:val="6CB619C4"/>
    <w:lvl w:ilvl="0" w:tplc="60B0A18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5">
    <w:nsid w:val="68E73DEB"/>
    <w:multiLevelType w:val="hybridMultilevel"/>
    <w:tmpl w:val="1002694E"/>
    <w:lvl w:ilvl="0" w:tplc="FBD4B2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6">
    <w:nsid w:val="69B91D5D"/>
    <w:multiLevelType w:val="hybridMultilevel"/>
    <w:tmpl w:val="58D696B2"/>
    <w:lvl w:ilvl="0" w:tplc="1788FBD6">
      <w:start w:val="1"/>
      <w:numFmt w:val="decimal"/>
      <w:lvlText w:val="%1)"/>
      <w:lvlJc w:val="left"/>
      <w:pPr>
        <w:ind w:left="9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47">
    <w:nsid w:val="6A5A441F"/>
    <w:multiLevelType w:val="hybridMultilevel"/>
    <w:tmpl w:val="A468AE62"/>
    <w:lvl w:ilvl="0" w:tplc="04090013">
      <w:start w:val="1"/>
      <w:numFmt w:val="upperRoman"/>
      <w:lvlText w:val="%1."/>
      <w:lvlJc w:val="left"/>
      <w:pPr>
        <w:ind w:left="1367" w:hanging="400"/>
      </w:pPr>
    </w:lvl>
    <w:lvl w:ilvl="1" w:tplc="572CA0A2">
      <w:numFmt w:val="bullet"/>
      <w:lvlText w:val="•"/>
      <w:lvlJc w:val="left"/>
      <w:pPr>
        <w:ind w:left="1727" w:hanging="360"/>
      </w:pPr>
      <w:rPr>
        <w:rFonts w:ascii="맑은 고딕" w:eastAsia="맑은 고딕" w:hAnsi="맑은 고딕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48">
    <w:nsid w:val="6D52200A"/>
    <w:multiLevelType w:val="hybridMultilevel"/>
    <w:tmpl w:val="2FD45858"/>
    <w:lvl w:ilvl="0" w:tplc="30160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9">
    <w:nsid w:val="709F63B5"/>
    <w:multiLevelType w:val="hybridMultilevel"/>
    <w:tmpl w:val="D2BAAB2A"/>
    <w:lvl w:ilvl="0" w:tplc="04090001">
      <w:start w:val="1"/>
      <w:numFmt w:val="bullet"/>
      <w:lvlText w:val=""/>
      <w:lvlJc w:val="left"/>
      <w:pPr>
        <w:ind w:left="1367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50">
    <w:nsid w:val="75550EB2"/>
    <w:multiLevelType w:val="hybridMultilevel"/>
    <w:tmpl w:val="0BE6E29C"/>
    <w:lvl w:ilvl="0" w:tplc="0409000F">
      <w:start w:val="1"/>
      <w:numFmt w:val="decimal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51">
    <w:nsid w:val="75A63A89"/>
    <w:multiLevelType w:val="hybridMultilevel"/>
    <w:tmpl w:val="D4B01B68"/>
    <w:lvl w:ilvl="0" w:tplc="FFFFFFFF">
      <w:start w:val="1"/>
      <w:numFmt w:val="bullet"/>
      <w:pStyle w:val="Bulleted"/>
      <w:lvlText w:val=""/>
      <w:lvlJc w:val="left"/>
      <w:pPr>
        <w:tabs>
          <w:tab w:val="num" w:pos="924"/>
        </w:tabs>
        <w:ind w:left="924" w:hanging="385"/>
      </w:pPr>
      <w:rPr>
        <w:rFonts w:ascii="Wingdings" w:hAnsi="Wingdings" w:hint="default"/>
      </w:rPr>
    </w:lvl>
    <w:lvl w:ilvl="1" w:tplc="69BCDD6C">
      <w:start w:val="1"/>
      <w:numFmt w:val="decimal"/>
      <w:pStyle w:val="NumberedNormal"/>
      <w:lvlText w:val="%2."/>
      <w:lvlJc w:val="left"/>
      <w:pPr>
        <w:tabs>
          <w:tab w:val="num" w:pos="1647"/>
        </w:tabs>
        <w:ind w:left="1647" w:hanging="567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78C7342F"/>
    <w:multiLevelType w:val="hybridMultilevel"/>
    <w:tmpl w:val="425E8C82"/>
    <w:lvl w:ilvl="0" w:tplc="04090001">
      <w:start w:val="1"/>
      <w:numFmt w:val="bullet"/>
      <w:lvlText w:val=""/>
      <w:lvlJc w:val="left"/>
      <w:pPr>
        <w:ind w:left="1367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53">
    <w:nsid w:val="79806B28"/>
    <w:multiLevelType w:val="hybridMultilevel"/>
    <w:tmpl w:val="3604BE06"/>
    <w:lvl w:ilvl="0" w:tplc="BD38904A">
      <w:start w:val="1"/>
      <w:numFmt w:val="decimal"/>
      <w:lvlText w:val="%1)"/>
      <w:lvlJc w:val="left"/>
      <w:pPr>
        <w:ind w:left="9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54">
    <w:nsid w:val="7B523E73"/>
    <w:multiLevelType w:val="hybridMultilevel"/>
    <w:tmpl w:val="4808BD3E"/>
    <w:lvl w:ilvl="0" w:tplc="04090013">
      <w:start w:val="1"/>
      <w:numFmt w:val="upperRoman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55">
    <w:nsid w:val="7C3D0044"/>
    <w:multiLevelType w:val="hybridMultilevel"/>
    <w:tmpl w:val="D9BEFFEA"/>
    <w:lvl w:ilvl="0" w:tplc="DC1EEB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35"/>
  </w:num>
  <w:num w:numId="2">
    <w:abstractNumId w:val="51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53"/>
  </w:num>
  <w:num w:numId="16">
    <w:abstractNumId w:val="46"/>
  </w:num>
  <w:num w:numId="17">
    <w:abstractNumId w:val="37"/>
  </w:num>
  <w:num w:numId="18">
    <w:abstractNumId w:val="34"/>
  </w:num>
  <w:num w:numId="19">
    <w:abstractNumId w:val="41"/>
  </w:num>
  <w:num w:numId="20">
    <w:abstractNumId w:val="27"/>
  </w:num>
  <w:num w:numId="21">
    <w:abstractNumId w:val="18"/>
  </w:num>
  <w:num w:numId="22">
    <w:abstractNumId w:val="48"/>
  </w:num>
  <w:num w:numId="23">
    <w:abstractNumId w:val="19"/>
  </w:num>
  <w:num w:numId="24">
    <w:abstractNumId w:val="15"/>
  </w:num>
  <w:num w:numId="25">
    <w:abstractNumId w:val="25"/>
  </w:num>
  <w:num w:numId="26">
    <w:abstractNumId w:val="40"/>
  </w:num>
  <w:num w:numId="27">
    <w:abstractNumId w:val="55"/>
  </w:num>
  <w:num w:numId="28">
    <w:abstractNumId w:val="12"/>
  </w:num>
  <w:num w:numId="29">
    <w:abstractNumId w:val="49"/>
  </w:num>
  <w:num w:numId="30">
    <w:abstractNumId w:val="29"/>
  </w:num>
  <w:num w:numId="31">
    <w:abstractNumId w:val="38"/>
  </w:num>
  <w:num w:numId="32">
    <w:abstractNumId w:val="24"/>
  </w:num>
  <w:num w:numId="33">
    <w:abstractNumId w:val="16"/>
  </w:num>
  <w:num w:numId="34">
    <w:abstractNumId w:val="26"/>
  </w:num>
  <w:num w:numId="35">
    <w:abstractNumId w:val="52"/>
  </w:num>
  <w:num w:numId="36">
    <w:abstractNumId w:val="42"/>
  </w:num>
  <w:num w:numId="37">
    <w:abstractNumId w:val="47"/>
  </w:num>
  <w:num w:numId="38">
    <w:abstractNumId w:val="54"/>
  </w:num>
  <w:num w:numId="39">
    <w:abstractNumId w:val="22"/>
  </w:num>
  <w:num w:numId="40">
    <w:abstractNumId w:val="33"/>
  </w:num>
  <w:num w:numId="41">
    <w:abstractNumId w:val="50"/>
  </w:num>
  <w:num w:numId="42">
    <w:abstractNumId w:val="17"/>
  </w:num>
  <w:num w:numId="43">
    <w:abstractNumId w:val="28"/>
  </w:num>
  <w:num w:numId="44">
    <w:abstractNumId w:val="21"/>
  </w:num>
  <w:num w:numId="45">
    <w:abstractNumId w:val="36"/>
  </w:num>
  <w:num w:numId="46">
    <w:abstractNumId w:val="43"/>
  </w:num>
  <w:num w:numId="47">
    <w:abstractNumId w:val="45"/>
  </w:num>
  <w:num w:numId="48">
    <w:abstractNumId w:val="32"/>
  </w:num>
  <w:num w:numId="49">
    <w:abstractNumId w:val="23"/>
  </w:num>
  <w:num w:numId="50">
    <w:abstractNumId w:val="30"/>
  </w:num>
  <w:num w:numId="51">
    <w:abstractNumId w:val="31"/>
  </w:num>
  <w:num w:numId="52">
    <w:abstractNumId w:val="20"/>
  </w:num>
  <w:num w:numId="53">
    <w:abstractNumId w:val="39"/>
  </w:num>
  <w:num w:numId="54">
    <w:abstractNumId w:val="14"/>
  </w:num>
  <w:num w:numId="55">
    <w:abstractNumId w:val="13"/>
  </w:num>
  <w:num w:numId="56">
    <w:abstractNumId w:val="44"/>
  </w:num>
  <w:numIdMacAtCleanup w:val="5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activeWritingStyle w:appName="MSWord" w:lang="en-NZ" w:vendorID="64" w:dllVersion="131077" w:nlCheck="1" w:checkStyle="1"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NZ" w:vendorID="64" w:dllVersion="131078" w:nlCheck="1" w:checkStyle="1"/>
  <w:activeWritingStyle w:appName="MSWord" w:lang="en-US" w:vendorID="64" w:dllVersion="131078" w:nlCheck="1" w:checkStyle="1"/>
  <w:activeWritingStyle w:appName="MSWord" w:lang="ko-KR" w:vendorID="64" w:dllVersion="131077" w:nlCheck="1" w:checkStyle="1"/>
  <w:activeWritingStyle w:appName="MSWord" w:lang="en-US" w:vendorID="8" w:dllVersion="513" w:checkStyle="1"/>
  <w:activeWritingStyle w:appName="MSWord" w:lang="en-AU" w:vendorID="8" w:dllVersion="513" w:checkStyle="1"/>
  <w:activeWritingStyle w:appName="MSWord" w:lang="en-NZ" w:vendorID="8" w:dllVersion="513" w:checkStyle="1"/>
  <w:activeWritingStyle w:appName="MSWord" w:lang="en-GB" w:vendorID="8" w:dllVersion="513" w:checkStyle="1"/>
  <w:stylePaneFormatFilter w:val="3F01"/>
  <w:stylePaneSortMethod w:val="0000"/>
  <w:trackRevisions/>
  <w:defaultTabStop w:val="720"/>
  <w:evenAndOddHeaders/>
  <w:drawingGridHorizontalSpacing w:val="110"/>
  <w:displayHorizontalDrawingGridEvery w:val="2"/>
  <w:noPunctuationKerning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4735E"/>
    <w:rsid w:val="0000221E"/>
    <w:rsid w:val="00005266"/>
    <w:rsid w:val="00006515"/>
    <w:rsid w:val="000076BF"/>
    <w:rsid w:val="0002106E"/>
    <w:rsid w:val="00057DBC"/>
    <w:rsid w:val="00075504"/>
    <w:rsid w:val="00082511"/>
    <w:rsid w:val="000A51DB"/>
    <w:rsid w:val="000D6208"/>
    <w:rsid w:val="000D7DCD"/>
    <w:rsid w:val="000F47F6"/>
    <w:rsid w:val="00114165"/>
    <w:rsid w:val="00116213"/>
    <w:rsid w:val="0012290D"/>
    <w:rsid w:val="00124E93"/>
    <w:rsid w:val="0012660A"/>
    <w:rsid w:val="00131411"/>
    <w:rsid w:val="00146022"/>
    <w:rsid w:val="001517E4"/>
    <w:rsid w:val="00175EBA"/>
    <w:rsid w:val="00193803"/>
    <w:rsid w:val="001A433F"/>
    <w:rsid w:val="001A7D90"/>
    <w:rsid w:val="001B3526"/>
    <w:rsid w:val="001C6061"/>
    <w:rsid w:val="001D19E2"/>
    <w:rsid w:val="001D4641"/>
    <w:rsid w:val="001D4A61"/>
    <w:rsid w:val="001E083B"/>
    <w:rsid w:val="001F2E3F"/>
    <w:rsid w:val="002035B1"/>
    <w:rsid w:val="00211227"/>
    <w:rsid w:val="00216280"/>
    <w:rsid w:val="00217B90"/>
    <w:rsid w:val="002248C0"/>
    <w:rsid w:val="0024606F"/>
    <w:rsid w:val="00265365"/>
    <w:rsid w:val="00266073"/>
    <w:rsid w:val="00275140"/>
    <w:rsid w:val="00287FD7"/>
    <w:rsid w:val="002B7235"/>
    <w:rsid w:val="002C20A8"/>
    <w:rsid w:val="002C7F30"/>
    <w:rsid w:val="002D5762"/>
    <w:rsid w:val="002D71C4"/>
    <w:rsid w:val="002E130F"/>
    <w:rsid w:val="002E5D58"/>
    <w:rsid w:val="002F10E7"/>
    <w:rsid w:val="00300B39"/>
    <w:rsid w:val="003018BB"/>
    <w:rsid w:val="003057F0"/>
    <w:rsid w:val="00313731"/>
    <w:rsid w:val="00321C78"/>
    <w:rsid w:val="0032247A"/>
    <w:rsid w:val="00323A44"/>
    <w:rsid w:val="0033195D"/>
    <w:rsid w:val="00341851"/>
    <w:rsid w:val="003468DD"/>
    <w:rsid w:val="003526C4"/>
    <w:rsid w:val="003549D4"/>
    <w:rsid w:val="00360F93"/>
    <w:rsid w:val="00361812"/>
    <w:rsid w:val="00362AE0"/>
    <w:rsid w:val="00370258"/>
    <w:rsid w:val="003715CF"/>
    <w:rsid w:val="00377957"/>
    <w:rsid w:val="00384543"/>
    <w:rsid w:val="0039647B"/>
    <w:rsid w:val="003B5B32"/>
    <w:rsid w:val="003C4636"/>
    <w:rsid w:val="003D0D15"/>
    <w:rsid w:val="003E4CF9"/>
    <w:rsid w:val="003E6B66"/>
    <w:rsid w:val="003F3EAF"/>
    <w:rsid w:val="003F7A37"/>
    <w:rsid w:val="00403F63"/>
    <w:rsid w:val="00404FBB"/>
    <w:rsid w:val="00410AE0"/>
    <w:rsid w:val="004412C7"/>
    <w:rsid w:val="0044698E"/>
    <w:rsid w:val="00450BC7"/>
    <w:rsid w:val="00456B08"/>
    <w:rsid w:val="0047203B"/>
    <w:rsid w:val="00487EF6"/>
    <w:rsid w:val="004A0594"/>
    <w:rsid w:val="004A33F9"/>
    <w:rsid w:val="004A58D1"/>
    <w:rsid w:val="004A74AA"/>
    <w:rsid w:val="004B3E6A"/>
    <w:rsid w:val="004B4E83"/>
    <w:rsid w:val="004C3E64"/>
    <w:rsid w:val="004C46C6"/>
    <w:rsid w:val="004C656C"/>
    <w:rsid w:val="004D64EC"/>
    <w:rsid w:val="004E12D9"/>
    <w:rsid w:val="004F2749"/>
    <w:rsid w:val="005064CC"/>
    <w:rsid w:val="0051319D"/>
    <w:rsid w:val="00520412"/>
    <w:rsid w:val="00521C04"/>
    <w:rsid w:val="00536321"/>
    <w:rsid w:val="005418D9"/>
    <w:rsid w:val="0054244C"/>
    <w:rsid w:val="005518E9"/>
    <w:rsid w:val="00553BAE"/>
    <w:rsid w:val="00567D6A"/>
    <w:rsid w:val="005876C6"/>
    <w:rsid w:val="00595B48"/>
    <w:rsid w:val="005A3555"/>
    <w:rsid w:val="005A42A0"/>
    <w:rsid w:val="005A583C"/>
    <w:rsid w:val="005D09DC"/>
    <w:rsid w:val="005F0F57"/>
    <w:rsid w:val="005F59DC"/>
    <w:rsid w:val="005F7527"/>
    <w:rsid w:val="00602695"/>
    <w:rsid w:val="00603C03"/>
    <w:rsid w:val="00612431"/>
    <w:rsid w:val="00616231"/>
    <w:rsid w:val="0062275D"/>
    <w:rsid w:val="006233F9"/>
    <w:rsid w:val="00631C23"/>
    <w:rsid w:val="006369F8"/>
    <w:rsid w:val="006438BD"/>
    <w:rsid w:val="00650E78"/>
    <w:rsid w:val="00651BD1"/>
    <w:rsid w:val="006722B5"/>
    <w:rsid w:val="006756B2"/>
    <w:rsid w:val="0069270B"/>
    <w:rsid w:val="00693637"/>
    <w:rsid w:val="006A77DB"/>
    <w:rsid w:val="006B2E94"/>
    <w:rsid w:val="006C08D8"/>
    <w:rsid w:val="006C3929"/>
    <w:rsid w:val="006E00D3"/>
    <w:rsid w:val="006F1667"/>
    <w:rsid w:val="006F2328"/>
    <w:rsid w:val="006F570C"/>
    <w:rsid w:val="006F799C"/>
    <w:rsid w:val="00701C07"/>
    <w:rsid w:val="007134F7"/>
    <w:rsid w:val="0071619A"/>
    <w:rsid w:val="00717D62"/>
    <w:rsid w:val="00736676"/>
    <w:rsid w:val="00742301"/>
    <w:rsid w:val="00754294"/>
    <w:rsid w:val="00766DAB"/>
    <w:rsid w:val="0077329B"/>
    <w:rsid w:val="00774084"/>
    <w:rsid w:val="00785D8C"/>
    <w:rsid w:val="00791FB2"/>
    <w:rsid w:val="007B324E"/>
    <w:rsid w:val="007B5EFA"/>
    <w:rsid w:val="007C1AD6"/>
    <w:rsid w:val="007C2D22"/>
    <w:rsid w:val="007C6A66"/>
    <w:rsid w:val="007D0575"/>
    <w:rsid w:val="007E4B25"/>
    <w:rsid w:val="007F46DC"/>
    <w:rsid w:val="007F73F0"/>
    <w:rsid w:val="00805F50"/>
    <w:rsid w:val="00812BD0"/>
    <w:rsid w:val="00850E25"/>
    <w:rsid w:val="00856BB0"/>
    <w:rsid w:val="00857469"/>
    <w:rsid w:val="0086491F"/>
    <w:rsid w:val="008804E9"/>
    <w:rsid w:val="008A760D"/>
    <w:rsid w:val="008B021B"/>
    <w:rsid w:val="008B07F7"/>
    <w:rsid w:val="008C331F"/>
    <w:rsid w:val="008C4445"/>
    <w:rsid w:val="008C66BA"/>
    <w:rsid w:val="008D0141"/>
    <w:rsid w:val="008D1DF6"/>
    <w:rsid w:val="008E7CD8"/>
    <w:rsid w:val="008F4892"/>
    <w:rsid w:val="008F57AA"/>
    <w:rsid w:val="00902608"/>
    <w:rsid w:val="00904EAC"/>
    <w:rsid w:val="0091125E"/>
    <w:rsid w:val="00930BF0"/>
    <w:rsid w:val="00932901"/>
    <w:rsid w:val="00932E2B"/>
    <w:rsid w:val="00944A52"/>
    <w:rsid w:val="00952188"/>
    <w:rsid w:val="00960220"/>
    <w:rsid w:val="00974E50"/>
    <w:rsid w:val="0098156B"/>
    <w:rsid w:val="00990CAA"/>
    <w:rsid w:val="00994B58"/>
    <w:rsid w:val="00996EEB"/>
    <w:rsid w:val="009A1B3B"/>
    <w:rsid w:val="009A2BC9"/>
    <w:rsid w:val="009A4B59"/>
    <w:rsid w:val="009C3557"/>
    <w:rsid w:val="009C61C4"/>
    <w:rsid w:val="009D5A4B"/>
    <w:rsid w:val="009D775A"/>
    <w:rsid w:val="009E466E"/>
    <w:rsid w:val="00A02876"/>
    <w:rsid w:val="00A02959"/>
    <w:rsid w:val="00A24BA3"/>
    <w:rsid w:val="00A36E9E"/>
    <w:rsid w:val="00A37FB5"/>
    <w:rsid w:val="00A40320"/>
    <w:rsid w:val="00A43226"/>
    <w:rsid w:val="00A474E9"/>
    <w:rsid w:val="00A56CE4"/>
    <w:rsid w:val="00A5736D"/>
    <w:rsid w:val="00A61A07"/>
    <w:rsid w:val="00A80FF1"/>
    <w:rsid w:val="00A9410F"/>
    <w:rsid w:val="00A9571E"/>
    <w:rsid w:val="00AE0C29"/>
    <w:rsid w:val="00AE1A76"/>
    <w:rsid w:val="00AE2082"/>
    <w:rsid w:val="00AE2289"/>
    <w:rsid w:val="00AE50FC"/>
    <w:rsid w:val="00AF2823"/>
    <w:rsid w:val="00AF3BCC"/>
    <w:rsid w:val="00AF7365"/>
    <w:rsid w:val="00B03EC8"/>
    <w:rsid w:val="00B26193"/>
    <w:rsid w:val="00B305D1"/>
    <w:rsid w:val="00B32991"/>
    <w:rsid w:val="00B36576"/>
    <w:rsid w:val="00B552B0"/>
    <w:rsid w:val="00B574FF"/>
    <w:rsid w:val="00B75364"/>
    <w:rsid w:val="00B81E92"/>
    <w:rsid w:val="00B85D9B"/>
    <w:rsid w:val="00B8608D"/>
    <w:rsid w:val="00BA2D15"/>
    <w:rsid w:val="00BB0302"/>
    <w:rsid w:val="00BC0DF4"/>
    <w:rsid w:val="00BC1189"/>
    <w:rsid w:val="00BC6A53"/>
    <w:rsid w:val="00BC7E7F"/>
    <w:rsid w:val="00BD670B"/>
    <w:rsid w:val="00BD67BB"/>
    <w:rsid w:val="00C1027D"/>
    <w:rsid w:val="00C111A9"/>
    <w:rsid w:val="00C13530"/>
    <w:rsid w:val="00C20590"/>
    <w:rsid w:val="00C46D7E"/>
    <w:rsid w:val="00C5453C"/>
    <w:rsid w:val="00C5463C"/>
    <w:rsid w:val="00C54CA1"/>
    <w:rsid w:val="00C612C6"/>
    <w:rsid w:val="00C643B5"/>
    <w:rsid w:val="00C76989"/>
    <w:rsid w:val="00C92616"/>
    <w:rsid w:val="00C928D5"/>
    <w:rsid w:val="00C93874"/>
    <w:rsid w:val="00C96B8C"/>
    <w:rsid w:val="00CA1DB7"/>
    <w:rsid w:val="00CA22F3"/>
    <w:rsid w:val="00CA645F"/>
    <w:rsid w:val="00CB164C"/>
    <w:rsid w:val="00CB477B"/>
    <w:rsid w:val="00CC465C"/>
    <w:rsid w:val="00CD07D4"/>
    <w:rsid w:val="00CD6851"/>
    <w:rsid w:val="00CF14BE"/>
    <w:rsid w:val="00CF6B85"/>
    <w:rsid w:val="00D0143E"/>
    <w:rsid w:val="00D21A89"/>
    <w:rsid w:val="00D23461"/>
    <w:rsid w:val="00D4735E"/>
    <w:rsid w:val="00D475DC"/>
    <w:rsid w:val="00D516E2"/>
    <w:rsid w:val="00D557CB"/>
    <w:rsid w:val="00D61078"/>
    <w:rsid w:val="00D65BBF"/>
    <w:rsid w:val="00D74103"/>
    <w:rsid w:val="00D80349"/>
    <w:rsid w:val="00D84D69"/>
    <w:rsid w:val="00DA0997"/>
    <w:rsid w:val="00DA10DB"/>
    <w:rsid w:val="00DB6E7D"/>
    <w:rsid w:val="00DB7C5D"/>
    <w:rsid w:val="00DD6514"/>
    <w:rsid w:val="00DF4A9F"/>
    <w:rsid w:val="00DF5ECD"/>
    <w:rsid w:val="00E02BED"/>
    <w:rsid w:val="00E068DD"/>
    <w:rsid w:val="00E3226E"/>
    <w:rsid w:val="00E33EC2"/>
    <w:rsid w:val="00E364AB"/>
    <w:rsid w:val="00E40173"/>
    <w:rsid w:val="00E4116D"/>
    <w:rsid w:val="00E43B98"/>
    <w:rsid w:val="00E71984"/>
    <w:rsid w:val="00E80AEF"/>
    <w:rsid w:val="00E82035"/>
    <w:rsid w:val="00E9392C"/>
    <w:rsid w:val="00E9467D"/>
    <w:rsid w:val="00EB02A0"/>
    <w:rsid w:val="00EB630D"/>
    <w:rsid w:val="00EB686E"/>
    <w:rsid w:val="00ED0CE7"/>
    <w:rsid w:val="00ED5661"/>
    <w:rsid w:val="00EF4141"/>
    <w:rsid w:val="00F04FD6"/>
    <w:rsid w:val="00F11C35"/>
    <w:rsid w:val="00F3520A"/>
    <w:rsid w:val="00F36875"/>
    <w:rsid w:val="00F374AE"/>
    <w:rsid w:val="00F423FA"/>
    <w:rsid w:val="00F4520E"/>
    <w:rsid w:val="00F65882"/>
    <w:rsid w:val="00F700C0"/>
    <w:rsid w:val="00F7378D"/>
    <w:rsid w:val="00F779B6"/>
    <w:rsid w:val="00F82041"/>
    <w:rsid w:val="00F96939"/>
    <w:rsid w:val="00FA0064"/>
    <w:rsid w:val="00FA015E"/>
    <w:rsid w:val="00FA347B"/>
    <w:rsid w:val="00FB7442"/>
    <w:rsid w:val="00FB7600"/>
    <w:rsid w:val="00FC37B5"/>
    <w:rsid w:val="00FC5FA9"/>
    <w:rsid w:val="00FE6DBD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semiHidden="1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</w:latentStyles>
  <w:style w:type="paragraph" w:default="1" w:styleId="a1">
    <w:name w:val="Normal"/>
    <w:qFormat/>
    <w:rsid w:val="00E068DD"/>
    <w:pPr>
      <w:spacing w:after="240"/>
      <w:ind w:left="567"/>
    </w:pPr>
    <w:rPr>
      <w:sz w:val="22"/>
      <w:szCs w:val="24"/>
      <w:lang w:eastAsia="en-US"/>
    </w:rPr>
  </w:style>
  <w:style w:type="paragraph" w:styleId="1">
    <w:name w:val="heading 1"/>
    <w:basedOn w:val="a1"/>
    <w:next w:val="a1"/>
    <w:link w:val="1Char"/>
    <w:qFormat/>
    <w:rsid w:val="00960220"/>
    <w:pPr>
      <w:keepNext/>
      <w:numPr>
        <w:numId w:val="1"/>
      </w:numPr>
      <w:spacing w:before="240" w:after="60"/>
      <w:jc w:val="center"/>
      <w:outlineLvl w:val="0"/>
    </w:pPr>
    <w:rPr>
      <w:rFonts w:ascii="Trebuchet MS" w:hAnsi="Trebuchet MS" w:cs="Arial"/>
      <w:b/>
      <w:bCs/>
      <w:kern w:val="32"/>
      <w:sz w:val="48"/>
      <w:szCs w:val="32"/>
    </w:rPr>
  </w:style>
  <w:style w:type="paragraph" w:styleId="21">
    <w:name w:val="heading 2"/>
    <w:basedOn w:val="a1"/>
    <w:next w:val="a1"/>
    <w:link w:val="2Char"/>
    <w:qFormat/>
    <w:rsid w:val="00960220"/>
    <w:pPr>
      <w:keepNext/>
      <w:pBdr>
        <w:bottom w:val="single" w:sz="4" w:space="1" w:color="auto"/>
      </w:pBdr>
      <w:spacing w:before="240"/>
      <w:ind w:left="0" w:firstLine="567"/>
      <w:outlineLvl w:val="1"/>
    </w:pPr>
    <w:rPr>
      <w:rFonts w:ascii="Trebuchet MS" w:hAnsi="Trebuchet MS" w:cs="Arial"/>
      <w:b/>
      <w:bCs/>
      <w:iCs/>
      <w:sz w:val="48"/>
      <w:szCs w:val="28"/>
    </w:rPr>
  </w:style>
  <w:style w:type="paragraph" w:styleId="31">
    <w:name w:val="heading 3"/>
    <w:basedOn w:val="a1"/>
    <w:next w:val="a1"/>
    <w:link w:val="3Char"/>
    <w:qFormat/>
    <w:rsid w:val="0096022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1"/>
    <w:next w:val="a1"/>
    <w:link w:val="4Char"/>
    <w:qFormat/>
    <w:rsid w:val="0096022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Char"/>
    <w:qFormat/>
    <w:rsid w:val="0096022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Char"/>
    <w:qFormat/>
    <w:rsid w:val="00960220"/>
    <w:pPr>
      <w:spacing w:before="120" w:after="60"/>
      <w:outlineLvl w:val="5"/>
    </w:pPr>
    <w:rPr>
      <w:rFonts w:ascii="Trebuchet MS" w:hAnsi="Trebuchet MS"/>
      <w:b/>
      <w:bCs/>
      <w:szCs w:val="22"/>
    </w:rPr>
  </w:style>
  <w:style w:type="paragraph" w:styleId="7">
    <w:name w:val="heading 7"/>
    <w:basedOn w:val="a1"/>
    <w:next w:val="WorksheetNormal"/>
    <w:link w:val="7Char"/>
    <w:qFormat/>
    <w:rsid w:val="00960220"/>
    <w:pPr>
      <w:spacing w:before="240" w:after="60"/>
      <w:ind w:left="0"/>
      <w:outlineLvl w:val="6"/>
    </w:pPr>
    <w:rPr>
      <w:rFonts w:ascii="Comic Sans MS" w:hAnsi="Comic Sans MS"/>
      <w:b/>
      <w:sz w:val="28"/>
    </w:rPr>
  </w:style>
  <w:style w:type="paragraph" w:styleId="8">
    <w:name w:val="heading 8"/>
    <w:basedOn w:val="a1"/>
    <w:next w:val="a1"/>
    <w:link w:val="8Char"/>
    <w:qFormat/>
    <w:rsid w:val="00960220"/>
    <w:p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1"/>
    <w:next w:val="a1"/>
    <w:link w:val="9Char"/>
    <w:qFormat/>
    <w:rsid w:val="00960220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WorksheetNormal">
    <w:name w:val="Worksheet Normal"/>
    <w:basedOn w:val="a1"/>
    <w:rsid w:val="00960220"/>
    <w:rPr>
      <w:rFonts w:ascii="Tahoma" w:hAnsi="Tahoma"/>
    </w:rPr>
  </w:style>
  <w:style w:type="paragraph" w:styleId="10">
    <w:name w:val="toc 1"/>
    <w:basedOn w:val="a1"/>
    <w:next w:val="a1"/>
    <w:autoRedefine/>
    <w:uiPriority w:val="39"/>
    <w:rsid w:val="00960220"/>
    <w:pPr>
      <w:spacing w:before="240" w:after="0"/>
      <w:ind w:left="0"/>
    </w:pPr>
    <w:rPr>
      <w:b/>
      <w:bCs/>
      <w:szCs w:val="28"/>
    </w:rPr>
  </w:style>
  <w:style w:type="paragraph" w:styleId="22">
    <w:name w:val="toc 2"/>
    <w:basedOn w:val="a1"/>
    <w:next w:val="a1"/>
    <w:uiPriority w:val="39"/>
    <w:rsid w:val="00960220"/>
    <w:pPr>
      <w:spacing w:before="240" w:after="0"/>
    </w:pPr>
    <w:rPr>
      <w:bCs/>
    </w:rPr>
  </w:style>
  <w:style w:type="paragraph" w:styleId="32">
    <w:name w:val="toc 3"/>
    <w:basedOn w:val="a1"/>
    <w:next w:val="a1"/>
    <w:autoRedefine/>
    <w:uiPriority w:val="39"/>
    <w:rsid w:val="00960220"/>
    <w:pPr>
      <w:spacing w:after="0"/>
      <w:ind w:left="220"/>
    </w:pPr>
  </w:style>
  <w:style w:type="paragraph" w:styleId="42">
    <w:name w:val="toc 4"/>
    <w:basedOn w:val="a1"/>
    <w:next w:val="a1"/>
    <w:autoRedefine/>
    <w:semiHidden/>
    <w:rsid w:val="00960220"/>
    <w:pPr>
      <w:spacing w:after="0"/>
      <w:ind w:left="440"/>
    </w:pPr>
  </w:style>
  <w:style w:type="paragraph" w:styleId="52">
    <w:name w:val="toc 5"/>
    <w:basedOn w:val="a1"/>
    <w:next w:val="a1"/>
    <w:autoRedefine/>
    <w:semiHidden/>
    <w:rsid w:val="00960220"/>
    <w:pPr>
      <w:spacing w:after="0"/>
      <w:ind w:left="660"/>
    </w:pPr>
  </w:style>
  <w:style w:type="paragraph" w:styleId="60">
    <w:name w:val="toc 6"/>
    <w:basedOn w:val="a1"/>
    <w:next w:val="a1"/>
    <w:autoRedefine/>
    <w:semiHidden/>
    <w:rsid w:val="00960220"/>
    <w:pPr>
      <w:spacing w:after="0"/>
      <w:ind w:left="880"/>
    </w:pPr>
  </w:style>
  <w:style w:type="paragraph" w:styleId="70">
    <w:name w:val="toc 7"/>
    <w:basedOn w:val="a1"/>
    <w:next w:val="a1"/>
    <w:autoRedefine/>
    <w:semiHidden/>
    <w:rsid w:val="00960220"/>
    <w:pPr>
      <w:spacing w:after="0"/>
      <w:ind w:left="1100"/>
    </w:pPr>
  </w:style>
  <w:style w:type="paragraph" w:styleId="80">
    <w:name w:val="toc 8"/>
    <w:basedOn w:val="a1"/>
    <w:next w:val="a1"/>
    <w:autoRedefine/>
    <w:semiHidden/>
    <w:rsid w:val="00960220"/>
    <w:pPr>
      <w:spacing w:after="0"/>
      <w:ind w:left="1320"/>
    </w:pPr>
  </w:style>
  <w:style w:type="paragraph" w:styleId="90">
    <w:name w:val="toc 9"/>
    <w:basedOn w:val="a1"/>
    <w:next w:val="a1"/>
    <w:autoRedefine/>
    <w:semiHidden/>
    <w:rsid w:val="00960220"/>
    <w:pPr>
      <w:spacing w:after="0"/>
      <w:ind w:left="1540"/>
    </w:pPr>
  </w:style>
  <w:style w:type="paragraph" w:customStyle="1" w:styleId="Comment">
    <w:name w:val="Comment"/>
    <w:basedOn w:val="a1"/>
    <w:rsid w:val="00960220"/>
    <w:rPr>
      <w:rFonts w:ascii="Comic Sans MS" w:hAnsi="Comic Sans MS"/>
      <w:i/>
      <w:color w:val="808080"/>
      <w:szCs w:val="20"/>
    </w:rPr>
  </w:style>
  <w:style w:type="paragraph" w:styleId="a5">
    <w:name w:val="Block Text"/>
    <w:basedOn w:val="a1"/>
    <w:rsid w:val="00960220"/>
  </w:style>
  <w:style w:type="character" w:styleId="a6">
    <w:name w:val="Hyperlink"/>
    <w:basedOn w:val="a2"/>
    <w:uiPriority w:val="99"/>
    <w:rsid w:val="00960220"/>
    <w:rPr>
      <w:color w:val="0000FF"/>
      <w:u w:val="single"/>
    </w:rPr>
  </w:style>
  <w:style w:type="paragraph" w:styleId="a7">
    <w:name w:val="Title"/>
    <w:basedOn w:val="a1"/>
    <w:link w:val="Char"/>
    <w:qFormat/>
    <w:rsid w:val="00960220"/>
    <w:pPr>
      <w:spacing w:before="240" w:after="60"/>
      <w:jc w:val="center"/>
      <w:outlineLvl w:val="0"/>
    </w:pPr>
    <w:rPr>
      <w:rFonts w:ascii="Trebuchet MS" w:hAnsi="Trebuchet MS" w:cs="Arial"/>
      <w:b/>
      <w:bCs/>
      <w:kern w:val="28"/>
      <w:sz w:val="72"/>
      <w:szCs w:val="32"/>
    </w:rPr>
  </w:style>
  <w:style w:type="paragraph" w:styleId="a8">
    <w:name w:val="footnote text"/>
    <w:basedOn w:val="a1"/>
    <w:link w:val="Char0"/>
    <w:semiHidden/>
    <w:rsid w:val="00960220"/>
    <w:pPr>
      <w:spacing w:after="0"/>
      <w:ind w:right="567"/>
    </w:pPr>
    <w:rPr>
      <w:color w:val="000000"/>
      <w:sz w:val="20"/>
      <w:szCs w:val="20"/>
    </w:rPr>
  </w:style>
  <w:style w:type="paragraph" w:customStyle="1" w:styleId="HiddenfromContents">
    <w:name w:val="Hidden from Contents"/>
    <w:basedOn w:val="21"/>
    <w:next w:val="a1"/>
    <w:rsid w:val="00960220"/>
    <w:pPr>
      <w:tabs>
        <w:tab w:val="right" w:pos="8302"/>
      </w:tabs>
    </w:pPr>
  </w:style>
  <w:style w:type="character" w:styleId="a9">
    <w:name w:val="footnote reference"/>
    <w:basedOn w:val="a2"/>
    <w:semiHidden/>
    <w:rsid w:val="00960220"/>
    <w:rPr>
      <w:vertAlign w:val="superscript"/>
    </w:rPr>
  </w:style>
  <w:style w:type="paragraph" w:styleId="aa">
    <w:name w:val="header"/>
    <w:basedOn w:val="a1"/>
    <w:link w:val="Char1"/>
    <w:rsid w:val="00960220"/>
    <w:pPr>
      <w:tabs>
        <w:tab w:val="center" w:pos="4153"/>
        <w:tab w:val="right" w:pos="8306"/>
      </w:tabs>
    </w:pPr>
  </w:style>
  <w:style w:type="paragraph" w:styleId="ab">
    <w:name w:val="footer"/>
    <w:basedOn w:val="a1"/>
    <w:link w:val="Char2"/>
    <w:rsid w:val="00960220"/>
    <w:pPr>
      <w:pBdr>
        <w:top w:val="single" w:sz="4" w:space="6" w:color="auto"/>
      </w:pBdr>
      <w:tabs>
        <w:tab w:val="center" w:pos="4153"/>
        <w:tab w:val="right" w:pos="8306"/>
      </w:tabs>
      <w:spacing w:after="0"/>
      <w:ind w:left="0"/>
    </w:pPr>
    <w:rPr>
      <w:i/>
      <w:sz w:val="18"/>
    </w:rPr>
  </w:style>
  <w:style w:type="character" w:styleId="ac">
    <w:name w:val="page number"/>
    <w:basedOn w:val="a2"/>
    <w:rsid w:val="00960220"/>
    <w:rPr>
      <w:rFonts w:ascii="Times New Roman" w:hAnsi="Times New Roman"/>
      <w:i/>
      <w:sz w:val="24"/>
    </w:rPr>
  </w:style>
  <w:style w:type="paragraph" w:styleId="ad">
    <w:name w:val="Body Text Indent"/>
    <w:basedOn w:val="a1"/>
    <w:link w:val="Char3"/>
    <w:rsid w:val="00960220"/>
  </w:style>
  <w:style w:type="paragraph" w:customStyle="1" w:styleId="ActivityName">
    <w:name w:val="ActivityName"/>
    <w:basedOn w:val="21"/>
    <w:next w:val="a1"/>
    <w:rsid w:val="00960220"/>
    <w:pPr>
      <w:pBdr>
        <w:bottom w:val="none" w:sz="0" w:space="0" w:color="auto"/>
      </w:pBdr>
      <w:spacing w:before="0"/>
    </w:pPr>
    <w:rPr>
      <w:sz w:val="36"/>
    </w:rPr>
  </w:style>
  <w:style w:type="paragraph" w:styleId="ae">
    <w:name w:val="Body Text"/>
    <w:basedOn w:val="a1"/>
    <w:link w:val="Char4"/>
    <w:rsid w:val="00960220"/>
    <w:pPr>
      <w:spacing w:after="0"/>
      <w:ind w:left="0"/>
    </w:pPr>
    <w:rPr>
      <w:color w:val="000000"/>
      <w:sz w:val="28"/>
      <w:szCs w:val="20"/>
      <w:lang w:val="en-GB"/>
    </w:rPr>
  </w:style>
  <w:style w:type="paragraph" w:customStyle="1" w:styleId="Bulleted">
    <w:name w:val="Bulleted"/>
    <w:basedOn w:val="a1"/>
    <w:rsid w:val="00960220"/>
    <w:pPr>
      <w:numPr>
        <w:numId w:val="2"/>
      </w:numPr>
      <w:spacing w:after="0"/>
    </w:pPr>
  </w:style>
  <w:style w:type="paragraph" w:customStyle="1" w:styleId="WorksheetTitle">
    <w:name w:val="Worksheet Title"/>
    <w:basedOn w:val="a1"/>
    <w:next w:val="WorksheetNormal"/>
    <w:rsid w:val="00960220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ind w:left="0"/>
    </w:pPr>
    <w:rPr>
      <w:rFonts w:ascii="Comic Sans MS" w:hAnsi="Comic Sans MS"/>
      <w:b/>
      <w:sz w:val="36"/>
    </w:rPr>
  </w:style>
  <w:style w:type="paragraph" w:styleId="af">
    <w:name w:val="Document Map"/>
    <w:basedOn w:val="a1"/>
    <w:link w:val="Char5"/>
    <w:semiHidden/>
    <w:rsid w:val="00960220"/>
    <w:pPr>
      <w:shd w:val="clear" w:color="auto" w:fill="000080"/>
    </w:pPr>
    <w:rPr>
      <w:rFonts w:ascii="Tahoma" w:hAnsi="Tahoma"/>
    </w:rPr>
  </w:style>
  <w:style w:type="paragraph" w:customStyle="1" w:styleId="PhotocopyMaster">
    <w:name w:val="Photocopy Master"/>
    <w:basedOn w:val="HiddenfromContents"/>
    <w:next w:val="a1"/>
    <w:rsid w:val="00960220"/>
    <w:rPr>
      <w:sz w:val="32"/>
    </w:rPr>
  </w:style>
  <w:style w:type="paragraph" w:customStyle="1" w:styleId="ExtraforExperts">
    <w:name w:val="Extra for Experts"/>
    <w:basedOn w:val="WorksheetNormal"/>
    <w:rsid w:val="0096022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0"/>
      <w:jc w:val="center"/>
    </w:pPr>
    <w:rPr>
      <w:b/>
    </w:rPr>
  </w:style>
  <w:style w:type="paragraph" w:styleId="23">
    <w:name w:val="Body Text Indent 2"/>
    <w:basedOn w:val="a1"/>
    <w:link w:val="2Char0"/>
    <w:rsid w:val="00960220"/>
    <w:pPr>
      <w:jc w:val="both"/>
    </w:pPr>
  </w:style>
  <w:style w:type="paragraph" w:styleId="33">
    <w:name w:val="Body Text Indent 3"/>
    <w:basedOn w:val="a1"/>
    <w:link w:val="3Char0"/>
    <w:rsid w:val="00960220"/>
    <w:pPr>
      <w:spacing w:after="0"/>
    </w:pPr>
    <w:rPr>
      <w:b/>
      <w:bCs/>
    </w:rPr>
  </w:style>
  <w:style w:type="paragraph" w:customStyle="1" w:styleId="NumberedNormal">
    <w:name w:val="Numbered Normal"/>
    <w:basedOn w:val="a1"/>
    <w:rsid w:val="00960220"/>
    <w:pPr>
      <w:numPr>
        <w:ilvl w:val="1"/>
        <w:numId w:val="2"/>
      </w:numPr>
    </w:pPr>
  </w:style>
  <w:style w:type="character" w:styleId="af0">
    <w:name w:val="FollowedHyperlink"/>
    <w:basedOn w:val="a2"/>
    <w:rsid w:val="00960220"/>
    <w:rPr>
      <w:color w:val="0000FF"/>
      <w:u w:val="single"/>
    </w:rPr>
  </w:style>
  <w:style w:type="paragraph" w:styleId="34">
    <w:name w:val="Body Text 3"/>
    <w:basedOn w:val="a1"/>
    <w:link w:val="3Char1"/>
    <w:rsid w:val="00960220"/>
    <w:pPr>
      <w:spacing w:after="0"/>
      <w:ind w:left="0"/>
      <w:jc w:val="both"/>
    </w:pPr>
    <w:rPr>
      <w:snapToGrid w:val="0"/>
      <w:color w:val="000000"/>
      <w:sz w:val="28"/>
      <w:szCs w:val="20"/>
      <w:lang w:val="en-GB"/>
    </w:rPr>
  </w:style>
  <w:style w:type="paragraph" w:customStyle="1" w:styleId="WorksheetNumbered">
    <w:name w:val="Worksheet Numbered"/>
    <w:basedOn w:val="WorksheetNormal"/>
    <w:rsid w:val="00960220"/>
    <w:pPr>
      <w:numPr>
        <w:numId w:val="3"/>
      </w:numPr>
      <w:tabs>
        <w:tab w:val="left" w:pos="540"/>
      </w:tabs>
    </w:pPr>
    <w:rPr>
      <w:snapToGrid w:val="0"/>
    </w:rPr>
  </w:style>
  <w:style w:type="paragraph" w:customStyle="1" w:styleId="OutlineNormal">
    <w:name w:val="Outline Normal"/>
    <w:basedOn w:val="NumberedNormal"/>
    <w:rsid w:val="00960220"/>
    <w:pPr>
      <w:numPr>
        <w:ilvl w:val="0"/>
        <w:numId w:val="0"/>
      </w:numPr>
      <w:tabs>
        <w:tab w:val="left" w:pos="1134"/>
      </w:tabs>
    </w:pPr>
  </w:style>
  <w:style w:type="table" w:styleId="af1">
    <w:name w:val="Table Grid"/>
    <w:basedOn w:val="a3"/>
    <w:rsid w:val="009930E5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Balloon Text"/>
    <w:basedOn w:val="a1"/>
    <w:link w:val="Char6"/>
    <w:semiHidden/>
    <w:rsid w:val="003815EB"/>
    <w:rPr>
      <w:rFonts w:ascii="Tahoma" w:hAnsi="Tahoma" w:cs="Tahoma"/>
      <w:sz w:val="16"/>
      <w:szCs w:val="16"/>
    </w:rPr>
  </w:style>
  <w:style w:type="paragraph" w:styleId="24">
    <w:name w:val="Body Text 2"/>
    <w:basedOn w:val="a1"/>
    <w:link w:val="2Char1"/>
    <w:rsid w:val="003815EB"/>
    <w:pPr>
      <w:spacing w:after="120" w:line="480" w:lineRule="auto"/>
    </w:pPr>
  </w:style>
  <w:style w:type="paragraph" w:styleId="af3">
    <w:name w:val="Body Text First Indent"/>
    <w:basedOn w:val="ae"/>
    <w:link w:val="Char7"/>
    <w:rsid w:val="003815EB"/>
    <w:pPr>
      <w:spacing w:after="120"/>
      <w:ind w:left="567" w:firstLine="210"/>
    </w:pPr>
    <w:rPr>
      <w:color w:val="auto"/>
      <w:sz w:val="22"/>
      <w:szCs w:val="24"/>
      <w:lang w:val="en-NZ"/>
    </w:rPr>
  </w:style>
  <w:style w:type="paragraph" w:styleId="25">
    <w:name w:val="Body Text First Indent 2"/>
    <w:basedOn w:val="ad"/>
    <w:link w:val="2Char2"/>
    <w:rsid w:val="003815EB"/>
    <w:pPr>
      <w:spacing w:after="120"/>
      <w:ind w:left="283" w:firstLine="210"/>
    </w:pPr>
  </w:style>
  <w:style w:type="paragraph" w:styleId="af4">
    <w:name w:val="caption"/>
    <w:basedOn w:val="a1"/>
    <w:next w:val="a1"/>
    <w:qFormat/>
    <w:rsid w:val="003815EB"/>
    <w:rPr>
      <w:b/>
      <w:bCs/>
      <w:sz w:val="20"/>
      <w:szCs w:val="20"/>
    </w:rPr>
  </w:style>
  <w:style w:type="paragraph" w:styleId="af5">
    <w:name w:val="Closing"/>
    <w:basedOn w:val="a1"/>
    <w:link w:val="Char8"/>
    <w:rsid w:val="003815EB"/>
    <w:pPr>
      <w:ind w:left="4252"/>
    </w:pPr>
  </w:style>
  <w:style w:type="paragraph" w:styleId="af6">
    <w:name w:val="annotation text"/>
    <w:basedOn w:val="a1"/>
    <w:link w:val="Char9"/>
    <w:semiHidden/>
    <w:rsid w:val="003815EB"/>
    <w:rPr>
      <w:sz w:val="20"/>
      <w:szCs w:val="20"/>
    </w:rPr>
  </w:style>
  <w:style w:type="paragraph" w:styleId="af7">
    <w:name w:val="annotation subject"/>
    <w:basedOn w:val="af6"/>
    <w:next w:val="af6"/>
    <w:link w:val="Chara"/>
    <w:semiHidden/>
    <w:rsid w:val="003815EB"/>
    <w:rPr>
      <w:b/>
      <w:bCs/>
    </w:rPr>
  </w:style>
  <w:style w:type="paragraph" w:styleId="af8">
    <w:name w:val="Date"/>
    <w:basedOn w:val="a1"/>
    <w:next w:val="a1"/>
    <w:link w:val="Charb"/>
    <w:rsid w:val="003815EB"/>
  </w:style>
  <w:style w:type="paragraph" w:styleId="af9">
    <w:name w:val="E-mail Signature"/>
    <w:basedOn w:val="a1"/>
    <w:link w:val="Charc"/>
    <w:rsid w:val="003815EB"/>
  </w:style>
  <w:style w:type="paragraph" w:styleId="afa">
    <w:name w:val="endnote text"/>
    <w:basedOn w:val="a1"/>
    <w:link w:val="Chard"/>
    <w:semiHidden/>
    <w:rsid w:val="003815EB"/>
    <w:rPr>
      <w:sz w:val="20"/>
      <w:szCs w:val="20"/>
    </w:rPr>
  </w:style>
  <w:style w:type="paragraph" w:styleId="afb">
    <w:name w:val="envelope address"/>
    <w:basedOn w:val="a1"/>
    <w:rsid w:val="003815E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afc">
    <w:name w:val="envelope return"/>
    <w:basedOn w:val="a1"/>
    <w:rsid w:val="003815EB"/>
    <w:rPr>
      <w:rFonts w:ascii="Arial" w:hAnsi="Arial" w:cs="Arial"/>
      <w:sz w:val="20"/>
      <w:szCs w:val="20"/>
    </w:rPr>
  </w:style>
  <w:style w:type="paragraph" w:styleId="HTML">
    <w:name w:val="HTML Address"/>
    <w:basedOn w:val="a1"/>
    <w:link w:val="HTMLChar"/>
    <w:rsid w:val="003815EB"/>
    <w:rPr>
      <w:i/>
      <w:iCs/>
    </w:rPr>
  </w:style>
  <w:style w:type="paragraph" w:styleId="HTML0">
    <w:name w:val="HTML Preformatted"/>
    <w:basedOn w:val="a1"/>
    <w:link w:val="HTMLChar0"/>
    <w:uiPriority w:val="99"/>
    <w:rsid w:val="003815EB"/>
    <w:rPr>
      <w:rFonts w:ascii="Courier New" w:hAnsi="Courier New" w:cs="Courier New"/>
      <w:sz w:val="20"/>
      <w:szCs w:val="20"/>
    </w:rPr>
  </w:style>
  <w:style w:type="paragraph" w:styleId="11">
    <w:name w:val="index 1"/>
    <w:basedOn w:val="a1"/>
    <w:next w:val="a1"/>
    <w:autoRedefine/>
    <w:semiHidden/>
    <w:rsid w:val="003815EB"/>
    <w:pPr>
      <w:ind w:left="220" w:hanging="220"/>
    </w:pPr>
  </w:style>
  <w:style w:type="paragraph" w:styleId="26">
    <w:name w:val="index 2"/>
    <w:basedOn w:val="a1"/>
    <w:next w:val="a1"/>
    <w:autoRedefine/>
    <w:semiHidden/>
    <w:rsid w:val="003815EB"/>
    <w:pPr>
      <w:ind w:left="440" w:hanging="220"/>
    </w:pPr>
  </w:style>
  <w:style w:type="paragraph" w:styleId="35">
    <w:name w:val="index 3"/>
    <w:basedOn w:val="a1"/>
    <w:next w:val="a1"/>
    <w:autoRedefine/>
    <w:semiHidden/>
    <w:rsid w:val="003815EB"/>
    <w:pPr>
      <w:ind w:left="660" w:hanging="220"/>
    </w:pPr>
  </w:style>
  <w:style w:type="paragraph" w:styleId="43">
    <w:name w:val="index 4"/>
    <w:basedOn w:val="a1"/>
    <w:next w:val="a1"/>
    <w:autoRedefine/>
    <w:semiHidden/>
    <w:rsid w:val="003815EB"/>
    <w:pPr>
      <w:ind w:left="880" w:hanging="220"/>
    </w:pPr>
  </w:style>
  <w:style w:type="paragraph" w:styleId="53">
    <w:name w:val="index 5"/>
    <w:basedOn w:val="a1"/>
    <w:next w:val="a1"/>
    <w:autoRedefine/>
    <w:semiHidden/>
    <w:rsid w:val="003815EB"/>
    <w:pPr>
      <w:ind w:left="1100" w:hanging="220"/>
    </w:pPr>
  </w:style>
  <w:style w:type="paragraph" w:styleId="61">
    <w:name w:val="index 6"/>
    <w:basedOn w:val="a1"/>
    <w:next w:val="a1"/>
    <w:autoRedefine/>
    <w:semiHidden/>
    <w:rsid w:val="003815EB"/>
    <w:pPr>
      <w:ind w:left="1320" w:hanging="220"/>
    </w:pPr>
  </w:style>
  <w:style w:type="paragraph" w:styleId="71">
    <w:name w:val="index 7"/>
    <w:basedOn w:val="a1"/>
    <w:next w:val="a1"/>
    <w:autoRedefine/>
    <w:semiHidden/>
    <w:rsid w:val="003815EB"/>
    <w:pPr>
      <w:ind w:left="1540" w:hanging="220"/>
    </w:pPr>
  </w:style>
  <w:style w:type="paragraph" w:styleId="81">
    <w:name w:val="index 8"/>
    <w:basedOn w:val="a1"/>
    <w:next w:val="a1"/>
    <w:autoRedefine/>
    <w:semiHidden/>
    <w:rsid w:val="003815EB"/>
    <w:pPr>
      <w:ind w:left="1760" w:hanging="220"/>
    </w:pPr>
  </w:style>
  <w:style w:type="paragraph" w:styleId="91">
    <w:name w:val="index 9"/>
    <w:basedOn w:val="a1"/>
    <w:next w:val="a1"/>
    <w:autoRedefine/>
    <w:semiHidden/>
    <w:rsid w:val="003815EB"/>
    <w:pPr>
      <w:ind w:left="1980" w:hanging="220"/>
    </w:pPr>
  </w:style>
  <w:style w:type="paragraph" w:styleId="afd">
    <w:name w:val="index heading"/>
    <w:basedOn w:val="a1"/>
    <w:next w:val="11"/>
    <w:semiHidden/>
    <w:rsid w:val="003815EB"/>
    <w:rPr>
      <w:rFonts w:ascii="Arial" w:hAnsi="Arial" w:cs="Arial"/>
      <w:b/>
      <w:bCs/>
    </w:rPr>
  </w:style>
  <w:style w:type="paragraph" w:styleId="afe">
    <w:name w:val="List"/>
    <w:basedOn w:val="a1"/>
    <w:rsid w:val="003815EB"/>
    <w:pPr>
      <w:ind w:left="283" w:hanging="283"/>
    </w:pPr>
  </w:style>
  <w:style w:type="paragraph" w:styleId="27">
    <w:name w:val="List 2"/>
    <w:basedOn w:val="a1"/>
    <w:rsid w:val="003815EB"/>
    <w:pPr>
      <w:ind w:left="566" w:hanging="283"/>
    </w:pPr>
  </w:style>
  <w:style w:type="paragraph" w:styleId="36">
    <w:name w:val="List 3"/>
    <w:basedOn w:val="a1"/>
    <w:rsid w:val="003815EB"/>
    <w:pPr>
      <w:ind w:left="849" w:hanging="283"/>
    </w:pPr>
  </w:style>
  <w:style w:type="paragraph" w:styleId="44">
    <w:name w:val="List 4"/>
    <w:basedOn w:val="a1"/>
    <w:rsid w:val="003815EB"/>
    <w:pPr>
      <w:ind w:left="1132" w:hanging="283"/>
    </w:pPr>
  </w:style>
  <w:style w:type="paragraph" w:styleId="54">
    <w:name w:val="List 5"/>
    <w:basedOn w:val="a1"/>
    <w:rsid w:val="003815EB"/>
    <w:pPr>
      <w:ind w:left="1415" w:hanging="283"/>
    </w:pPr>
  </w:style>
  <w:style w:type="paragraph" w:styleId="a0">
    <w:name w:val="List Bullet"/>
    <w:basedOn w:val="a1"/>
    <w:rsid w:val="003815EB"/>
    <w:pPr>
      <w:numPr>
        <w:numId w:val="4"/>
      </w:numPr>
    </w:pPr>
  </w:style>
  <w:style w:type="paragraph" w:styleId="20">
    <w:name w:val="List Bullet 2"/>
    <w:basedOn w:val="a1"/>
    <w:rsid w:val="003815EB"/>
    <w:pPr>
      <w:numPr>
        <w:numId w:val="5"/>
      </w:numPr>
    </w:pPr>
  </w:style>
  <w:style w:type="paragraph" w:styleId="30">
    <w:name w:val="List Bullet 3"/>
    <w:basedOn w:val="a1"/>
    <w:rsid w:val="003815EB"/>
    <w:pPr>
      <w:numPr>
        <w:numId w:val="6"/>
      </w:numPr>
    </w:pPr>
  </w:style>
  <w:style w:type="paragraph" w:styleId="40">
    <w:name w:val="List Bullet 4"/>
    <w:basedOn w:val="a1"/>
    <w:rsid w:val="003815EB"/>
    <w:pPr>
      <w:numPr>
        <w:numId w:val="7"/>
      </w:numPr>
    </w:pPr>
  </w:style>
  <w:style w:type="paragraph" w:styleId="50">
    <w:name w:val="List Bullet 5"/>
    <w:basedOn w:val="a1"/>
    <w:rsid w:val="003815EB"/>
    <w:pPr>
      <w:numPr>
        <w:numId w:val="8"/>
      </w:numPr>
    </w:pPr>
  </w:style>
  <w:style w:type="paragraph" w:styleId="aff">
    <w:name w:val="List Continue"/>
    <w:basedOn w:val="a1"/>
    <w:rsid w:val="003815EB"/>
    <w:pPr>
      <w:spacing w:after="120"/>
      <w:ind w:left="283"/>
    </w:pPr>
  </w:style>
  <w:style w:type="paragraph" w:styleId="28">
    <w:name w:val="List Continue 2"/>
    <w:basedOn w:val="a1"/>
    <w:rsid w:val="003815EB"/>
    <w:pPr>
      <w:spacing w:after="120"/>
      <w:ind w:left="566"/>
    </w:pPr>
  </w:style>
  <w:style w:type="paragraph" w:styleId="37">
    <w:name w:val="List Continue 3"/>
    <w:basedOn w:val="a1"/>
    <w:rsid w:val="003815EB"/>
    <w:pPr>
      <w:spacing w:after="120"/>
      <w:ind w:left="849"/>
    </w:pPr>
  </w:style>
  <w:style w:type="paragraph" w:styleId="45">
    <w:name w:val="List Continue 4"/>
    <w:basedOn w:val="a1"/>
    <w:rsid w:val="003815EB"/>
    <w:pPr>
      <w:spacing w:after="120"/>
      <w:ind w:left="1132"/>
    </w:pPr>
  </w:style>
  <w:style w:type="paragraph" w:styleId="55">
    <w:name w:val="List Continue 5"/>
    <w:basedOn w:val="a1"/>
    <w:rsid w:val="003815EB"/>
    <w:pPr>
      <w:spacing w:after="120"/>
      <w:ind w:left="1415"/>
    </w:pPr>
  </w:style>
  <w:style w:type="paragraph" w:styleId="a">
    <w:name w:val="List Number"/>
    <w:basedOn w:val="a1"/>
    <w:rsid w:val="003815EB"/>
    <w:pPr>
      <w:numPr>
        <w:numId w:val="9"/>
      </w:numPr>
    </w:pPr>
  </w:style>
  <w:style w:type="paragraph" w:styleId="2">
    <w:name w:val="List Number 2"/>
    <w:basedOn w:val="a1"/>
    <w:rsid w:val="003815EB"/>
    <w:pPr>
      <w:numPr>
        <w:numId w:val="10"/>
      </w:numPr>
    </w:pPr>
  </w:style>
  <w:style w:type="paragraph" w:styleId="3">
    <w:name w:val="List Number 3"/>
    <w:basedOn w:val="a1"/>
    <w:rsid w:val="003815EB"/>
    <w:pPr>
      <w:numPr>
        <w:numId w:val="11"/>
      </w:numPr>
    </w:pPr>
  </w:style>
  <w:style w:type="paragraph" w:styleId="4">
    <w:name w:val="List Number 4"/>
    <w:basedOn w:val="a1"/>
    <w:rsid w:val="003815EB"/>
    <w:pPr>
      <w:numPr>
        <w:numId w:val="12"/>
      </w:numPr>
    </w:pPr>
  </w:style>
  <w:style w:type="paragraph" w:styleId="5">
    <w:name w:val="List Number 5"/>
    <w:basedOn w:val="a1"/>
    <w:rsid w:val="003815EB"/>
    <w:pPr>
      <w:numPr>
        <w:numId w:val="13"/>
      </w:numPr>
    </w:pPr>
  </w:style>
  <w:style w:type="paragraph" w:styleId="aff0">
    <w:name w:val="macro"/>
    <w:link w:val="Chare"/>
    <w:semiHidden/>
    <w:rsid w:val="003815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/>
      <w:ind w:left="567"/>
    </w:pPr>
    <w:rPr>
      <w:rFonts w:ascii="Courier New" w:hAnsi="Courier New" w:cs="Courier New"/>
      <w:lang w:eastAsia="en-US"/>
    </w:rPr>
  </w:style>
  <w:style w:type="paragraph" w:styleId="aff1">
    <w:name w:val="Message Header"/>
    <w:basedOn w:val="a1"/>
    <w:link w:val="Charf"/>
    <w:rsid w:val="003815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aff2">
    <w:name w:val="Normal (Web)"/>
    <w:basedOn w:val="a1"/>
    <w:rsid w:val="003815EB"/>
    <w:rPr>
      <w:sz w:val="24"/>
    </w:rPr>
  </w:style>
  <w:style w:type="paragraph" w:styleId="aff3">
    <w:name w:val="Normal Indent"/>
    <w:basedOn w:val="a1"/>
    <w:rsid w:val="003815EB"/>
    <w:pPr>
      <w:ind w:left="720"/>
    </w:pPr>
  </w:style>
  <w:style w:type="paragraph" w:styleId="aff4">
    <w:name w:val="Note Heading"/>
    <w:basedOn w:val="a1"/>
    <w:next w:val="a1"/>
    <w:link w:val="Charf0"/>
    <w:rsid w:val="003815EB"/>
  </w:style>
  <w:style w:type="paragraph" w:styleId="aff5">
    <w:name w:val="Plain Text"/>
    <w:basedOn w:val="a1"/>
    <w:link w:val="Charf1"/>
    <w:rsid w:val="003815EB"/>
    <w:rPr>
      <w:rFonts w:ascii="Courier New" w:hAnsi="Courier New" w:cs="Courier New"/>
      <w:sz w:val="20"/>
      <w:szCs w:val="20"/>
    </w:rPr>
  </w:style>
  <w:style w:type="paragraph" w:styleId="aff6">
    <w:name w:val="Salutation"/>
    <w:basedOn w:val="a1"/>
    <w:next w:val="a1"/>
    <w:link w:val="Charf2"/>
    <w:rsid w:val="003815EB"/>
  </w:style>
  <w:style w:type="paragraph" w:styleId="aff7">
    <w:name w:val="Signature"/>
    <w:basedOn w:val="a1"/>
    <w:link w:val="Charf3"/>
    <w:rsid w:val="003815EB"/>
    <w:pPr>
      <w:ind w:left="4252"/>
    </w:pPr>
  </w:style>
  <w:style w:type="paragraph" w:styleId="aff8">
    <w:name w:val="Subtitle"/>
    <w:basedOn w:val="a1"/>
    <w:link w:val="Charf4"/>
    <w:qFormat/>
    <w:rsid w:val="003815EB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aff9">
    <w:name w:val="table of authorities"/>
    <w:basedOn w:val="a1"/>
    <w:next w:val="a1"/>
    <w:semiHidden/>
    <w:rsid w:val="003815EB"/>
    <w:pPr>
      <w:ind w:left="220" w:hanging="220"/>
    </w:pPr>
  </w:style>
  <w:style w:type="paragraph" w:styleId="affa">
    <w:name w:val="table of figures"/>
    <w:basedOn w:val="a1"/>
    <w:next w:val="a1"/>
    <w:semiHidden/>
    <w:rsid w:val="003815EB"/>
    <w:pPr>
      <w:ind w:left="0"/>
    </w:pPr>
  </w:style>
  <w:style w:type="paragraph" w:styleId="affb">
    <w:name w:val="toa heading"/>
    <w:basedOn w:val="a1"/>
    <w:next w:val="a1"/>
    <w:semiHidden/>
    <w:rsid w:val="003815EB"/>
    <w:pPr>
      <w:spacing w:before="120"/>
    </w:pPr>
    <w:rPr>
      <w:rFonts w:ascii="Arial" w:hAnsi="Arial" w:cs="Arial"/>
      <w:b/>
      <w:bCs/>
      <w:sz w:val="24"/>
    </w:rPr>
  </w:style>
  <w:style w:type="paragraph" w:customStyle="1" w:styleId="12">
    <w:name w:val="(1) 영역"/>
    <w:basedOn w:val="a1"/>
    <w:rsid w:val="00266073"/>
    <w:pPr>
      <w:widowControl w:val="0"/>
      <w:wordWrap w:val="0"/>
      <w:autoSpaceDE w:val="0"/>
      <w:autoSpaceDN w:val="0"/>
      <w:snapToGrid w:val="0"/>
      <w:spacing w:after="0" w:line="432" w:lineRule="auto"/>
      <w:ind w:left="0"/>
      <w:jc w:val="both"/>
      <w:textAlignment w:val="baseline"/>
    </w:pPr>
    <w:rPr>
      <w:rFonts w:ascii="굴림" w:eastAsia="굴림" w:hAnsi="굴림" w:cs="굴림"/>
      <w:b/>
      <w:bCs/>
      <w:color w:val="000000"/>
      <w:sz w:val="24"/>
      <w:lang w:val="en-US" w:eastAsia="ko-KR"/>
    </w:rPr>
  </w:style>
  <w:style w:type="paragraph" w:customStyle="1" w:styleId="13">
    <w:name w:val="1)영역"/>
    <w:basedOn w:val="a1"/>
    <w:rsid w:val="00266073"/>
    <w:pPr>
      <w:widowControl w:val="0"/>
      <w:wordWrap w:val="0"/>
      <w:autoSpaceDE w:val="0"/>
      <w:autoSpaceDN w:val="0"/>
      <w:snapToGrid w:val="0"/>
      <w:spacing w:after="0" w:line="432" w:lineRule="auto"/>
      <w:ind w:left="100"/>
      <w:jc w:val="both"/>
      <w:textAlignment w:val="baseline"/>
    </w:pPr>
    <w:rPr>
      <w:rFonts w:ascii="굴림" w:eastAsia="굴림" w:hAnsi="굴림" w:cs="굴림"/>
      <w:color w:val="000000"/>
      <w:szCs w:val="22"/>
      <w:lang w:val="en-US" w:eastAsia="ko-KR"/>
    </w:rPr>
  </w:style>
  <w:style w:type="paragraph" w:customStyle="1" w:styleId="1-">
    <w:name w:val="1-영역"/>
    <w:basedOn w:val="a1"/>
    <w:rsid w:val="00266073"/>
    <w:pPr>
      <w:widowControl w:val="0"/>
      <w:wordWrap w:val="0"/>
      <w:autoSpaceDE w:val="0"/>
      <w:autoSpaceDN w:val="0"/>
      <w:snapToGrid w:val="0"/>
      <w:spacing w:after="0" w:line="432" w:lineRule="auto"/>
      <w:ind w:left="0"/>
      <w:jc w:val="both"/>
      <w:textAlignment w:val="baseline"/>
    </w:pPr>
    <w:rPr>
      <w:rFonts w:ascii="굴림" w:eastAsia="굴림" w:hAnsi="굴림" w:cs="굴림"/>
      <w:color w:val="000000"/>
      <w:sz w:val="26"/>
      <w:szCs w:val="26"/>
      <w:lang w:val="en-US" w:eastAsia="ko-KR"/>
    </w:rPr>
  </w:style>
  <w:style w:type="paragraph" w:styleId="affc">
    <w:name w:val="List Paragraph"/>
    <w:basedOn w:val="a1"/>
    <w:uiPriority w:val="72"/>
    <w:qFormat/>
    <w:rsid w:val="009D5A4B"/>
    <w:pPr>
      <w:ind w:leftChars="400" w:left="800"/>
    </w:pPr>
  </w:style>
  <w:style w:type="character" w:customStyle="1" w:styleId="3Char">
    <w:name w:val="제목 3 Char"/>
    <w:basedOn w:val="a2"/>
    <w:link w:val="31"/>
    <w:rsid w:val="00812BD0"/>
    <w:rPr>
      <w:rFonts w:ascii="Arial" w:hAnsi="Arial" w:cs="Arial"/>
      <w:b/>
      <w:bCs/>
      <w:sz w:val="26"/>
      <w:szCs w:val="26"/>
      <w:lang w:eastAsia="en-US"/>
    </w:rPr>
  </w:style>
  <w:style w:type="paragraph" w:styleId="TOC">
    <w:name w:val="TOC Heading"/>
    <w:basedOn w:val="1"/>
    <w:next w:val="a1"/>
    <w:uiPriority w:val="39"/>
    <w:unhideWhenUsed/>
    <w:qFormat/>
    <w:rsid w:val="00812BD0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ko-KR"/>
    </w:rPr>
  </w:style>
  <w:style w:type="character" w:customStyle="1" w:styleId="Char2">
    <w:name w:val="바닥글 Char"/>
    <w:basedOn w:val="a2"/>
    <w:link w:val="ab"/>
    <w:rsid w:val="001B3526"/>
    <w:rPr>
      <w:i/>
      <w:sz w:val="18"/>
      <w:szCs w:val="24"/>
      <w:lang w:eastAsia="en-US"/>
    </w:rPr>
  </w:style>
  <w:style w:type="character" w:customStyle="1" w:styleId="HTMLChar0">
    <w:name w:val="미리 서식이 지정된 HTML Char"/>
    <w:basedOn w:val="a2"/>
    <w:link w:val="HTML0"/>
    <w:uiPriority w:val="99"/>
    <w:rsid w:val="00D80349"/>
    <w:rPr>
      <w:rFonts w:ascii="Courier New" w:hAnsi="Courier New" w:cs="Courier New"/>
      <w:lang w:eastAsia="en-US"/>
    </w:rPr>
  </w:style>
  <w:style w:type="character" w:styleId="affd">
    <w:name w:val="Placeholder Text"/>
    <w:basedOn w:val="a2"/>
    <w:uiPriority w:val="99"/>
    <w:unhideWhenUsed/>
    <w:rsid w:val="00146022"/>
    <w:rPr>
      <w:color w:val="808080"/>
    </w:rPr>
  </w:style>
  <w:style w:type="character" w:customStyle="1" w:styleId="1Char">
    <w:name w:val="제목 1 Char"/>
    <w:basedOn w:val="a2"/>
    <w:link w:val="1"/>
    <w:rsid w:val="00F423FA"/>
    <w:rPr>
      <w:rFonts w:ascii="Trebuchet MS" w:hAnsi="Trebuchet MS" w:cs="Arial"/>
      <w:b/>
      <w:bCs/>
      <w:kern w:val="32"/>
      <w:sz w:val="48"/>
      <w:szCs w:val="32"/>
      <w:lang w:eastAsia="en-US"/>
    </w:rPr>
  </w:style>
  <w:style w:type="character" w:customStyle="1" w:styleId="Char">
    <w:name w:val="제목 Char"/>
    <w:basedOn w:val="a2"/>
    <w:link w:val="a7"/>
    <w:rsid w:val="00F423FA"/>
    <w:rPr>
      <w:rFonts w:ascii="Trebuchet MS" w:hAnsi="Trebuchet MS" w:cs="Arial"/>
      <w:b/>
      <w:bCs/>
      <w:kern w:val="28"/>
      <w:sz w:val="72"/>
      <w:szCs w:val="32"/>
      <w:lang w:eastAsia="en-US"/>
    </w:rPr>
  </w:style>
  <w:style w:type="character" w:customStyle="1" w:styleId="Char1">
    <w:name w:val="머리글 Char"/>
    <w:basedOn w:val="a2"/>
    <w:link w:val="aa"/>
    <w:rsid w:val="00F423FA"/>
    <w:rPr>
      <w:sz w:val="22"/>
      <w:szCs w:val="24"/>
      <w:lang w:eastAsia="en-US"/>
    </w:rPr>
  </w:style>
  <w:style w:type="paragraph" w:customStyle="1" w:styleId="affe">
    <w:name w:val="바탕글"/>
    <w:basedOn w:val="a1"/>
    <w:rsid w:val="00F423FA"/>
    <w:pPr>
      <w:widowControl w:val="0"/>
      <w:wordWrap w:val="0"/>
      <w:autoSpaceDE w:val="0"/>
      <w:autoSpaceDN w:val="0"/>
      <w:snapToGrid w:val="0"/>
      <w:spacing w:after="0" w:line="384" w:lineRule="auto"/>
      <w:ind w:left="0"/>
      <w:jc w:val="both"/>
      <w:textAlignment w:val="baseline"/>
    </w:pPr>
    <w:rPr>
      <w:rFonts w:ascii="굴림" w:eastAsia="굴림" w:hAnsi="굴림" w:cs="굴림"/>
      <w:color w:val="000000"/>
      <w:sz w:val="20"/>
      <w:szCs w:val="20"/>
      <w:lang w:val="en-US" w:eastAsia="ko-KR"/>
    </w:rPr>
  </w:style>
  <w:style w:type="character" w:customStyle="1" w:styleId="2Char">
    <w:name w:val="제목 2 Char"/>
    <w:basedOn w:val="a2"/>
    <w:link w:val="21"/>
    <w:rsid w:val="00AF2823"/>
    <w:rPr>
      <w:rFonts w:ascii="Trebuchet MS" w:hAnsi="Trebuchet MS" w:cs="Arial"/>
      <w:b/>
      <w:bCs/>
      <w:iCs/>
      <w:sz w:val="48"/>
      <w:szCs w:val="28"/>
      <w:lang w:eastAsia="en-US"/>
    </w:rPr>
  </w:style>
  <w:style w:type="character" w:customStyle="1" w:styleId="4Char">
    <w:name w:val="제목 4 Char"/>
    <w:basedOn w:val="a2"/>
    <w:link w:val="41"/>
    <w:rsid w:val="00AF2823"/>
    <w:rPr>
      <w:b/>
      <w:bCs/>
      <w:sz w:val="28"/>
      <w:szCs w:val="28"/>
      <w:lang w:eastAsia="en-US"/>
    </w:rPr>
  </w:style>
  <w:style w:type="character" w:customStyle="1" w:styleId="5Char">
    <w:name w:val="제목 5 Char"/>
    <w:basedOn w:val="a2"/>
    <w:link w:val="51"/>
    <w:rsid w:val="00AF2823"/>
    <w:rPr>
      <w:b/>
      <w:bCs/>
      <w:i/>
      <w:iCs/>
      <w:sz w:val="26"/>
      <w:szCs w:val="26"/>
      <w:lang w:eastAsia="en-US"/>
    </w:rPr>
  </w:style>
  <w:style w:type="character" w:customStyle="1" w:styleId="6Char">
    <w:name w:val="제목 6 Char"/>
    <w:basedOn w:val="a2"/>
    <w:link w:val="6"/>
    <w:rsid w:val="00AF2823"/>
    <w:rPr>
      <w:rFonts w:ascii="Trebuchet MS" w:hAnsi="Trebuchet MS"/>
      <w:b/>
      <w:bCs/>
      <w:sz w:val="22"/>
      <w:szCs w:val="22"/>
      <w:lang w:eastAsia="en-US"/>
    </w:rPr>
  </w:style>
  <w:style w:type="character" w:customStyle="1" w:styleId="7Char">
    <w:name w:val="제목 7 Char"/>
    <w:basedOn w:val="a2"/>
    <w:link w:val="7"/>
    <w:rsid w:val="00AF2823"/>
    <w:rPr>
      <w:rFonts w:ascii="Comic Sans MS" w:hAnsi="Comic Sans MS"/>
      <w:b/>
      <w:sz w:val="28"/>
      <w:szCs w:val="24"/>
      <w:lang w:eastAsia="en-US"/>
    </w:rPr>
  </w:style>
  <w:style w:type="character" w:customStyle="1" w:styleId="8Char">
    <w:name w:val="제목 8 Char"/>
    <w:basedOn w:val="a2"/>
    <w:link w:val="8"/>
    <w:rsid w:val="00AF2823"/>
    <w:rPr>
      <w:i/>
      <w:iCs/>
      <w:sz w:val="24"/>
      <w:szCs w:val="24"/>
      <w:lang w:eastAsia="en-US"/>
    </w:rPr>
  </w:style>
  <w:style w:type="character" w:customStyle="1" w:styleId="9Char">
    <w:name w:val="제목 9 Char"/>
    <w:basedOn w:val="a2"/>
    <w:link w:val="9"/>
    <w:rsid w:val="00AF2823"/>
    <w:rPr>
      <w:rFonts w:ascii="Arial" w:hAnsi="Arial" w:cs="Arial"/>
      <w:sz w:val="22"/>
      <w:szCs w:val="22"/>
      <w:lang w:eastAsia="en-US"/>
    </w:rPr>
  </w:style>
  <w:style w:type="character" w:customStyle="1" w:styleId="Char0">
    <w:name w:val="각주 텍스트 Char"/>
    <w:basedOn w:val="a2"/>
    <w:link w:val="a8"/>
    <w:semiHidden/>
    <w:rsid w:val="00AF2823"/>
    <w:rPr>
      <w:color w:val="000000"/>
      <w:lang w:eastAsia="en-US"/>
    </w:rPr>
  </w:style>
  <w:style w:type="character" w:customStyle="1" w:styleId="Char3">
    <w:name w:val="본문 들여쓰기 Char"/>
    <w:basedOn w:val="a2"/>
    <w:link w:val="ad"/>
    <w:rsid w:val="00AF2823"/>
    <w:rPr>
      <w:sz w:val="22"/>
      <w:szCs w:val="24"/>
      <w:lang w:eastAsia="en-US"/>
    </w:rPr>
  </w:style>
  <w:style w:type="character" w:customStyle="1" w:styleId="Char4">
    <w:name w:val="본문 Char"/>
    <w:basedOn w:val="a2"/>
    <w:link w:val="ae"/>
    <w:rsid w:val="00AF2823"/>
    <w:rPr>
      <w:color w:val="000000"/>
      <w:sz w:val="28"/>
      <w:lang w:val="en-GB" w:eastAsia="en-US"/>
    </w:rPr>
  </w:style>
  <w:style w:type="character" w:customStyle="1" w:styleId="Char5">
    <w:name w:val="문서 구조 Char"/>
    <w:basedOn w:val="a2"/>
    <w:link w:val="af"/>
    <w:semiHidden/>
    <w:rsid w:val="00AF2823"/>
    <w:rPr>
      <w:rFonts w:ascii="Tahoma" w:hAnsi="Tahoma"/>
      <w:sz w:val="22"/>
      <w:szCs w:val="24"/>
      <w:shd w:val="clear" w:color="auto" w:fill="000080"/>
      <w:lang w:eastAsia="en-US"/>
    </w:rPr>
  </w:style>
  <w:style w:type="character" w:customStyle="1" w:styleId="2Char0">
    <w:name w:val="본문 들여쓰기 2 Char"/>
    <w:basedOn w:val="a2"/>
    <w:link w:val="23"/>
    <w:rsid w:val="00AF2823"/>
    <w:rPr>
      <w:sz w:val="22"/>
      <w:szCs w:val="24"/>
      <w:lang w:eastAsia="en-US"/>
    </w:rPr>
  </w:style>
  <w:style w:type="character" w:customStyle="1" w:styleId="3Char0">
    <w:name w:val="본문 들여쓰기 3 Char"/>
    <w:basedOn w:val="a2"/>
    <w:link w:val="33"/>
    <w:rsid w:val="00AF2823"/>
    <w:rPr>
      <w:b/>
      <w:bCs/>
      <w:sz w:val="22"/>
      <w:szCs w:val="24"/>
      <w:lang w:eastAsia="en-US"/>
    </w:rPr>
  </w:style>
  <w:style w:type="character" w:customStyle="1" w:styleId="3Char1">
    <w:name w:val="본문 3 Char"/>
    <w:basedOn w:val="a2"/>
    <w:link w:val="34"/>
    <w:rsid w:val="00AF2823"/>
    <w:rPr>
      <w:snapToGrid w:val="0"/>
      <w:color w:val="000000"/>
      <w:sz w:val="28"/>
      <w:lang w:val="en-GB" w:eastAsia="en-US"/>
    </w:rPr>
  </w:style>
  <w:style w:type="character" w:customStyle="1" w:styleId="Char6">
    <w:name w:val="풍선 도움말 텍스트 Char"/>
    <w:basedOn w:val="a2"/>
    <w:link w:val="af2"/>
    <w:semiHidden/>
    <w:rsid w:val="00AF2823"/>
    <w:rPr>
      <w:rFonts w:ascii="Tahoma" w:hAnsi="Tahoma" w:cs="Tahoma"/>
      <w:sz w:val="16"/>
      <w:szCs w:val="16"/>
      <w:lang w:eastAsia="en-US"/>
    </w:rPr>
  </w:style>
  <w:style w:type="character" w:customStyle="1" w:styleId="2Char1">
    <w:name w:val="본문 2 Char"/>
    <w:basedOn w:val="a2"/>
    <w:link w:val="24"/>
    <w:rsid w:val="00AF2823"/>
    <w:rPr>
      <w:sz w:val="22"/>
      <w:szCs w:val="24"/>
      <w:lang w:eastAsia="en-US"/>
    </w:rPr>
  </w:style>
  <w:style w:type="character" w:customStyle="1" w:styleId="Char7">
    <w:name w:val="본문 첫 줄 들여쓰기 Char"/>
    <w:basedOn w:val="Char4"/>
    <w:link w:val="af3"/>
    <w:rsid w:val="00AF2823"/>
    <w:rPr>
      <w:sz w:val="22"/>
      <w:szCs w:val="24"/>
    </w:rPr>
  </w:style>
  <w:style w:type="character" w:customStyle="1" w:styleId="2Char2">
    <w:name w:val="본문 첫 줄 들여쓰기 2 Char"/>
    <w:basedOn w:val="Char3"/>
    <w:link w:val="25"/>
    <w:rsid w:val="00AF2823"/>
  </w:style>
  <w:style w:type="character" w:customStyle="1" w:styleId="Char8">
    <w:name w:val="맺음말 Char"/>
    <w:basedOn w:val="a2"/>
    <w:link w:val="af5"/>
    <w:rsid w:val="00AF2823"/>
    <w:rPr>
      <w:sz w:val="22"/>
      <w:szCs w:val="24"/>
      <w:lang w:eastAsia="en-US"/>
    </w:rPr>
  </w:style>
  <w:style w:type="character" w:customStyle="1" w:styleId="Char9">
    <w:name w:val="메모 텍스트 Char"/>
    <w:basedOn w:val="a2"/>
    <w:link w:val="af6"/>
    <w:semiHidden/>
    <w:rsid w:val="00AF2823"/>
    <w:rPr>
      <w:lang w:eastAsia="en-US"/>
    </w:rPr>
  </w:style>
  <w:style w:type="character" w:customStyle="1" w:styleId="Chara">
    <w:name w:val="메모 주제 Char"/>
    <w:basedOn w:val="Char9"/>
    <w:link w:val="af7"/>
    <w:semiHidden/>
    <w:rsid w:val="00AF2823"/>
    <w:rPr>
      <w:b/>
      <w:bCs/>
    </w:rPr>
  </w:style>
  <w:style w:type="character" w:customStyle="1" w:styleId="Charb">
    <w:name w:val="날짜 Char"/>
    <w:basedOn w:val="a2"/>
    <w:link w:val="af8"/>
    <w:rsid w:val="00AF2823"/>
    <w:rPr>
      <w:sz w:val="22"/>
      <w:szCs w:val="24"/>
      <w:lang w:eastAsia="en-US"/>
    </w:rPr>
  </w:style>
  <w:style w:type="character" w:customStyle="1" w:styleId="Charc">
    <w:name w:val="전자 메일 서명 Char"/>
    <w:basedOn w:val="a2"/>
    <w:link w:val="af9"/>
    <w:rsid w:val="00AF2823"/>
    <w:rPr>
      <w:sz w:val="22"/>
      <w:szCs w:val="24"/>
      <w:lang w:eastAsia="en-US"/>
    </w:rPr>
  </w:style>
  <w:style w:type="character" w:customStyle="1" w:styleId="Chard">
    <w:name w:val="미주 텍스트 Char"/>
    <w:basedOn w:val="a2"/>
    <w:link w:val="afa"/>
    <w:semiHidden/>
    <w:rsid w:val="00AF2823"/>
    <w:rPr>
      <w:lang w:eastAsia="en-US"/>
    </w:rPr>
  </w:style>
  <w:style w:type="character" w:customStyle="1" w:styleId="HTMLChar">
    <w:name w:val="HTML 주소 Char"/>
    <w:basedOn w:val="a2"/>
    <w:link w:val="HTML"/>
    <w:rsid w:val="00AF2823"/>
    <w:rPr>
      <w:i/>
      <w:iCs/>
      <w:sz w:val="22"/>
      <w:szCs w:val="24"/>
      <w:lang w:eastAsia="en-US"/>
    </w:rPr>
  </w:style>
  <w:style w:type="character" w:customStyle="1" w:styleId="Chare">
    <w:name w:val="매크로 텍스트 Char"/>
    <w:basedOn w:val="a2"/>
    <w:link w:val="aff0"/>
    <w:semiHidden/>
    <w:rsid w:val="00AF2823"/>
    <w:rPr>
      <w:rFonts w:ascii="Courier New" w:hAnsi="Courier New" w:cs="Courier New"/>
      <w:lang w:eastAsia="en-US"/>
    </w:rPr>
  </w:style>
  <w:style w:type="character" w:customStyle="1" w:styleId="Charf">
    <w:name w:val="메시지 머리글 Char"/>
    <w:basedOn w:val="a2"/>
    <w:link w:val="aff1"/>
    <w:rsid w:val="00AF2823"/>
    <w:rPr>
      <w:rFonts w:ascii="Arial" w:hAnsi="Arial" w:cs="Arial"/>
      <w:sz w:val="24"/>
      <w:szCs w:val="24"/>
      <w:shd w:val="pct20" w:color="auto" w:fill="auto"/>
      <w:lang w:eastAsia="en-US"/>
    </w:rPr>
  </w:style>
  <w:style w:type="character" w:customStyle="1" w:styleId="Charf0">
    <w:name w:val="각주/미주 머리글 Char"/>
    <w:basedOn w:val="a2"/>
    <w:link w:val="aff4"/>
    <w:rsid w:val="00AF2823"/>
    <w:rPr>
      <w:sz w:val="22"/>
      <w:szCs w:val="24"/>
      <w:lang w:eastAsia="en-US"/>
    </w:rPr>
  </w:style>
  <w:style w:type="character" w:customStyle="1" w:styleId="Charf1">
    <w:name w:val="글자만 Char"/>
    <w:basedOn w:val="a2"/>
    <w:link w:val="aff5"/>
    <w:rsid w:val="00AF2823"/>
    <w:rPr>
      <w:rFonts w:ascii="Courier New" w:hAnsi="Courier New" w:cs="Courier New"/>
      <w:lang w:eastAsia="en-US"/>
    </w:rPr>
  </w:style>
  <w:style w:type="character" w:customStyle="1" w:styleId="Charf2">
    <w:name w:val="인사말 Char"/>
    <w:basedOn w:val="a2"/>
    <w:link w:val="aff6"/>
    <w:rsid w:val="00AF2823"/>
    <w:rPr>
      <w:sz w:val="22"/>
      <w:szCs w:val="24"/>
      <w:lang w:eastAsia="en-US"/>
    </w:rPr>
  </w:style>
  <w:style w:type="character" w:customStyle="1" w:styleId="Charf3">
    <w:name w:val="서명 Char"/>
    <w:basedOn w:val="a2"/>
    <w:link w:val="aff7"/>
    <w:rsid w:val="00AF2823"/>
    <w:rPr>
      <w:sz w:val="22"/>
      <w:szCs w:val="24"/>
      <w:lang w:eastAsia="en-US"/>
    </w:rPr>
  </w:style>
  <w:style w:type="character" w:customStyle="1" w:styleId="Charf4">
    <w:name w:val="부제 Char"/>
    <w:basedOn w:val="a2"/>
    <w:link w:val="aff8"/>
    <w:rsid w:val="00AF2823"/>
    <w:rPr>
      <w:rFonts w:ascii="Arial" w:hAnsi="Arial" w:cs="Arial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hyperlink" Target="http://rur-ple.sourceforge.net" TargetMode="External"/><Relationship Id="rId42" Type="http://schemas.openxmlformats.org/officeDocument/2006/relationships/image" Target="media/image24.png"/><Relationship Id="rId63" Type="http://schemas.openxmlformats.org/officeDocument/2006/relationships/image" Target="media/image45.png"/><Relationship Id="rId84" Type="http://schemas.openxmlformats.org/officeDocument/2006/relationships/image" Target="media/image66.png"/><Relationship Id="rId138" Type="http://schemas.openxmlformats.org/officeDocument/2006/relationships/image" Target="media/image116.png"/><Relationship Id="rId159" Type="http://schemas.openxmlformats.org/officeDocument/2006/relationships/image" Target="media/image137.png"/><Relationship Id="rId170" Type="http://schemas.openxmlformats.org/officeDocument/2006/relationships/image" Target="media/image148.png"/><Relationship Id="rId191" Type="http://schemas.openxmlformats.org/officeDocument/2006/relationships/image" Target="media/image169.png"/><Relationship Id="rId205" Type="http://schemas.openxmlformats.org/officeDocument/2006/relationships/image" Target="media/image183.png"/><Relationship Id="rId107" Type="http://schemas.openxmlformats.org/officeDocument/2006/relationships/image" Target="media/image89.png"/><Relationship Id="rId11" Type="http://schemas.openxmlformats.org/officeDocument/2006/relationships/header" Target="header2.xml"/><Relationship Id="rId32" Type="http://schemas.openxmlformats.org/officeDocument/2006/relationships/image" Target="media/image14.png"/><Relationship Id="rId53" Type="http://schemas.openxmlformats.org/officeDocument/2006/relationships/image" Target="media/image35.png"/><Relationship Id="rId74" Type="http://schemas.openxmlformats.org/officeDocument/2006/relationships/image" Target="media/image56.png"/><Relationship Id="rId128" Type="http://schemas.openxmlformats.org/officeDocument/2006/relationships/image" Target="media/image110.png"/><Relationship Id="rId149" Type="http://schemas.openxmlformats.org/officeDocument/2006/relationships/image" Target="media/image127.png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60" Type="http://schemas.openxmlformats.org/officeDocument/2006/relationships/image" Target="media/image138.png"/><Relationship Id="rId165" Type="http://schemas.openxmlformats.org/officeDocument/2006/relationships/image" Target="media/image143.png"/><Relationship Id="rId181" Type="http://schemas.openxmlformats.org/officeDocument/2006/relationships/image" Target="media/image159.png"/><Relationship Id="rId186" Type="http://schemas.openxmlformats.org/officeDocument/2006/relationships/image" Target="media/image164.png"/><Relationship Id="rId216" Type="http://schemas.openxmlformats.org/officeDocument/2006/relationships/header" Target="header15.xml"/><Relationship Id="rId211" Type="http://schemas.openxmlformats.org/officeDocument/2006/relationships/header" Target="header1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header" Target="header7.xml"/><Relationship Id="rId139" Type="http://schemas.openxmlformats.org/officeDocument/2006/relationships/image" Target="media/image117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50" Type="http://schemas.openxmlformats.org/officeDocument/2006/relationships/image" Target="media/image128.png"/><Relationship Id="rId155" Type="http://schemas.openxmlformats.org/officeDocument/2006/relationships/image" Target="media/image133.png"/><Relationship Id="rId171" Type="http://schemas.openxmlformats.org/officeDocument/2006/relationships/image" Target="media/image149.png"/><Relationship Id="rId176" Type="http://schemas.openxmlformats.org/officeDocument/2006/relationships/image" Target="media/image154.png"/><Relationship Id="rId192" Type="http://schemas.openxmlformats.org/officeDocument/2006/relationships/image" Target="media/image170.png"/><Relationship Id="rId197" Type="http://schemas.openxmlformats.org/officeDocument/2006/relationships/image" Target="media/image175.png"/><Relationship Id="rId206" Type="http://schemas.openxmlformats.org/officeDocument/2006/relationships/image" Target="media/image184.png"/><Relationship Id="rId201" Type="http://schemas.openxmlformats.org/officeDocument/2006/relationships/image" Target="media/image179.png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image" Target="media/image111.png"/><Relationship Id="rId54" Type="http://schemas.openxmlformats.org/officeDocument/2006/relationships/image" Target="media/image3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40" Type="http://schemas.openxmlformats.org/officeDocument/2006/relationships/image" Target="media/image118.png"/><Relationship Id="rId145" Type="http://schemas.openxmlformats.org/officeDocument/2006/relationships/image" Target="media/image123.png"/><Relationship Id="rId161" Type="http://schemas.openxmlformats.org/officeDocument/2006/relationships/image" Target="media/image139.png"/><Relationship Id="rId166" Type="http://schemas.openxmlformats.org/officeDocument/2006/relationships/image" Target="media/image144.png"/><Relationship Id="rId182" Type="http://schemas.openxmlformats.org/officeDocument/2006/relationships/image" Target="media/image160.png"/><Relationship Id="rId187" Type="http://schemas.openxmlformats.org/officeDocument/2006/relationships/image" Target="media/image165.png"/><Relationship Id="rId21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86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49" Type="http://schemas.openxmlformats.org/officeDocument/2006/relationships/image" Target="media/image31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26.jpe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130" Type="http://schemas.openxmlformats.org/officeDocument/2006/relationships/image" Target="media/image112.png"/><Relationship Id="rId135" Type="http://schemas.openxmlformats.org/officeDocument/2006/relationships/header" Target="header8.xml"/><Relationship Id="rId151" Type="http://schemas.openxmlformats.org/officeDocument/2006/relationships/image" Target="media/image129.png"/><Relationship Id="rId156" Type="http://schemas.openxmlformats.org/officeDocument/2006/relationships/image" Target="media/image134.png"/><Relationship Id="rId177" Type="http://schemas.openxmlformats.org/officeDocument/2006/relationships/image" Target="media/image155.png"/><Relationship Id="rId198" Type="http://schemas.openxmlformats.org/officeDocument/2006/relationships/image" Target="media/image176.png"/><Relationship Id="rId172" Type="http://schemas.openxmlformats.org/officeDocument/2006/relationships/image" Target="media/image150.png"/><Relationship Id="rId193" Type="http://schemas.openxmlformats.org/officeDocument/2006/relationships/image" Target="media/image171.png"/><Relationship Id="rId202" Type="http://schemas.openxmlformats.org/officeDocument/2006/relationships/image" Target="media/image180.png"/><Relationship Id="rId207" Type="http://schemas.openxmlformats.org/officeDocument/2006/relationships/image" Target="media/image185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21.png"/><Relationship Id="rId109" Type="http://schemas.openxmlformats.org/officeDocument/2006/relationships/image" Target="media/image9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141" Type="http://schemas.openxmlformats.org/officeDocument/2006/relationships/image" Target="media/image119.png"/><Relationship Id="rId146" Type="http://schemas.openxmlformats.org/officeDocument/2006/relationships/image" Target="media/image124.png"/><Relationship Id="rId167" Type="http://schemas.openxmlformats.org/officeDocument/2006/relationships/image" Target="media/image145.png"/><Relationship Id="rId188" Type="http://schemas.openxmlformats.org/officeDocument/2006/relationships/image" Target="media/image166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162" Type="http://schemas.openxmlformats.org/officeDocument/2006/relationships/image" Target="media/image140.png"/><Relationship Id="rId183" Type="http://schemas.openxmlformats.org/officeDocument/2006/relationships/image" Target="media/image161.png"/><Relationship Id="rId213" Type="http://schemas.openxmlformats.org/officeDocument/2006/relationships/header" Target="header13.xml"/><Relationship Id="rId218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3.png"/><Relationship Id="rId136" Type="http://schemas.openxmlformats.org/officeDocument/2006/relationships/footer" Target="footer5.xml"/><Relationship Id="rId157" Type="http://schemas.openxmlformats.org/officeDocument/2006/relationships/image" Target="media/image135.png"/><Relationship Id="rId178" Type="http://schemas.openxmlformats.org/officeDocument/2006/relationships/image" Target="media/image156.png"/><Relationship Id="rId61" Type="http://schemas.openxmlformats.org/officeDocument/2006/relationships/image" Target="media/image43.jpeg"/><Relationship Id="rId82" Type="http://schemas.openxmlformats.org/officeDocument/2006/relationships/image" Target="media/image64.png"/><Relationship Id="rId152" Type="http://schemas.openxmlformats.org/officeDocument/2006/relationships/image" Target="media/image130.png"/><Relationship Id="rId173" Type="http://schemas.openxmlformats.org/officeDocument/2006/relationships/image" Target="media/image151.png"/><Relationship Id="rId194" Type="http://schemas.openxmlformats.org/officeDocument/2006/relationships/image" Target="media/image172.png"/><Relationship Id="rId199" Type="http://schemas.openxmlformats.org/officeDocument/2006/relationships/image" Target="media/image177.png"/><Relationship Id="rId203" Type="http://schemas.openxmlformats.org/officeDocument/2006/relationships/image" Target="media/image181.png"/><Relationship Id="rId208" Type="http://schemas.openxmlformats.org/officeDocument/2006/relationships/header" Target="header10.xml"/><Relationship Id="rId19" Type="http://schemas.openxmlformats.org/officeDocument/2006/relationships/header" Target="header6.xml"/><Relationship Id="rId14" Type="http://schemas.openxmlformats.org/officeDocument/2006/relationships/header" Target="header3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8.png"/><Relationship Id="rId147" Type="http://schemas.openxmlformats.org/officeDocument/2006/relationships/image" Target="media/image125.png"/><Relationship Id="rId168" Type="http://schemas.openxmlformats.org/officeDocument/2006/relationships/image" Target="media/image146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3.png"/><Relationship Id="rId142" Type="http://schemas.openxmlformats.org/officeDocument/2006/relationships/image" Target="media/image120.png"/><Relationship Id="rId163" Type="http://schemas.openxmlformats.org/officeDocument/2006/relationships/image" Target="media/image141.png"/><Relationship Id="rId184" Type="http://schemas.openxmlformats.org/officeDocument/2006/relationships/image" Target="media/image162.png"/><Relationship Id="rId189" Type="http://schemas.openxmlformats.org/officeDocument/2006/relationships/image" Target="media/image167.png"/><Relationship Id="rId219" Type="http://schemas.microsoft.com/office/2007/relationships/stylesWithEffects" Target="stylesWithEffects.xml"/><Relationship Id="rId3" Type="http://schemas.openxmlformats.org/officeDocument/2006/relationships/styles" Target="styles.xml"/><Relationship Id="rId214" Type="http://schemas.openxmlformats.org/officeDocument/2006/relationships/header" Target="header14.xml"/><Relationship Id="rId25" Type="http://schemas.openxmlformats.org/officeDocument/2006/relationships/image" Target="media/image7.png"/><Relationship Id="rId46" Type="http://schemas.openxmlformats.org/officeDocument/2006/relationships/image" Target="media/image28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137" Type="http://schemas.openxmlformats.org/officeDocument/2006/relationships/header" Target="header9.xml"/><Relationship Id="rId158" Type="http://schemas.openxmlformats.org/officeDocument/2006/relationships/image" Target="media/image136.png"/><Relationship Id="rId20" Type="http://schemas.openxmlformats.org/officeDocument/2006/relationships/image" Target="media/image3.gif"/><Relationship Id="rId41" Type="http://schemas.openxmlformats.org/officeDocument/2006/relationships/image" Target="media/image23.png"/><Relationship Id="rId62" Type="http://schemas.openxmlformats.org/officeDocument/2006/relationships/image" Target="media/image44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32" Type="http://schemas.openxmlformats.org/officeDocument/2006/relationships/image" Target="media/image114.png"/><Relationship Id="rId153" Type="http://schemas.openxmlformats.org/officeDocument/2006/relationships/image" Target="media/image131.png"/><Relationship Id="rId174" Type="http://schemas.openxmlformats.org/officeDocument/2006/relationships/image" Target="media/image152.png"/><Relationship Id="rId179" Type="http://schemas.openxmlformats.org/officeDocument/2006/relationships/image" Target="media/image157.png"/><Relationship Id="rId195" Type="http://schemas.openxmlformats.org/officeDocument/2006/relationships/image" Target="media/image173.png"/><Relationship Id="rId209" Type="http://schemas.openxmlformats.org/officeDocument/2006/relationships/header" Target="header11.xml"/><Relationship Id="rId190" Type="http://schemas.openxmlformats.org/officeDocument/2006/relationships/image" Target="media/image168.png"/><Relationship Id="rId204" Type="http://schemas.openxmlformats.org/officeDocument/2006/relationships/image" Target="media/image182.png"/><Relationship Id="rId15" Type="http://schemas.openxmlformats.org/officeDocument/2006/relationships/footer" Target="footer3.xml"/><Relationship Id="rId36" Type="http://schemas.openxmlformats.org/officeDocument/2006/relationships/image" Target="media/image18.png"/><Relationship Id="rId57" Type="http://schemas.openxmlformats.org/officeDocument/2006/relationships/image" Target="media/image39.png"/><Relationship Id="rId106" Type="http://schemas.openxmlformats.org/officeDocument/2006/relationships/image" Target="media/image88.png"/><Relationship Id="rId127" Type="http://schemas.openxmlformats.org/officeDocument/2006/relationships/image" Target="media/image109.png"/><Relationship Id="rId10" Type="http://schemas.openxmlformats.org/officeDocument/2006/relationships/header" Target="header1.xml"/><Relationship Id="rId31" Type="http://schemas.openxmlformats.org/officeDocument/2006/relationships/image" Target="media/image13.png"/><Relationship Id="rId52" Type="http://schemas.openxmlformats.org/officeDocument/2006/relationships/image" Target="media/image34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Id143" Type="http://schemas.openxmlformats.org/officeDocument/2006/relationships/image" Target="media/image121.png"/><Relationship Id="rId148" Type="http://schemas.openxmlformats.org/officeDocument/2006/relationships/image" Target="media/image126.png"/><Relationship Id="rId164" Type="http://schemas.openxmlformats.org/officeDocument/2006/relationships/image" Target="media/image142.png"/><Relationship Id="rId169" Type="http://schemas.openxmlformats.org/officeDocument/2006/relationships/image" Target="media/image147.png"/><Relationship Id="rId185" Type="http://schemas.openxmlformats.org/officeDocument/2006/relationships/image" Target="media/image16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158.png"/><Relationship Id="rId210" Type="http://schemas.openxmlformats.org/officeDocument/2006/relationships/footer" Target="footer6.xml"/><Relationship Id="rId215" Type="http://schemas.openxmlformats.org/officeDocument/2006/relationships/footer" Target="footer7.xml"/><Relationship Id="rId26" Type="http://schemas.openxmlformats.org/officeDocument/2006/relationships/image" Target="media/image8.png"/><Relationship Id="rId47" Type="http://schemas.openxmlformats.org/officeDocument/2006/relationships/image" Target="media/image29.png"/><Relationship Id="rId68" Type="http://schemas.openxmlformats.org/officeDocument/2006/relationships/image" Target="media/image50.png"/><Relationship Id="rId89" Type="http://schemas.openxmlformats.org/officeDocument/2006/relationships/image" Target="media/image71.png"/><Relationship Id="rId112" Type="http://schemas.openxmlformats.org/officeDocument/2006/relationships/image" Target="media/image94.png"/><Relationship Id="rId133" Type="http://schemas.openxmlformats.org/officeDocument/2006/relationships/image" Target="media/image115.png"/><Relationship Id="rId154" Type="http://schemas.openxmlformats.org/officeDocument/2006/relationships/image" Target="media/image132.png"/><Relationship Id="rId175" Type="http://schemas.openxmlformats.org/officeDocument/2006/relationships/image" Target="media/image153.png"/><Relationship Id="rId196" Type="http://schemas.openxmlformats.org/officeDocument/2006/relationships/image" Target="media/image174.png"/><Relationship Id="rId200" Type="http://schemas.openxmlformats.org/officeDocument/2006/relationships/image" Target="media/image178.png"/><Relationship Id="rId16" Type="http://schemas.openxmlformats.org/officeDocument/2006/relationships/header" Target="header4.xml"/><Relationship Id="rId37" Type="http://schemas.openxmlformats.org/officeDocument/2006/relationships/image" Target="media/image19.png"/><Relationship Id="rId58" Type="http://schemas.openxmlformats.org/officeDocument/2006/relationships/image" Target="media/image40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44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D6335-E9D0-463D-9F9A-382E45E08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129</Pages>
  <Words>15854</Words>
  <Characters>90373</Characters>
  <Application>Microsoft Office Word</Application>
  <DocSecurity>0</DocSecurity>
  <Lines>753</Lines>
  <Paragraphs>212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</vt:lpstr>
      <vt:lpstr>Introduction</vt:lpstr>
    </vt:vector>
  </TitlesOfParts>
  <Company>Computer Science Dept</Company>
  <LinksUpToDate>false</LinksUpToDate>
  <CharactersWithSpaces>106015</CharactersWithSpaces>
  <SharedDoc>false</SharedDoc>
  <HLinks>
    <vt:vector size="108" baseType="variant">
      <vt:variant>
        <vt:i4>1638460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_Toc21853258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_Toc21853257</vt:lpwstr>
      </vt:variant>
      <vt:variant>
        <vt:i4>1507388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_Toc21853256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_Toc21853255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_Toc21853254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_Toc21853253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_Toc21853252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_Toc21853251</vt:lpwstr>
      </vt:variant>
      <vt:variant>
        <vt:i4>1114172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_Toc21853250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_Toc21853249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_Toc21853248</vt:lpwstr>
      </vt:variant>
      <vt:variant>
        <vt:i4>1441853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_Toc21853247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_Toc21853246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_Toc21853245</vt:lpwstr>
      </vt:variant>
      <vt:variant>
        <vt:i4>1376317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_Toc21853244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_Toc21853243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_Toc21853242</vt:lpwstr>
      </vt:variant>
      <vt:variant>
        <vt:i4>3342463</vt:i4>
      </vt:variant>
      <vt:variant>
        <vt:i4>9</vt:i4>
      </vt:variant>
      <vt:variant>
        <vt:i4>0</vt:i4>
      </vt:variant>
      <vt:variant>
        <vt:i4>5</vt:i4>
      </vt:variant>
      <vt:variant>
        <vt:lpwstr>http://www.csunplugged.org/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creator>MMlab</dc:creator>
  <cp:lastModifiedBy>admin</cp:lastModifiedBy>
  <cp:revision>6</cp:revision>
  <cp:lastPrinted>2014-08-14T03:11:00Z</cp:lastPrinted>
  <dcterms:created xsi:type="dcterms:W3CDTF">2014-08-25T06:17:00Z</dcterms:created>
  <dcterms:modified xsi:type="dcterms:W3CDTF">2015-06-03T05:07:00Z</dcterms:modified>
</cp:coreProperties>
</file>